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8133B" w:rsidR="004862AC" w:rsidP="691660DA" w:rsidRDefault="004862AC" w14:paraId="672A6659" w14:textId="46F0DA88"/>
    <w:p w:rsidR="4A3A7C8B" w:rsidRDefault="4A3A7C8B" w14:paraId="2658819C" w14:textId="1779B52C"/>
    <w:p w:rsidRPr="00E8133B" w:rsidR="004862AC" w:rsidP="691660DA" w:rsidRDefault="004862AC" w14:paraId="0A37501D" w14:textId="77777777"/>
    <w:p w:rsidRPr="00E8133B" w:rsidR="004862AC" w:rsidP="691660DA" w:rsidRDefault="004862AC" w14:paraId="5DAB6C7B" w14:textId="77777777"/>
    <w:p w:rsidRPr="00E8133B" w:rsidR="004862AC" w:rsidP="691660DA" w:rsidRDefault="004862AC" w14:paraId="02EB378F" w14:textId="77777777"/>
    <w:p w:rsidRPr="00E8133B" w:rsidR="004862AC" w:rsidP="691660DA" w:rsidRDefault="004862AC" w14:paraId="6A05A809" w14:textId="77777777"/>
    <w:p w:rsidRPr="00E8133B" w:rsidR="004862AC" w:rsidP="691660DA" w:rsidRDefault="004862AC" w14:paraId="5A39BBE3" w14:textId="77777777"/>
    <w:p w:rsidRPr="00E8133B" w:rsidR="004862AC" w:rsidP="691660DA" w:rsidRDefault="004862AC" w14:paraId="41C8F396" w14:textId="77777777"/>
    <w:p w:rsidRPr="00E8133B" w:rsidR="004862AC" w:rsidP="691660DA" w:rsidRDefault="004862AC" w14:paraId="72A3D3EC" w14:textId="77777777"/>
    <w:p w:rsidRPr="00E8133B" w:rsidR="004862AC" w:rsidP="691660DA" w:rsidRDefault="004862AC" w14:paraId="0D0B940D" w14:textId="77777777"/>
    <w:p w:rsidRPr="00E8133B" w:rsidR="004862AC" w:rsidP="691660DA" w:rsidRDefault="004862AC" w14:paraId="0E27B00A" w14:textId="77777777"/>
    <w:p w:rsidRPr="00E8133B" w:rsidR="004862AC" w:rsidP="691660DA" w:rsidRDefault="004862AC" w14:paraId="39E2425F" w14:textId="77777777"/>
    <w:p w:rsidRPr="00E8133B" w:rsidR="004862AC" w:rsidP="691660DA" w:rsidRDefault="004862AC" w14:paraId="60061E4C" w14:textId="77777777"/>
    <w:p w:rsidRPr="00E8133B" w:rsidR="004862AC" w:rsidP="691660DA" w:rsidRDefault="004862AC" w14:paraId="44EAFD9C" w14:textId="77777777"/>
    <w:p w:rsidRPr="00E8133B" w:rsidR="004862AC" w:rsidP="67A8C63F" w:rsidRDefault="059AE98A" w14:paraId="4B94D5A5" w14:textId="77777777">
      <w:pPr>
        <w:ind w:firstLine="720"/>
      </w:pPr>
      <w:r>
        <w:rPr>
          <w:noProof/>
        </w:rPr>
        <w:drawing>
          <wp:anchor distT="0" distB="0" distL="114300" distR="114300" simplePos="0" relativeHeight="251658240" behindDoc="0" locked="0" layoutInCell="1" allowOverlap="1" wp14:anchorId="2394F72E" wp14:editId="0790317C">
            <wp:simplePos x="0" y="0"/>
            <wp:positionH relativeFrom="column">
              <wp:posOffset>-104775</wp:posOffset>
            </wp:positionH>
            <wp:positionV relativeFrom="paragraph">
              <wp:posOffset>161925</wp:posOffset>
            </wp:positionV>
            <wp:extent cx="749188" cy="1409492"/>
            <wp:effectExtent l="0" t="0" r="0" b="635"/>
            <wp:wrapNone/>
            <wp:docPr id="7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l="10811" r="77981"/>
                    <a:stretch>
                      <a:fillRect/>
                    </a:stretch>
                  </pic:blipFill>
                  <pic:spPr>
                    <a:xfrm>
                      <a:off x="0" y="0"/>
                      <a:ext cx="749188" cy="1409492"/>
                    </a:xfrm>
                    <a:prstGeom prst="rect">
                      <a:avLst/>
                    </a:prstGeom>
                    <a:ln/>
                  </pic:spPr>
                </pic:pic>
              </a:graphicData>
            </a:graphic>
            <wp14:sizeRelH relativeFrom="page">
              <wp14:pctWidth>0</wp14:pctWidth>
            </wp14:sizeRelH>
            <wp14:sizeRelV relativeFrom="page">
              <wp14:pctHeight>0</wp14:pctHeight>
            </wp14:sizeRelV>
          </wp:anchor>
        </w:drawing>
      </w:r>
    </w:p>
    <w:p w:rsidRPr="00E8133B" w:rsidR="004862AC" w:rsidP="691660DA" w:rsidRDefault="004862AC" w14:paraId="3DEEC669" w14:textId="77777777"/>
    <w:p w:rsidRPr="00E8133B" w:rsidR="004862AC" w:rsidP="202F1C28" w:rsidRDefault="41F25136" w14:paraId="5F5A0021" w14:textId="28E54171">
      <w:pPr>
        <w:pBdr>
          <w:top w:val="nil"/>
          <w:left w:val="nil"/>
          <w:bottom w:val="nil"/>
          <w:right w:val="nil"/>
          <w:between w:val="nil"/>
        </w:pBdr>
        <w:spacing w:after="160" w:line="259" w:lineRule="auto"/>
        <w:ind w:left="3261"/>
        <w:rPr>
          <w:b/>
          <w:bCs/>
          <w:color w:val="E40040"/>
          <w:sz w:val="32"/>
          <w:szCs w:val="32"/>
          <w:lang w:val="en-US"/>
        </w:rPr>
      </w:pPr>
      <w:r w:rsidRPr="202F1C28">
        <w:rPr>
          <w:b/>
          <w:bCs/>
          <w:color w:val="E40040"/>
          <w:sz w:val="32"/>
          <w:szCs w:val="32"/>
          <w:lang w:val="en-US"/>
        </w:rPr>
        <w:t>Build Definition</w:t>
      </w:r>
      <w:r w:rsidRPr="202F1C28" w:rsidR="681A6546">
        <w:rPr>
          <w:b/>
          <w:bCs/>
          <w:color w:val="E40040"/>
          <w:sz w:val="32"/>
          <w:szCs w:val="32"/>
          <w:lang w:val="en-US"/>
        </w:rPr>
        <w:t xml:space="preserve"> for </w:t>
      </w:r>
      <w:r w:rsidRPr="202F1C28" w:rsidR="54AA3ACA">
        <w:rPr>
          <w:b/>
          <w:bCs/>
          <w:color w:val="E40040"/>
          <w:sz w:val="32"/>
          <w:szCs w:val="32"/>
          <w:lang w:val="en-US"/>
        </w:rPr>
        <w:t xml:space="preserve">Electronic Legal Deposit Restoration of Services </w:t>
      </w:r>
      <w:r w:rsidRPr="202F1C28" w:rsidR="3BF1A7BC">
        <w:rPr>
          <w:b/>
          <w:bCs/>
          <w:color w:val="E40040"/>
          <w:sz w:val="32"/>
          <w:szCs w:val="32"/>
          <w:lang w:val="en-US"/>
        </w:rPr>
        <w:t xml:space="preserve">(ELDROS) </w:t>
      </w:r>
      <w:r w:rsidRPr="202F1C28" w:rsidR="54AA3ACA">
        <w:rPr>
          <w:b/>
          <w:bCs/>
          <w:color w:val="E40040"/>
          <w:sz w:val="32"/>
          <w:szCs w:val="32"/>
          <w:lang w:val="en-US"/>
        </w:rPr>
        <w:t>Project</w:t>
      </w:r>
    </w:p>
    <w:p w:rsidRPr="00E8133B" w:rsidR="004862AC" w:rsidP="691660DA" w:rsidRDefault="004862AC" w14:paraId="3656B9AB" w14:textId="77777777">
      <w:pPr>
        <w:pBdr>
          <w:top w:val="nil"/>
          <w:left w:val="nil"/>
          <w:bottom w:val="nil"/>
          <w:right w:val="nil"/>
          <w:between w:val="nil"/>
        </w:pBdr>
        <w:spacing w:after="160" w:line="259" w:lineRule="auto"/>
        <w:ind w:left="3261"/>
        <w:rPr>
          <w:b/>
          <w:bCs/>
          <w:color w:val="565656"/>
          <w:sz w:val="28"/>
          <w:szCs w:val="28"/>
        </w:rPr>
      </w:pPr>
    </w:p>
    <w:p w:rsidR="2E140380" w:rsidP="202F1C28" w:rsidRDefault="2E140380" w14:paraId="6D02F1DF" w14:textId="1B6F8E76">
      <w:pPr>
        <w:pBdr>
          <w:top w:val="nil"/>
          <w:left w:val="nil"/>
          <w:bottom w:val="nil"/>
          <w:right w:val="nil"/>
          <w:between w:val="nil"/>
        </w:pBdr>
        <w:spacing w:after="160" w:line="259" w:lineRule="auto"/>
        <w:ind w:left="3261"/>
        <w:rPr>
          <w:b/>
          <w:bCs/>
          <w:color w:val="565656"/>
          <w:sz w:val="24"/>
          <w:szCs w:val="24"/>
          <w:lang w:val="en-US"/>
        </w:rPr>
      </w:pPr>
      <w:r w:rsidRPr="202F1C28">
        <w:rPr>
          <w:b/>
          <w:bCs/>
          <w:color w:val="565656"/>
          <w:sz w:val="24"/>
          <w:szCs w:val="24"/>
          <w:lang w:val="en-US"/>
        </w:rPr>
        <w:t>Legal Deposit Libraries</w:t>
      </w:r>
    </w:p>
    <w:p w:rsidRPr="00E8133B" w:rsidR="004862AC" w:rsidP="3DEF00A6" w:rsidRDefault="4B6E3AD5" w14:paraId="0096E26F" w14:textId="3853A892">
      <w:pPr>
        <w:pBdr>
          <w:top w:val="nil"/>
          <w:left w:val="nil"/>
          <w:bottom w:val="nil"/>
          <w:right w:val="nil"/>
          <w:between w:val="nil"/>
        </w:pBdr>
        <w:spacing w:after="160" w:line="259" w:lineRule="auto"/>
        <w:ind w:left="3261"/>
        <w:rPr>
          <w:color w:val="565656"/>
          <w:sz w:val="22"/>
          <w:szCs w:val="22"/>
        </w:rPr>
      </w:pPr>
      <w:r w:rsidRPr="3DEF00A6">
        <w:rPr>
          <w:color w:val="565656"/>
          <w:sz w:val="22"/>
          <w:szCs w:val="22"/>
        </w:rPr>
        <w:t>1</w:t>
      </w:r>
      <w:r w:rsidRPr="3DEF00A6" w:rsidR="12065A67">
        <w:rPr>
          <w:color w:val="565656"/>
          <w:sz w:val="22"/>
          <w:szCs w:val="22"/>
        </w:rPr>
        <w:t>2</w:t>
      </w:r>
      <w:r w:rsidRPr="3DEF00A6">
        <w:rPr>
          <w:color w:val="565656"/>
          <w:sz w:val="22"/>
          <w:szCs w:val="22"/>
        </w:rPr>
        <w:t xml:space="preserve">th </w:t>
      </w:r>
      <w:r w:rsidRPr="3DEF00A6" w:rsidR="538B9556">
        <w:rPr>
          <w:color w:val="565656"/>
          <w:sz w:val="22"/>
          <w:szCs w:val="22"/>
        </w:rPr>
        <w:t>January</w:t>
      </w:r>
      <w:r w:rsidRPr="3DEF00A6" w:rsidR="799FAC41">
        <w:rPr>
          <w:color w:val="565656"/>
          <w:sz w:val="22"/>
          <w:szCs w:val="22"/>
        </w:rPr>
        <w:t xml:space="preserve"> </w:t>
      </w:r>
      <w:r w:rsidRPr="3DEF00A6" w:rsidR="223B9D2E">
        <w:rPr>
          <w:color w:val="565656"/>
          <w:sz w:val="22"/>
          <w:szCs w:val="22"/>
        </w:rPr>
        <w:t>202</w:t>
      </w:r>
      <w:r w:rsidRPr="3DEF00A6" w:rsidR="2B03C755">
        <w:rPr>
          <w:color w:val="565656"/>
          <w:sz w:val="22"/>
          <w:szCs w:val="22"/>
        </w:rPr>
        <w:t>6</w:t>
      </w:r>
      <w:r w:rsidRPr="3DEF00A6" w:rsidR="223B9D2E">
        <w:rPr>
          <w:color w:val="565656"/>
          <w:sz w:val="22"/>
          <w:szCs w:val="22"/>
        </w:rPr>
        <w:t>, Version 1.</w:t>
      </w:r>
      <w:r w:rsidRPr="3DEF00A6" w:rsidR="06BAE66D">
        <w:rPr>
          <w:color w:val="565656"/>
          <w:sz w:val="22"/>
          <w:szCs w:val="22"/>
        </w:rPr>
        <w:t>2</w:t>
      </w:r>
    </w:p>
    <w:p w:rsidR="19659DE0" w:rsidP="19659DE0" w:rsidRDefault="19659DE0" w14:paraId="2DD159B3" w14:textId="2EE65CD1">
      <w:pPr>
        <w:pBdr>
          <w:top w:val="nil"/>
          <w:left w:val="nil"/>
          <w:bottom w:val="nil"/>
          <w:right w:val="nil"/>
          <w:between w:val="nil"/>
        </w:pBdr>
        <w:spacing w:after="160" w:line="259" w:lineRule="auto"/>
        <w:ind w:left="3261"/>
        <w:rPr>
          <w:color w:val="565656"/>
          <w:sz w:val="22"/>
          <w:szCs w:val="22"/>
        </w:rPr>
      </w:pPr>
    </w:p>
    <w:p w:rsidR="19659DE0" w:rsidP="19659DE0" w:rsidRDefault="19659DE0" w14:paraId="32E3FB8B" w14:textId="0A892B88">
      <w:pPr>
        <w:pBdr>
          <w:top w:val="nil"/>
          <w:left w:val="nil"/>
          <w:bottom w:val="nil"/>
          <w:right w:val="nil"/>
          <w:between w:val="nil"/>
        </w:pBdr>
        <w:spacing w:after="160" w:line="259" w:lineRule="auto"/>
        <w:ind w:left="720"/>
        <w:rPr>
          <w:color w:val="565656"/>
          <w:sz w:val="22"/>
          <w:szCs w:val="22"/>
        </w:rPr>
      </w:pPr>
    </w:p>
    <w:p w:rsidRPr="00E8133B" w:rsidR="5DCCB057" w:rsidP="691660DA" w:rsidRDefault="5DCCB057" w14:paraId="0055D237" w14:textId="6D182BA4">
      <w:pPr>
        <w:pBdr>
          <w:top w:val="nil"/>
          <w:left w:val="nil"/>
          <w:bottom w:val="nil"/>
          <w:right w:val="nil"/>
          <w:between w:val="nil"/>
        </w:pBdr>
        <w:spacing w:after="160" w:line="259" w:lineRule="auto"/>
        <w:ind w:left="3261"/>
        <w:rPr>
          <w:color w:val="565656"/>
          <w:sz w:val="22"/>
          <w:szCs w:val="22"/>
        </w:rPr>
      </w:pPr>
    </w:p>
    <w:p w:rsidRPr="00E8133B" w:rsidR="5DCCB057" w:rsidP="691660DA" w:rsidRDefault="5DCCB057" w14:paraId="7344B1DC" w14:textId="7F90EB36">
      <w:pPr>
        <w:pBdr>
          <w:top w:val="nil"/>
          <w:left w:val="nil"/>
          <w:bottom w:val="nil"/>
          <w:right w:val="nil"/>
          <w:between w:val="nil"/>
        </w:pBdr>
        <w:spacing w:after="160" w:line="259" w:lineRule="auto"/>
        <w:ind w:left="3261"/>
        <w:rPr>
          <w:color w:val="565656"/>
          <w:sz w:val="22"/>
          <w:szCs w:val="22"/>
        </w:rPr>
      </w:pPr>
    </w:p>
    <w:p w:rsidRPr="00E8133B" w:rsidR="783CC19F" w:rsidP="5DCCB057" w:rsidRDefault="783CC19F" w14:paraId="0D7C87D2" w14:textId="05F370EA">
      <w:pPr>
        <w:pBdr>
          <w:top w:val="nil"/>
          <w:left w:val="nil"/>
          <w:bottom w:val="nil"/>
          <w:right w:val="nil"/>
          <w:between w:val="nil"/>
        </w:pBdr>
        <w:spacing w:after="160" w:line="259" w:lineRule="auto"/>
        <w:ind w:left="3261"/>
        <w:rPr>
          <w:b/>
          <w:bCs/>
          <w:color w:val="565656"/>
          <w:sz w:val="22"/>
          <w:szCs w:val="22"/>
          <w:lang w:val="en-US"/>
        </w:rPr>
      </w:pPr>
    </w:p>
    <w:p w:rsidRPr="00E8133B" w:rsidR="004862AC" w:rsidP="691660DA" w:rsidRDefault="004862AC" w14:paraId="45FB0818" w14:textId="77777777"/>
    <w:p w:rsidRPr="00E8133B" w:rsidR="004862AC" w:rsidP="691660DA" w:rsidRDefault="004862AC" w14:paraId="049F31CB" w14:textId="77777777"/>
    <w:p w:rsidRPr="00E8133B" w:rsidR="004862AC" w:rsidP="691660DA" w:rsidRDefault="004862AC" w14:paraId="53128261" w14:textId="77777777"/>
    <w:p w:rsidRPr="00E8133B" w:rsidR="004862AC" w:rsidP="691660DA" w:rsidRDefault="004862AC" w14:paraId="62486C05" w14:textId="77777777"/>
    <w:p w:rsidRPr="00E8133B" w:rsidR="004862AC" w:rsidP="691660DA" w:rsidRDefault="004862AC" w14:paraId="4101652C" w14:textId="77777777"/>
    <w:p w:rsidRPr="00E8133B" w:rsidR="004862AC" w:rsidP="691660DA" w:rsidRDefault="004862AC" w14:paraId="4B99056E" w14:textId="77777777"/>
    <w:p w:rsidRPr="00E8133B" w:rsidR="004862AC" w:rsidP="691660DA" w:rsidRDefault="004862AC" w14:paraId="1299C43A" w14:textId="77777777"/>
    <w:p w:rsidRPr="00E8133B" w:rsidR="004862AC" w:rsidP="691660DA" w:rsidRDefault="004862AC" w14:paraId="4DDBEF00" w14:textId="77777777"/>
    <w:p w:rsidRPr="00E8133B" w:rsidR="004862AC" w:rsidP="691660DA" w:rsidRDefault="004862AC" w14:paraId="3461D779" w14:textId="77777777"/>
    <w:p w:rsidRPr="00E8133B" w:rsidR="004862AC" w:rsidP="19659DE0" w:rsidRDefault="004862AC" w14:paraId="0562CB0E" w14:textId="2AD8DCB1">
      <w:pPr>
        <w:pBdr>
          <w:top w:val="nil"/>
          <w:left w:val="nil"/>
          <w:bottom w:val="nil"/>
          <w:right w:val="nil"/>
          <w:between w:val="nil"/>
        </w:pBdr>
        <w:spacing w:after="160" w:line="259" w:lineRule="auto"/>
      </w:pPr>
      <w:bookmarkStart w:name="_heading=h.gjdgxs" w:id="0"/>
      <w:bookmarkEnd w:id="0"/>
    </w:p>
    <w:sdt>
      <w:sdtPr>
        <w:id w:val="1406172780"/>
        <w:docPartObj>
          <w:docPartGallery w:val="Table of Contents"/>
          <w:docPartUnique/>
        </w:docPartObj>
      </w:sdtPr>
      <w:sdtContent>
        <w:p w:rsidR="19659DE0" w:rsidP="19659DE0" w:rsidRDefault="19659DE0" w14:paraId="0E36E1F0" w14:textId="07FB9A12">
          <w:pPr>
            <w:pStyle w:val="TOC1"/>
            <w:tabs>
              <w:tab w:val="right" w:leader="dot" w:pos="9270"/>
            </w:tabs>
            <w:rPr>
              <w:rStyle w:val="Hyperlink"/>
              <w:noProof/>
            </w:rPr>
          </w:pPr>
          <w:r>
            <w:fldChar w:fldCharType="begin"/>
          </w:r>
          <w:r>
            <w:instrText>TOC \o "1-2" \z \u \h</w:instrText>
          </w:r>
          <w:r>
            <w:fldChar w:fldCharType="separate"/>
          </w:r>
          <w:hyperlink w:anchor="_Toc918384308">
            <w:r w:rsidRPr="19659DE0">
              <w:rPr>
                <w:rStyle w:val="Hyperlink"/>
                <w:noProof/>
              </w:rPr>
              <w:t>Version History</w:t>
            </w:r>
            <w:r>
              <w:rPr>
                <w:noProof/>
              </w:rPr>
              <w:tab/>
            </w:r>
            <w:r>
              <w:rPr>
                <w:noProof/>
              </w:rPr>
              <w:fldChar w:fldCharType="begin"/>
            </w:r>
            <w:r>
              <w:rPr>
                <w:noProof/>
              </w:rPr>
              <w:instrText>PAGEREF _Toc918384308 \h</w:instrText>
            </w:r>
            <w:r>
              <w:rPr>
                <w:noProof/>
              </w:rPr>
            </w:r>
            <w:r>
              <w:rPr>
                <w:noProof/>
              </w:rPr>
              <w:fldChar w:fldCharType="separate"/>
            </w:r>
            <w:r w:rsidR="007413CF">
              <w:rPr>
                <w:noProof/>
              </w:rPr>
              <w:t>3</w:t>
            </w:r>
            <w:r>
              <w:rPr>
                <w:noProof/>
              </w:rPr>
              <w:fldChar w:fldCharType="end"/>
            </w:r>
          </w:hyperlink>
        </w:p>
        <w:p w:rsidR="19659DE0" w:rsidP="19659DE0" w:rsidRDefault="19659DE0" w14:paraId="31010FFD" w14:textId="1ABC4BAB">
          <w:pPr>
            <w:pStyle w:val="TOC1"/>
            <w:tabs>
              <w:tab w:val="right" w:leader="dot" w:pos="9270"/>
            </w:tabs>
            <w:rPr>
              <w:rStyle w:val="Hyperlink"/>
              <w:noProof/>
            </w:rPr>
          </w:pPr>
          <w:hyperlink w:anchor="_Toc2144947">
            <w:r w:rsidRPr="19659DE0">
              <w:rPr>
                <w:rStyle w:val="Hyperlink"/>
                <w:noProof/>
              </w:rPr>
              <w:t>Overview</w:t>
            </w:r>
            <w:r>
              <w:rPr>
                <w:noProof/>
              </w:rPr>
              <w:tab/>
            </w:r>
            <w:r>
              <w:rPr>
                <w:noProof/>
              </w:rPr>
              <w:fldChar w:fldCharType="begin"/>
            </w:r>
            <w:r>
              <w:rPr>
                <w:noProof/>
              </w:rPr>
              <w:instrText>PAGEREF _Toc2144947 \h</w:instrText>
            </w:r>
            <w:r>
              <w:rPr>
                <w:noProof/>
              </w:rPr>
            </w:r>
            <w:r>
              <w:rPr>
                <w:noProof/>
              </w:rPr>
              <w:fldChar w:fldCharType="separate"/>
            </w:r>
            <w:r w:rsidR="007413CF">
              <w:rPr>
                <w:noProof/>
              </w:rPr>
              <w:t>4</w:t>
            </w:r>
            <w:r>
              <w:rPr>
                <w:noProof/>
              </w:rPr>
              <w:fldChar w:fldCharType="end"/>
            </w:r>
          </w:hyperlink>
        </w:p>
        <w:p w:rsidR="19659DE0" w:rsidP="19659DE0" w:rsidRDefault="19659DE0" w14:paraId="224FAE95" w14:textId="73375D28">
          <w:pPr>
            <w:pStyle w:val="TOC1"/>
            <w:tabs>
              <w:tab w:val="right" w:leader="dot" w:pos="9270"/>
            </w:tabs>
            <w:rPr>
              <w:rStyle w:val="Hyperlink"/>
              <w:noProof/>
            </w:rPr>
          </w:pPr>
          <w:hyperlink w:anchor="_Toc630885289">
            <w:r w:rsidRPr="19659DE0">
              <w:rPr>
                <w:rStyle w:val="Hyperlink"/>
                <w:noProof/>
              </w:rPr>
              <w:t>Context</w:t>
            </w:r>
            <w:r>
              <w:rPr>
                <w:noProof/>
              </w:rPr>
              <w:tab/>
            </w:r>
            <w:r>
              <w:rPr>
                <w:noProof/>
              </w:rPr>
              <w:fldChar w:fldCharType="begin"/>
            </w:r>
            <w:r>
              <w:rPr>
                <w:noProof/>
              </w:rPr>
              <w:instrText>PAGEREF _Toc630885289 \h</w:instrText>
            </w:r>
            <w:r>
              <w:rPr>
                <w:noProof/>
              </w:rPr>
            </w:r>
            <w:r>
              <w:rPr>
                <w:noProof/>
              </w:rPr>
              <w:fldChar w:fldCharType="separate"/>
            </w:r>
            <w:r w:rsidR="007413CF">
              <w:rPr>
                <w:noProof/>
              </w:rPr>
              <w:t>4</w:t>
            </w:r>
            <w:r>
              <w:rPr>
                <w:noProof/>
              </w:rPr>
              <w:fldChar w:fldCharType="end"/>
            </w:r>
          </w:hyperlink>
        </w:p>
        <w:p w:rsidR="19659DE0" w:rsidP="19659DE0" w:rsidRDefault="19659DE0" w14:paraId="11B7DB4C" w14:textId="3AF593F5">
          <w:pPr>
            <w:pStyle w:val="TOC2"/>
            <w:tabs>
              <w:tab w:val="right" w:leader="dot" w:pos="9270"/>
            </w:tabs>
            <w:rPr>
              <w:rStyle w:val="Hyperlink"/>
              <w:noProof/>
            </w:rPr>
          </w:pPr>
          <w:hyperlink w:anchor="_Toc2030630973">
            <w:r w:rsidRPr="19659DE0">
              <w:rPr>
                <w:rStyle w:val="Hyperlink"/>
                <w:noProof/>
              </w:rPr>
              <w:t>Related documents</w:t>
            </w:r>
            <w:r>
              <w:rPr>
                <w:noProof/>
              </w:rPr>
              <w:tab/>
            </w:r>
            <w:r>
              <w:rPr>
                <w:noProof/>
              </w:rPr>
              <w:fldChar w:fldCharType="begin"/>
            </w:r>
            <w:r>
              <w:rPr>
                <w:noProof/>
              </w:rPr>
              <w:instrText>PAGEREF _Toc2030630973 \h</w:instrText>
            </w:r>
            <w:r>
              <w:rPr>
                <w:noProof/>
              </w:rPr>
            </w:r>
            <w:r>
              <w:rPr>
                <w:noProof/>
              </w:rPr>
              <w:fldChar w:fldCharType="separate"/>
            </w:r>
            <w:r w:rsidR="007413CF">
              <w:rPr>
                <w:noProof/>
              </w:rPr>
              <w:t>4</w:t>
            </w:r>
            <w:r>
              <w:rPr>
                <w:noProof/>
              </w:rPr>
              <w:fldChar w:fldCharType="end"/>
            </w:r>
          </w:hyperlink>
        </w:p>
        <w:p w:rsidR="19659DE0" w:rsidP="19659DE0" w:rsidRDefault="19659DE0" w14:paraId="6DE5B4D8" w14:textId="2595E810">
          <w:pPr>
            <w:pStyle w:val="TOC2"/>
            <w:tabs>
              <w:tab w:val="right" w:leader="dot" w:pos="9270"/>
            </w:tabs>
            <w:rPr>
              <w:rStyle w:val="Hyperlink"/>
              <w:noProof/>
            </w:rPr>
          </w:pPr>
          <w:hyperlink w:anchor="_Toc304640938">
            <w:r w:rsidRPr="19659DE0">
              <w:rPr>
                <w:rStyle w:val="Hyperlink"/>
                <w:noProof/>
              </w:rPr>
              <w:t>Aims and history</w:t>
            </w:r>
            <w:r>
              <w:rPr>
                <w:noProof/>
              </w:rPr>
              <w:tab/>
            </w:r>
            <w:r>
              <w:rPr>
                <w:noProof/>
              </w:rPr>
              <w:fldChar w:fldCharType="begin"/>
            </w:r>
            <w:r>
              <w:rPr>
                <w:noProof/>
              </w:rPr>
              <w:instrText>PAGEREF _Toc304640938 \h</w:instrText>
            </w:r>
            <w:r>
              <w:rPr>
                <w:noProof/>
              </w:rPr>
            </w:r>
            <w:r>
              <w:rPr>
                <w:noProof/>
              </w:rPr>
              <w:fldChar w:fldCharType="separate"/>
            </w:r>
            <w:r w:rsidR="007413CF">
              <w:rPr>
                <w:noProof/>
              </w:rPr>
              <w:t>4</w:t>
            </w:r>
            <w:r>
              <w:rPr>
                <w:noProof/>
              </w:rPr>
              <w:fldChar w:fldCharType="end"/>
            </w:r>
          </w:hyperlink>
        </w:p>
        <w:p w:rsidR="19659DE0" w:rsidP="19659DE0" w:rsidRDefault="19659DE0" w14:paraId="4CDB48FF" w14:textId="7BFA10C7">
          <w:pPr>
            <w:pStyle w:val="TOC2"/>
            <w:tabs>
              <w:tab w:val="right" w:leader="dot" w:pos="9270"/>
            </w:tabs>
            <w:rPr>
              <w:rStyle w:val="Hyperlink"/>
              <w:noProof/>
            </w:rPr>
          </w:pPr>
          <w:hyperlink w:anchor="_Toc1908521580">
            <w:r w:rsidRPr="19659DE0">
              <w:rPr>
                <w:rStyle w:val="Hyperlink"/>
                <w:noProof/>
              </w:rPr>
              <w:t>Terminology</w:t>
            </w:r>
            <w:r>
              <w:rPr>
                <w:noProof/>
              </w:rPr>
              <w:tab/>
            </w:r>
            <w:r>
              <w:rPr>
                <w:noProof/>
              </w:rPr>
              <w:fldChar w:fldCharType="begin"/>
            </w:r>
            <w:r>
              <w:rPr>
                <w:noProof/>
              </w:rPr>
              <w:instrText>PAGEREF _Toc1908521580 \h</w:instrText>
            </w:r>
            <w:r>
              <w:rPr>
                <w:noProof/>
              </w:rPr>
            </w:r>
            <w:r>
              <w:rPr>
                <w:noProof/>
              </w:rPr>
              <w:fldChar w:fldCharType="separate"/>
            </w:r>
            <w:r w:rsidR="007413CF">
              <w:rPr>
                <w:noProof/>
              </w:rPr>
              <w:t>4</w:t>
            </w:r>
            <w:r>
              <w:rPr>
                <w:noProof/>
              </w:rPr>
              <w:fldChar w:fldCharType="end"/>
            </w:r>
          </w:hyperlink>
        </w:p>
        <w:p w:rsidR="19659DE0" w:rsidP="19659DE0" w:rsidRDefault="19659DE0" w14:paraId="42F4DF67" w14:textId="7798F8B3">
          <w:pPr>
            <w:pStyle w:val="TOC1"/>
            <w:tabs>
              <w:tab w:val="right" w:leader="dot" w:pos="9270"/>
            </w:tabs>
            <w:rPr>
              <w:rStyle w:val="Hyperlink"/>
              <w:noProof/>
            </w:rPr>
          </w:pPr>
          <w:hyperlink w:anchor="_Toc1241427429">
            <w:r w:rsidRPr="19659DE0">
              <w:rPr>
                <w:rStyle w:val="Hyperlink"/>
                <w:noProof/>
              </w:rPr>
              <w:t>High-level scope:</w:t>
            </w:r>
            <w:r>
              <w:rPr>
                <w:noProof/>
              </w:rPr>
              <w:tab/>
            </w:r>
            <w:r>
              <w:rPr>
                <w:noProof/>
              </w:rPr>
              <w:fldChar w:fldCharType="begin"/>
            </w:r>
            <w:r>
              <w:rPr>
                <w:noProof/>
              </w:rPr>
              <w:instrText>PAGEREF _Toc1241427429 \h</w:instrText>
            </w:r>
            <w:r>
              <w:rPr>
                <w:noProof/>
              </w:rPr>
            </w:r>
            <w:r>
              <w:rPr>
                <w:noProof/>
              </w:rPr>
              <w:fldChar w:fldCharType="separate"/>
            </w:r>
            <w:r w:rsidR="007413CF">
              <w:rPr>
                <w:noProof/>
              </w:rPr>
              <w:t>5</w:t>
            </w:r>
            <w:r>
              <w:rPr>
                <w:noProof/>
              </w:rPr>
              <w:fldChar w:fldCharType="end"/>
            </w:r>
          </w:hyperlink>
        </w:p>
        <w:p w:rsidR="19659DE0" w:rsidP="19659DE0" w:rsidRDefault="19659DE0" w14:paraId="3B84066D" w14:textId="20A9604A">
          <w:pPr>
            <w:pStyle w:val="TOC1"/>
            <w:tabs>
              <w:tab w:val="right" w:leader="dot" w:pos="9270"/>
            </w:tabs>
            <w:rPr>
              <w:rStyle w:val="Hyperlink"/>
              <w:noProof/>
            </w:rPr>
          </w:pPr>
          <w:hyperlink w:anchor="_Toc121198318">
            <w:r w:rsidRPr="19659DE0">
              <w:rPr>
                <w:rStyle w:val="Hyperlink"/>
                <w:noProof/>
              </w:rPr>
              <w:t>Technical design</w:t>
            </w:r>
            <w:r>
              <w:rPr>
                <w:noProof/>
              </w:rPr>
              <w:tab/>
            </w:r>
            <w:r>
              <w:rPr>
                <w:noProof/>
              </w:rPr>
              <w:fldChar w:fldCharType="begin"/>
            </w:r>
            <w:r>
              <w:rPr>
                <w:noProof/>
              </w:rPr>
              <w:instrText>PAGEREF _Toc121198318 \h</w:instrText>
            </w:r>
            <w:r>
              <w:rPr>
                <w:noProof/>
              </w:rPr>
            </w:r>
            <w:r>
              <w:rPr>
                <w:noProof/>
              </w:rPr>
              <w:fldChar w:fldCharType="separate"/>
            </w:r>
            <w:r w:rsidR="007413CF">
              <w:rPr>
                <w:noProof/>
              </w:rPr>
              <w:t>5</w:t>
            </w:r>
            <w:r>
              <w:rPr>
                <w:noProof/>
              </w:rPr>
              <w:fldChar w:fldCharType="end"/>
            </w:r>
          </w:hyperlink>
        </w:p>
        <w:p w:rsidR="19659DE0" w:rsidP="19659DE0" w:rsidRDefault="19659DE0" w14:paraId="2843BCE5" w14:textId="7927A62B">
          <w:pPr>
            <w:pStyle w:val="TOC2"/>
            <w:tabs>
              <w:tab w:val="right" w:leader="dot" w:pos="9270"/>
            </w:tabs>
            <w:rPr>
              <w:rStyle w:val="Hyperlink"/>
              <w:noProof/>
            </w:rPr>
          </w:pPr>
          <w:hyperlink w:anchor="_Toc1643575732">
            <w:r w:rsidRPr="19659DE0">
              <w:rPr>
                <w:rStyle w:val="Hyperlink"/>
                <w:noProof/>
              </w:rPr>
              <w:t>HighWire platform approach</w:t>
            </w:r>
            <w:r>
              <w:rPr>
                <w:noProof/>
              </w:rPr>
              <w:tab/>
            </w:r>
            <w:r>
              <w:rPr>
                <w:noProof/>
              </w:rPr>
              <w:fldChar w:fldCharType="begin"/>
            </w:r>
            <w:r>
              <w:rPr>
                <w:noProof/>
              </w:rPr>
              <w:instrText>PAGEREF _Toc1643575732 \h</w:instrText>
            </w:r>
            <w:r>
              <w:rPr>
                <w:noProof/>
              </w:rPr>
            </w:r>
            <w:r>
              <w:rPr>
                <w:noProof/>
              </w:rPr>
              <w:fldChar w:fldCharType="separate"/>
            </w:r>
            <w:r w:rsidR="007413CF">
              <w:rPr>
                <w:noProof/>
              </w:rPr>
              <w:t>5</w:t>
            </w:r>
            <w:r>
              <w:rPr>
                <w:noProof/>
              </w:rPr>
              <w:fldChar w:fldCharType="end"/>
            </w:r>
          </w:hyperlink>
        </w:p>
        <w:p w:rsidR="19659DE0" w:rsidP="19659DE0" w:rsidRDefault="19659DE0" w14:paraId="133C0DD9" w14:textId="14E0EACD">
          <w:pPr>
            <w:pStyle w:val="TOC2"/>
            <w:tabs>
              <w:tab w:val="right" w:leader="dot" w:pos="9270"/>
            </w:tabs>
            <w:rPr>
              <w:rStyle w:val="Hyperlink"/>
              <w:noProof/>
            </w:rPr>
          </w:pPr>
          <w:hyperlink w:anchor="_Toc1801322618">
            <w:r w:rsidRPr="19659DE0">
              <w:rPr>
                <w:rStyle w:val="Hyperlink"/>
                <w:noProof/>
              </w:rPr>
              <w:t>Application Architecture</w:t>
            </w:r>
            <w:r>
              <w:rPr>
                <w:noProof/>
              </w:rPr>
              <w:tab/>
            </w:r>
            <w:r>
              <w:rPr>
                <w:noProof/>
              </w:rPr>
              <w:fldChar w:fldCharType="begin"/>
            </w:r>
            <w:r>
              <w:rPr>
                <w:noProof/>
              </w:rPr>
              <w:instrText>PAGEREF _Toc1801322618 \h</w:instrText>
            </w:r>
            <w:r>
              <w:rPr>
                <w:noProof/>
              </w:rPr>
            </w:r>
            <w:r>
              <w:rPr>
                <w:noProof/>
              </w:rPr>
              <w:fldChar w:fldCharType="separate"/>
            </w:r>
            <w:r w:rsidR="007413CF">
              <w:rPr>
                <w:noProof/>
              </w:rPr>
              <w:t>5</w:t>
            </w:r>
            <w:r>
              <w:rPr>
                <w:noProof/>
              </w:rPr>
              <w:fldChar w:fldCharType="end"/>
            </w:r>
          </w:hyperlink>
        </w:p>
        <w:p w:rsidR="19659DE0" w:rsidP="19659DE0" w:rsidRDefault="19659DE0" w14:paraId="7B004185" w14:textId="217DE42A">
          <w:pPr>
            <w:pStyle w:val="TOC2"/>
            <w:tabs>
              <w:tab w:val="right" w:leader="dot" w:pos="9270"/>
            </w:tabs>
            <w:rPr>
              <w:rStyle w:val="Hyperlink"/>
              <w:noProof/>
            </w:rPr>
          </w:pPr>
          <w:hyperlink w:anchor="_Toc335407216">
            <w:r w:rsidRPr="19659DE0">
              <w:rPr>
                <w:rStyle w:val="Hyperlink"/>
                <w:noProof/>
              </w:rPr>
              <w:t>Data</w:t>
            </w:r>
            <w:r>
              <w:rPr>
                <w:noProof/>
              </w:rPr>
              <w:tab/>
            </w:r>
            <w:r>
              <w:rPr>
                <w:noProof/>
              </w:rPr>
              <w:fldChar w:fldCharType="begin"/>
            </w:r>
            <w:r>
              <w:rPr>
                <w:noProof/>
              </w:rPr>
              <w:instrText>PAGEREF _Toc335407216 \h</w:instrText>
            </w:r>
            <w:r>
              <w:rPr>
                <w:noProof/>
              </w:rPr>
            </w:r>
            <w:r>
              <w:rPr>
                <w:noProof/>
              </w:rPr>
              <w:fldChar w:fldCharType="separate"/>
            </w:r>
            <w:r w:rsidR="007413CF">
              <w:rPr>
                <w:noProof/>
              </w:rPr>
              <w:t>6</w:t>
            </w:r>
            <w:r>
              <w:rPr>
                <w:noProof/>
              </w:rPr>
              <w:fldChar w:fldCharType="end"/>
            </w:r>
          </w:hyperlink>
        </w:p>
        <w:p w:rsidR="19659DE0" w:rsidP="19659DE0" w:rsidRDefault="19659DE0" w14:paraId="446C6A94" w14:textId="4D445EE3">
          <w:pPr>
            <w:pStyle w:val="TOC2"/>
            <w:tabs>
              <w:tab w:val="right" w:leader="dot" w:pos="9270"/>
            </w:tabs>
            <w:rPr>
              <w:rStyle w:val="Hyperlink"/>
              <w:noProof/>
            </w:rPr>
          </w:pPr>
          <w:hyperlink w:anchor="_Toc1121399452">
            <w:r w:rsidRPr="19659DE0">
              <w:rPr>
                <w:rStyle w:val="Hyperlink"/>
                <w:noProof/>
              </w:rPr>
              <w:t>Reporting data</w:t>
            </w:r>
            <w:r>
              <w:rPr>
                <w:noProof/>
              </w:rPr>
              <w:tab/>
            </w:r>
            <w:r>
              <w:rPr>
                <w:noProof/>
              </w:rPr>
              <w:fldChar w:fldCharType="begin"/>
            </w:r>
            <w:r>
              <w:rPr>
                <w:noProof/>
              </w:rPr>
              <w:instrText>PAGEREF _Toc1121399452 \h</w:instrText>
            </w:r>
            <w:r>
              <w:rPr>
                <w:noProof/>
              </w:rPr>
            </w:r>
            <w:r>
              <w:rPr>
                <w:noProof/>
              </w:rPr>
              <w:fldChar w:fldCharType="separate"/>
            </w:r>
            <w:r w:rsidR="007413CF">
              <w:rPr>
                <w:noProof/>
              </w:rPr>
              <w:t>13</w:t>
            </w:r>
            <w:r>
              <w:rPr>
                <w:noProof/>
              </w:rPr>
              <w:fldChar w:fldCharType="end"/>
            </w:r>
          </w:hyperlink>
        </w:p>
        <w:p w:rsidR="19659DE0" w:rsidP="19659DE0" w:rsidRDefault="19659DE0" w14:paraId="04ADF332" w14:textId="03755FFD">
          <w:pPr>
            <w:pStyle w:val="TOC2"/>
            <w:tabs>
              <w:tab w:val="right" w:leader="dot" w:pos="9270"/>
            </w:tabs>
            <w:rPr>
              <w:rStyle w:val="Hyperlink"/>
              <w:noProof/>
            </w:rPr>
          </w:pPr>
          <w:hyperlink w:anchor="_Toc1620204207">
            <w:r w:rsidRPr="19659DE0">
              <w:rPr>
                <w:rStyle w:val="Hyperlink"/>
                <w:noProof/>
              </w:rPr>
              <w:t>URL structure</w:t>
            </w:r>
            <w:r>
              <w:rPr>
                <w:noProof/>
              </w:rPr>
              <w:tab/>
            </w:r>
            <w:r>
              <w:rPr>
                <w:noProof/>
              </w:rPr>
              <w:fldChar w:fldCharType="begin"/>
            </w:r>
            <w:r>
              <w:rPr>
                <w:noProof/>
              </w:rPr>
              <w:instrText>PAGEREF _Toc1620204207 \h</w:instrText>
            </w:r>
            <w:r>
              <w:rPr>
                <w:noProof/>
              </w:rPr>
            </w:r>
            <w:r>
              <w:rPr>
                <w:noProof/>
              </w:rPr>
              <w:fldChar w:fldCharType="separate"/>
            </w:r>
            <w:r w:rsidR="007413CF">
              <w:rPr>
                <w:noProof/>
              </w:rPr>
              <w:t>14</w:t>
            </w:r>
            <w:r>
              <w:rPr>
                <w:noProof/>
              </w:rPr>
              <w:fldChar w:fldCharType="end"/>
            </w:r>
          </w:hyperlink>
        </w:p>
        <w:p w:rsidR="19659DE0" w:rsidP="19659DE0" w:rsidRDefault="19659DE0" w14:paraId="784391DB" w14:textId="5F8AAFDA">
          <w:pPr>
            <w:pStyle w:val="TOC2"/>
            <w:tabs>
              <w:tab w:val="right" w:leader="dot" w:pos="9270"/>
            </w:tabs>
            <w:rPr>
              <w:rStyle w:val="Hyperlink"/>
              <w:noProof/>
            </w:rPr>
          </w:pPr>
          <w:hyperlink w:anchor="_Toc1650608828">
            <w:r w:rsidRPr="19659DE0">
              <w:rPr>
                <w:rStyle w:val="Hyperlink"/>
                <w:noProof/>
              </w:rPr>
              <w:t>Servers</w:t>
            </w:r>
            <w:r>
              <w:rPr>
                <w:noProof/>
              </w:rPr>
              <w:tab/>
            </w:r>
            <w:r>
              <w:rPr>
                <w:noProof/>
              </w:rPr>
              <w:fldChar w:fldCharType="begin"/>
            </w:r>
            <w:r>
              <w:rPr>
                <w:noProof/>
              </w:rPr>
              <w:instrText>PAGEREF _Toc1650608828 \h</w:instrText>
            </w:r>
            <w:r>
              <w:rPr>
                <w:noProof/>
              </w:rPr>
            </w:r>
            <w:r>
              <w:rPr>
                <w:noProof/>
              </w:rPr>
              <w:fldChar w:fldCharType="separate"/>
            </w:r>
            <w:r w:rsidR="007413CF">
              <w:rPr>
                <w:noProof/>
              </w:rPr>
              <w:t>14</w:t>
            </w:r>
            <w:r>
              <w:rPr>
                <w:noProof/>
              </w:rPr>
              <w:fldChar w:fldCharType="end"/>
            </w:r>
          </w:hyperlink>
        </w:p>
        <w:p w:rsidR="19659DE0" w:rsidP="19659DE0" w:rsidRDefault="19659DE0" w14:paraId="44AE45E7" w14:textId="6820D328">
          <w:pPr>
            <w:pStyle w:val="TOC1"/>
            <w:tabs>
              <w:tab w:val="right" w:leader="dot" w:pos="9270"/>
            </w:tabs>
            <w:rPr>
              <w:rStyle w:val="Hyperlink"/>
              <w:noProof/>
            </w:rPr>
          </w:pPr>
          <w:hyperlink w:anchor="_Toc1521328050">
            <w:r w:rsidRPr="19659DE0">
              <w:rPr>
                <w:rStyle w:val="Hyperlink"/>
                <w:noProof/>
              </w:rPr>
              <w:t>Functional requirements</w:t>
            </w:r>
            <w:r>
              <w:rPr>
                <w:noProof/>
              </w:rPr>
              <w:tab/>
            </w:r>
            <w:r>
              <w:rPr>
                <w:noProof/>
              </w:rPr>
              <w:fldChar w:fldCharType="begin"/>
            </w:r>
            <w:r>
              <w:rPr>
                <w:noProof/>
              </w:rPr>
              <w:instrText>PAGEREF _Toc1521328050 \h</w:instrText>
            </w:r>
            <w:r>
              <w:rPr>
                <w:noProof/>
              </w:rPr>
            </w:r>
            <w:r>
              <w:rPr>
                <w:noProof/>
              </w:rPr>
              <w:fldChar w:fldCharType="separate"/>
            </w:r>
            <w:r w:rsidR="007413CF">
              <w:rPr>
                <w:noProof/>
              </w:rPr>
              <w:t>15</w:t>
            </w:r>
            <w:r>
              <w:rPr>
                <w:noProof/>
              </w:rPr>
              <w:fldChar w:fldCharType="end"/>
            </w:r>
          </w:hyperlink>
        </w:p>
        <w:p w:rsidR="19659DE0" w:rsidP="19659DE0" w:rsidRDefault="19659DE0" w14:paraId="6BB34F44" w14:textId="2D9C0774">
          <w:pPr>
            <w:pStyle w:val="TOC2"/>
            <w:tabs>
              <w:tab w:val="right" w:leader="dot" w:pos="9270"/>
            </w:tabs>
            <w:rPr>
              <w:rStyle w:val="Hyperlink"/>
              <w:noProof/>
            </w:rPr>
          </w:pPr>
          <w:hyperlink w:anchor="_Toc118061101">
            <w:r w:rsidRPr="19659DE0">
              <w:rPr>
                <w:rStyle w:val="Hyperlink"/>
                <w:noProof/>
              </w:rPr>
              <w:t>Design approach</w:t>
            </w:r>
            <w:r>
              <w:rPr>
                <w:noProof/>
              </w:rPr>
              <w:tab/>
            </w:r>
            <w:r>
              <w:rPr>
                <w:noProof/>
              </w:rPr>
              <w:fldChar w:fldCharType="begin"/>
            </w:r>
            <w:r>
              <w:rPr>
                <w:noProof/>
              </w:rPr>
              <w:instrText>PAGEREF _Toc118061101 \h</w:instrText>
            </w:r>
            <w:r>
              <w:rPr>
                <w:noProof/>
              </w:rPr>
            </w:r>
            <w:r>
              <w:rPr>
                <w:noProof/>
              </w:rPr>
              <w:fldChar w:fldCharType="separate"/>
            </w:r>
            <w:r w:rsidR="007413CF">
              <w:rPr>
                <w:noProof/>
              </w:rPr>
              <w:t>15</w:t>
            </w:r>
            <w:r>
              <w:rPr>
                <w:noProof/>
              </w:rPr>
              <w:fldChar w:fldCharType="end"/>
            </w:r>
          </w:hyperlink>
        </w:p>
        <w:p w:rsidR="19659DE0" w:rsidP="19659DE0" w:rsidRDefault="19659DE0" w14:paraId="57138C4C" w14:textId="1F3FBFBD">
          <w:pPr>
            <w:pStyle w:val="TOC2"/>
            <w:tabs>
              <w:tab w:val="right" w:leader="dot" w:pos="9270"/>
            </w:tabs>
            <w:rPr>
              <w:rStyle w:val="Hyperlink"/>
              <w:noProof/>
            </w:rPr>
          </w:pPr>
          <w:hyperlink w:anchor="_Toc292145465">
            <w:r w:rsidRPr="19659DE0">
              <w:rPr>
                <w:rStyle w:val="Hyperlink"/>
                <w:noProof/>
              </w:rPr>
              <w:t>Language</w:t>
            </w:r>
            <w:r>
              <w:rPr>
                <w:noProof/>
              </w:rPr>
              <w:tab/>
            </w:r>
            <w:r>
              <w:rPr>
                <w:noProof/>
              </w:rPr>
              <w:fldChar w:fldCharType="begin"/>
            </w:r>
            <w:r>
              <w:rPr>
                <w:noProof/>
              </w:rPr>
              <w:instrText>PAGEREF _Toc292145465 \h</w:instrText>
            </w:r>
            <w:r>
              <w:rPr>
                <w:noProof/>
              </w:rPr>
            </w:r>
            <w:r>
              <w:rPr>
                <w:noProof/>
              </w:rPr>
              <w:fldChar w:fldCharType="separate"/>
            </w:r>
            <w:r w:rsidR="007413CF">
              <w:rPr>
                <w:noProof/>
              </w:rPr>
              <w:t>15</w:t>
            </w:r>
            <w:r>
              <w:rPr>
                <w:noProof/>
              </w:rPr>
              <w:fldChar w:fldCharType="end"/>
            </w:r>
          </w:hyperlink>
        </w:p>
        <w:p w:rsidR="19659DE0" w:rsidP="19659DE0" w:rsidRDefault="19659DE0" w14:paraId="5B155F5A" w14:textId="3F0E7773">
          <w:pPr>
            <w:pStyle w:val="TOC2"/>
            <w:tabs>
              <w:tab w:val="right" w:leader="dot" w:pos="9270"/>
            </w:tabs>
            <w:rPr>
              <w:rStyle w:val="Hyperlink"/>
              <w:noProof/>
            </w:rPr>
          </w:pPr>
          <w:hyperlink w:anchor="_Toc136663726">
            <w:r w:rsidRPr="19659DE0">
              <w:rPr>
                <w:rStyle w:val="Hyperlink"/>
                <w:noProof/>
              </w:rPr>
              <w:t>Date style</w:t>
            </w:r>
            <w:r>
              <w:rPr>
                <w:noProof/>
              </w:rPr>
              <w:tab/>
            </w:r>
            <w:r>
              <w:rPr>
                <w:noProof/>
              </w:rPr>
              <w:fldChar w:fldCharType="begin"/>
            </w:r>
            <w:r>
              <w:rPr>
                <w:noProof/>
              </w:rPr>
              <w:instrText>PAGEREF _Toc136663726 \h</w:instrText>
            </w:r>
            <w:r>
              <w:rPr>
                <w:noProof/>
              </w:rPr>
            </w:r>
            <w:r>
              <w:rPr>
                <w:noProof/>
              </w:rPr>
              <w:fldChar w:fldCharType="separate"/>
            </w:r>
            <w:r w:rsidR="007413CF">
              <w:rPr>
                <w:noProof/>
              </w:rPr>
              <w:t>15</w:t>
            </w:r>
            <w:r>
              <w:rPr>
                <w:noProof/>
              </w:rPr>
              <w:fldChar w:fldCharType="end"/>
            </w:r>
          </w:hyperlink>
        </w:p>
        <w:p w:rsidR="19659DE0" w:rsidP="19659DE0" w:rsidRDefault="19659DE0" w14:paraId="375C1262" w14:textId="69F56437">
          <w:pPr>
            <w:pStyle w:val="TOC2"/>
            <w:tabs>
              <w:tab w:val="right" w:leader="dot" w:pos="9270"/>
            </w:tabs>
            <w:rPr>
              <w:rStyle w:val="Hyperlink"/>
              <w:noProof/>
            </w:rPr>
          </w:pPr>
          <w:hyperlink w:anchor="_Toc366382564">
            <w:r w:rsidRPr="19659DE0">
              <w:rPr>
                <w:rStyle w:val="Hyperlink"/>
                <w:noProof/>
              </w:rPr>
              <w:t>User feedback</w:t>
            </w:r>
            <w:r>
              <w:rPr>
                <w:noProof/>
              </w:rPr>
              <w:tab/>
            </w:r>
            <w:r>
              <w:rPr>
                <w:noProof/>
              </w:rPr>
              <w:fldChar w:fldCharType="begin"/>
            </w:r>
            <w:r>
              <w:rPr>
                <w:noProof/>
              </w:rPr>
              <w:instrText>PAGEREF _Toc366382564 \h</w:instrText>
            </w:r>
            <w:r>
              <w:rPr>
                <w:noProof/>
              </w:rPr>
            </w:r>
            <w:r>
              <w:rPr>
                <w:noProof/>
              </w:rPr>
              <w:fldChar w:fldCharType="separate"/>
            </w:r>
            <w:r w:rsidR="007413CF">
              <w:rPr>
                <w:noProof/>
              </w:rPr>
              <w:t>15</w:t>
            </w:r>
            <w:r>
              <w:rPr>
                <w:noProof/>
              </w:rPr>
              <w:fldChar w:fldCharType="end"/>
            </w:r>
          </w:hyperlink>
        </w:p>
        <w:p w:rsidR="19659DE0" w:rsidP="19659DE0" w:rsidRDefault="19659DE0" w14:paraId="59DEE165" w14:textId="5E7DF434">
          <w:pPr>
            <w:pStyle w:val="TOC2"/>
            <w:tabs>
              <w:tab w:val="right" w:leader="dot" w:pos="9270"/>
            </w:tabs>
            <w:rPr>
              <w:rStyle w:val="Hyperlink"/>
              <w:noProof/>
            </w:rPr>
          </w:pPr>
          <w:hyperlink w:anchor="_Toc104282110">
            <w:r w:rsidRPr="19659DE0">
              <w:rPr>
                <w:rStyle w:val="Hyperlink"/>
                <w:noProof/>
              </w:rPr>
              <w:t>Publisher Portal (Submissions)</w:t>
            </w:r>
            <w:r>
              <w:rPr>
                <w:noProof/>
              </w:rPr>
              <w:tab/>
            </w:r>
            <w:r>
              <w:rPr>
                <w:noProof/>
              </w:rPr>
              <w:fldChar w:fldCharType="begin"/>
            </w:r>
            <w:r>
              <w:rPr>
                <w:noProof/>
              </w:rPr>
              <w:instrText>PAGEREF _Toc104282110 \h</w:instrText>
            </w:r>
            <w:r>
              <w:rPr>
                <w:noProof/>
              </w:rPr>
            </w:r>
            <w:r>
              <w:rPr>
                <w:noProof/>
              </w:rPr>
              <w:fldChar w:fldCharType="separate"/>
            </w:r>
            <w:r w:rsidR="007413CF">
              <w:rPr>
                <w:noProof/>
              </w:rPr>
              <w:t>16</w:t>
            </w:r>
            <w:r>
              <w:rPr>
                <w:noProof/>
              </w:rPr>
              <w:fldChar w:fldCharType="end"/>
            </w:r>
          </w:hyperlink>
        </w:p>
        <w:p w:rsidR="19659DE0" w:rsidP="19659DE0" w:rsidRDefault="19659DE0" w14:paraId="7604C731" w14:textId="7C8E94DA">
          <w:pPr>
            <w:pStyle w:val="TOC2"/>
            <w:tabs>
              <w:tab w:val="right" w:leader="dot" w:pos="9270"/>
            </w:tabs>
            <w:rPr>
              <w:rStyle w:val="Hyperlink"/>
              <w:noProof/>
            </w:rPr>
          </w:pPr>
          <w:hyperlink w:anchor="_Toc1175423555">
            <w:r w:rsidRPr="19659DE0">
              <w:rPr>
                <w:rStyle w:val="Hyperlink"/>
                <w:noProof/>
              </w:rPr>
              <w:t>Content display (Hosting)</w:t>
            </w:r>
            <w:r>
              <w:rPr>
                <w:noProof/>
              </w:rPr>
              <w:tab/>
            </w:r>
            <w:r>
              <w:rPr>
                <w:noProof/>
              </w:rPr>
              <w:fldChar w:fldCharType="begin"/>
            </w:r>
            <w:r>
              <w:rPr>
                <w:noProof/>
              </w:rPr>
              <w:instrText>PAGEREF _Toc1175423555 \h</w:instrText>
            </w:r>
            <w:r>
              <w:rPr>
                <w:noProof/>
              </w:rPr>
            </w:r>
            <w:r>
              <w:rPr>
                <w:noProof/>
              </w:rPr>
              <w:fldChar w:fldCharType="separate"/>
            </w:r>
            <w:r w:rsidR="007413CF">
              <w:rPr>
                <w:noProof/>
              </w:rPr>
              <w:t>27</w:t>
            </w:r>
            <w:r>
              <w:rPr>
                <w:noProof/>
              </w:rPr>
              <w:fldChar w:fldCharType="end"/>
            </w:r>
          </w:hyperlink>
        </w:p>
        <w:p w:rsidR="19659DE0" w:rsidP="19659DE0" w:rsidRDefault="19659DE0" w14:paraId="12D1BCA5" w14:textId="474A4B7B">
          <w:pPr>
            <w:pStyle w:val="TOC2"/>
            <w:tabs>
              <w:tab w:val="right" w:leader="dot" w:pos="9270"/>
            </w:tabs>
            <w:rPr>
              <w:rStyle w:val="Hyperlink"/>
              <w:noProof/>
            </w:rPr>
          </w:pPr>
          <w:hyperlink w:anchor="_Toc648008709">
            <w:r w:rsidRPr="19659DE0">
              <w:rPr>
                <w:rStyle w:val="Hyperlink"/>
                <w:noProof/>
              </w:rPr>
              <w:t>Access (Sigma)</w:t>
            </w:r>
            <w:r>
              <w:rPr>
                <w:noProof/>
              </w:rPr>
              <w:tab/>
            </w:r>
            <w:r>
              <w:rPr>
                <w:noProof/>
              </w:rPr>
              <w:fldChar w:fldCharType="begin"/>
            </w:r>
            <w:r>
              <w:rPr>
                <w:noProof/>
              </w:rPr>
              <w:instrText>PAGEREF _Toc648008709 \h</w:instrText>
            </w:r>
            <w:r>
              <w:rPr>
                <w:noProof/>
              </w:rPr>
            </w:r>
            <w:r>
              <w:rPr>
                <w:noProof/>
              </w:rPr>
              <w:fldChar w:fldCharType="separate"/>
            </w:r>
            <w:r w:rsidR="007413CF">
              <w:rPr>
                <w:noProof/>
              </w:rPr>
              <w:t>33</w:t>
            </w:r>
            <w:r>
              <w:rPr>
                <w:noProof/>
              </w:rPr>
              <w:fldChar w:fldCharType="end"/>
            </w:r>
          </w:hyperlink>
        </w:p>
        <w:p w:rsidR="19659DE0" w:rsidP="19659DE0" w:rsidRDefault="19659DE0" w14:paraId="5DA71D2C" w14:textId="638C1654">
          <w:pPr>
            <w:pStyle w:val="TOC2"/>
            <w:tabs>
              <w:tab w:val="right" w:leader="dot" w:pos="9270"/>
            </w:tabs>
            <w:rPr>
              <w:rStyle w:val="Hyperlink"/>
              <w:noProof/>
            </w:rPr>
          </w:pPr>
          <w:hyperlink w:anchor="_Toc335524193">
            <w:r w:rsidRPr="19659DE0">
              <w:rPr>
                <w:rStyle w:val="Hyperlink"/>
                <w:noProof/>
              </w:rPr>
              <w:t>User types</w:t>
            </w:r>
            <w:r>
              <w:rPr>
                <w:noProof/>
              </w:rPr>
              <w:tab/>
            </w:r>
            <w:r>
              <w:rPr>
                <w:noProof/>
              </w:rPr>
              <w:fldChar w:fldCharType="begin"/>
            </w:r>
            <w:r>
              <w:rPr>
                <w:noProof/>
              </w:rPr>
              <w:instrText>PAGEREF _Toc335524193 \h</w:instrText>
            </w:r>
            <w:r>
              <w:rPr>
                <w:noProof/>
              </w:rPr>
            </w:r>
            <w:r>
              <w:rPr>
                <w:noProof/>
              </w:rPr>
              <w:fldChar w:fldCharType="separate"/>
            </w:r>
            <w:r w:rsidR="007413CF">
              <w:rPr>
                <w:noProof/>
              </w:rPr>
              <w:t>35</w:t>
            </w:r>
            <w:r>
              <w:rPr>
                <w:noProof/>
              </w:rPr>
              <w:fldChar w:fldCharType="end"/>
            </w:r>
          </w:hyperlink>
        </w:p>
        <w:p w:rsidR="19659DE0" w:rsidP="19659DE0" w:rsidRDefault="19659DE0" w14:paraId="4C29B11C" w14:textId="478BD487">
          <w:pPr>
            <w:pStyle w:val="TOC1"/>
            <w:tabs>
              <w:tab w:val="right" w:leader="dot" w:pos="9270"/>
            </w:tabs>
            <w:rPr>
              <w:rStyle w:val="Hyperlink"/>
              <w:noProof/>
            </w:rPr>
          </w:pPr>
          <w:hyperlink w:anchor="_Toc2021478555">
            <w:r w:rsidRPr="19659DE0">
              <w:rPr>
                <w:rStyle w:val="Hyperlink"/>
                <w:noProof/>
              </w:rPr>
              <w:t>Non-Functional Requirements</w:t>
            </w:r>
            <w:r>
              <w:rPr>
                <w:noProof/>
              </w:rPr>
              <w:tab/>
            </w:r>
            <w:r>
              <w:rPr>
                <w:noProof/>
              </w:rPr>
              <w:fldChar w:fldCharType="begin"/>
            </w:r>
            <w:r>
              <w:rPr>
                <w:noProof/>
              </w:rPr>
              <w:instrText>PAGEREF _Toc2021478555 \h</w:instrText>
            </w:r>
            <w:r>
              <w:rPr>
                <w:noProof/>
              </w:rPr>
            </w:r>
            <w:r>
              <w:rPr>
                <w:noProof/>
              </w:rPr>
              <w:fldChar w:fldCharType="separate"/>
            </w:r>
            <w:r w:rsidR="007413CF">
              <w:rPr>
                <w:noProof/>
              </w:rPr>
              <w:t>36</w:t>
            </w:r>
            <w:r>
              <w:rPr>
                <w:noProof/>
              </w:rPr>
              <w:fldChar w:fldCharType="end"/>
            </w:r>
          </w:hyperlink>
        </w:p>
        <w:p w:rsidR="19659DE0" w:rsidP="19659DE0" w:rsidRDefault="19659DE0" w14:paraId="516C50AC" w14:textId="776F1347">
          <w:pPr>
            <w:pStyle w:val="TOC2"/>
            <w:tabs>
              <w:tab w:val="right" w:leader="dot" w:pos="9270"/>
            </w:tabs>
            <w:rPr>
              <w:rStyle w:val="Hyperlink"/>
              <w:noProof/>
            </w:rPr>
          </w:pPr>
          <w:hyperlink w:anchor="_Toc805174387">
            <w:r w:rsidRPr="19659DE0">
              <w:rPr>
                <w:rStyle w:val="Hyperlink"/>
                <w:noProof/>
              </w:rPr>
              <w:t>Data volumes</w:t>
            </w:r>
            <w:r>
              <w:rPr>
                <w:noProof/>
              </w:rPr>
              <w:tab/>
            </w:r>
            <w:r>
              <w:rPr>
                <w:noProof/>
              </w:rPr>
              <w:fldChar w:fldCharType="begin"/>
            </w:r>
            <w:r>
              <w:rPr>
                <w:noProof/>
              </w:rPr>
              <w:instrText>PAGEREF _Toc805174387 \h</w:instrText>
            </w:r>
            <w:r>
              <w:rPr>
                <w:noProof/>
              </w:rPr>
            </w:r>
            <w:r>
              <w:rPr>
                <w:noProof/>
              </w:rPr>
              <w:fldChar w:fldCharType="separate"/>
            </w:r>
            <w:r w:rsidR="007413CF">
              <w:rPr>
                <w:noProof/>
              </w:rPr>
              <w:t>36</w:t>
            </w:r>
            <w:r>
              <w:rPr>
                <w:noProof/>
              </w:rPr>
              <w:fldChar w:fldCharType="end"/>
            </w:r>
          </w:hyperlink>
        </w:p>
        <w:p w:rsidR="19659DE0" w:rsidP="19659DE0" w:rsidRDefault="19659DE0" w14:paraId="1039D52D" w14:textId="213C5DB8">
          <w:pPr>
            <w:pStyle w:val="TOC2"/>
            <w:tabs>
              <w:tab w:val="right" w:leader="dot" w:pos="9270"/>
            </w:tabs>
            <w:rPr>
              <w:rStyle w:val="Hyperlink"/>
              <w:noProof/>
            </w:rPr>
          </w:pPr>
          <w:hyperlink w:anchor="_Toc1167953853">
            <w:r w:rsidRPr="19659DE0">
              <w:rPr>
                <w:rStyle w:val="Hyperlink"/>
                <w:noProof/>
              </w:rPr>
              <w:t>User centred design</w:t>
            </w:r>
            <w:r>
              <w:rPr>
                <w:noProof/>
              </w:rPr>
              <w:tab/>
            </w:r>
            <w:r>
              <w:rPr>
                <w:noProof/>
              </w:rPr>
              <w:fldChar w:fldCharType="begin"/>
            </w:r>
            <w:r>
              <w:rPr>
                <w:noProof/>
              </w:rPr>
              <w:instrText>PAGEREF _Toc1167953853 \h</w:instrText>
            </w:r>
            <w:r>
              <w:rPr>
                <w:noProof/>
              </w:rPr>
            </w:r>
            <w:r>
              <w:rPr>
                <w:noProof/>
              </w:rPr>
              <w:fldChar w:fldCharType="separate"/>
            </w:r>
            <w:r w:rsidR="007413CF">
              <w:rPr>
                <w:noProof/>
              </w:rPr>
              <w:t>37</w:t>
            </w:r>
            <w:r>
              <w:rPr>
                <w:noProof/>
              </w:rPr>
              <w:fldChar w:fldCharType="end"/>
            </w:r>
          </w:hyperlink>
        </w:p>
        <w:p w:rsidR="19659DE0" w:rsidP="19659DE0" w:rsidRDefault="19659DE0" w14:paraId="250F5239" w14:textId="6F4F037D">
          <w:pPr>
            <w:pStyle w:val="TOC2"/>
            <w:tabs>
              <w:tab w:val="right" w:leader="dot" w:pos="9270"/>
            </w:tabs>
            <w:rPr>
              <w:rStyle w:val="Hyperlink"/>
              <w:noProof/>
            </w:rPr>
          </w:pPr>
          <w:hyperlink w:anchor="_Toc1347365323">
            <w:r w:rsidRPr="19659DE0">
              <w:rPr>
                <w:rStyle w:val="Hyperlink"/>
                <w:noProof/>
              </w:rPr>
              <w:t>Cookie management</w:t>
            </w:r>
            <w:r>
              <w:rPr>
                <w:noProof/>
              </w:rPr>
              <w:tab/>
            </w:r>
            <w:r>
              <w:rPr>
                <w:noProof/>
              </w:rPr>
              <w:fldChar w:fldCharType="begin"/>
            </w:r>
            <w:r>
              <w:rPr>
                <w:noProof/>
              </w:rPr>
              <w:instrText>PAGEREF _Toc1347365323 \h</w:instrText>
            </w:r>
            <w:r>
              <w:rPr>
                <w:noProof/>
              </w:rPr>
            </w:r>
            <w:r>
              <w:rPr>
                <w:noProof/>
              </w:rPr>
              <w:fldChar w:fldCharType="separate"/>
            </w:r>
            <w:r w:rsidR="007413CF">
              <w:rPr>
                <w:noProof/>
              </w:rPr>
              <w:t>37</w:t>
            </w:r>
            <w:r>
              <w:rPr>
                <w:noProof/>
              </w:rPr>
              <w:fldChar w:fldCharType="end"/>
            </w:r>
          </w:hyperlink>
        </w:p>
        <w:p w:rsidR="19659DE0" w:rsidP="19659DE0" w:rsidRDefault="19659DE0" w14:paraId="402690CA" w14:textId="49491022">
          <w:pPr>
            <w:pStyle w:val="TOC2"/>
            <w:tabs>
              <w:tab w:val="right" w:leader="dot" w:pos="9270"/>
            </w:tabs>
            <w:rPr>
              <w:rStyle w:val="Hyperlink"/>
              <w:noProof/>
            </w:rPr>
          </w:pPr>
          <w:hyperlink w:anchor="_Toc1035300655">
            <w:r w:rsidRPr="19659DE0">
              <w:rPr>
                <w:rStyle w:val="Hyperlink"/>
                <w:noProof/>
              </w:rPr>
              <w:t>Performance and availability</w:t>
            </w:r>
            <w:r>
              <w:rPr>
                <w:noProof/>
              </w:rPr>
              <w:tab/>
            </w:r>
            <w:r>
              <w:rPr>
                <w:noProof/>
              </w:rPr>
              <w:fldChar w:fldCharType="begin"/>
            </w:r>
            <w:r>
              <w:rPr>
                <w:noProof/>
              </w:rPr>
              <w:instrText>PAGEREF _Toc1035300655 \h</w:instrText>
            </w:r>
            <w:r>
              <w:rPr>
                <w:noProof/>
              </w:rPr>
            </w:r>
            <w:r>
              <w:rPr>
                <w:noProof/>
              </w:rPr>
              <w:fldChar w:fldCharType="separate"/>
            </w:r>
            <w:r w:rsidR="007413CF">
              <w:rPr>
                <w:noProof/>
              </w:rPr>
              <w:t>37</w:t>
            </w:r>
            <w:r>
              <w:rPr>
                <w:noProof/>
              </w:rPr>
              <w:fldChar w:fldCharType="end"/>
            </w:r>
          </w:hyperlink>
        </w:p>
        <w:p w:rsidR="19659DE0" w:rsidP="19659DE0" w:rsidRDefault="19659DE0" w14:paraId="2ADAAF7E" w14:textId="6012B6F2">
          <w:pPr>
            <w:pStyle w:val="TOC2"/>
            <w:tabs>
              <w:tab w:val="right" w:leader="dot" w:pos="9270"/>
            </w:tabs>
            <w:rPr>
              <w:rStyle w:val="Hyperlink"/>
              <w:noProof/>
            </w:rPr>
          </w:pPr>
          <w:hyperlink w:anchor="_Toc1055921339">
            <w:r w:rsidRPr="19659DE0">
              <w:rPr>
                <w:rStyle w:val="Hyperlink"/>
                <w:noProof/>
              </w:rPr>
              <w:t>Accessibility</w:t>
            </w:r>
            <w:r>
              <w:rPr>
                <w:noProof/>
              </w:rPr>
              <w:tab/>
            </w:r>
            <w:r>
              <w:rPr>
                <w:noProof/>
              </w:rPr>
              <w:fldChar w:fldCharType="begin"/>
            </w:r>
            <w:r>
              <w:rPr>
                <w:noProof/>
              </w:rPr>
              <w:instrText>PAGEREF _Toc1055921339 \h</w:instrText>
            </w:r>
            <w:r>
              <w:rPr>
                <w:noProof/>
              </w:rPr>
            </w:r>
            <w:r>
              <w:rPr>
                <w:noProof/>
              </w:rPr>
              <w:fldChar w:fldCharType="separate"/>
            </w:r>
            <w:r w:rsidR="007413CF">
              <w:rPr>
                <w:noProof/>
              </w:rPr>
              <w:t>37</w:t>
            </w:r>
            <w:r>
              <w:rPr>
                <w:noProof/>
              </w:rPr>
              <w:fldChar w:fldCharType="end"/>
            </w:r>
          </w:hyperlink>
        </w:p>
        <w:p w:rsidR="19659DE0" w:rsidP="19659DE0" w:rsidRDefault="19659DE0" w14:paraId="06F4355E" w14:textId="03C1A65A">
          <w:pPr>
            <w:pStyle w:val="TOC2"/>
            <w:tabs>
              <w:tab w:val="right" w:leader="dot" w:pos="9270"/>
            </w:tabs>
            <w:rPr>
              <w:rStyle w:val="Hyperlink"/>
              <w:noProof/>
            </w:rPr>
          </w:pPr>
          <w:hyperlink w:anchor="_Toc1733622407">
            <w:r w:rsidRPr="19659DE0">
              <w:rPr>
                <w:rStyle w:val="Hyperlink"/>
                <w:noProof/>
              </w:rPr>
              <w:t>Security</w:t>
            </w:r>
            <w:r>
              <w:rPr>
                <w:noProof/>
              </w:rPr>
              <w:tab/>
            </w:r>
            <w:r>
              <w:rPr>
                <w:noProof/>
              </w:rPr>
              <w:fldChar w:fldCharType="begin"/>
            </w:r>
            <w:r>
              <w:rPr>
                <w:noProof/>
              </w:rPr>
              <w:instrText>PAGEREF _Toc1733622407 \h</w:instrText>
            </w:r>
            <w:r>
              <w:rPr>
                <w:noProof/>
              </w:rPr>
            </w:r>
            <w:r>
              <w:rPr>
                <w:noProof/>
              </w:rPr>
              <w:fldChar w:fldCharType="separate"/>
            </w:r>
            <w:r w:rsidR="007413CF">
              <w:rPr>
                <w:noProof/>
              </w:rPr>
              <w:t>38</w:t>
            </w:r>
            <w:r>
              <w:rPr>
                <w:noProof/>
              </w:rPr>
              <w:fldChar w:fldCharType="end"/>
            </w:r>
          </w:hyperlink>
        </w:p>
        <w:p w:rsidR="19659DE0" w:rsidP="19659DE0" w:rsidRDefault="19659DE0" w14:paraId="3377BBE2" w14:textId="728B55F9">
          <w:pPr>
            <w:pStyle w:val="TOC2"/>
            <w:tabs>
              <w:tab w:val="right" w:leader="dot" w:pos="9270"/>
            </w:tabs>
            <w:rPr>
              <w:rStyle w:val="Hyperlink"/>
              <w:noProof/>
            </w:rPr>
          </w:pPr>
          <w:hyperlink w:anchor="_Toc880896263">
            <w:r w:rsidRPr="19659DE0">
              <w:rPr>
                <w:rStyle w:val="Hyperlink"/>
                <w:noProof/>
              </w:rPr>
              <w:t>Terminal specifications</w:t>
            </w:r>
            <w:r>
              <w:rPr>
                <w:noProof/>
              </w:rPr>
              <w:tab/>
            </w:r>
            <w:r>
              <w:rPr>
                <w:noProof/>
              </w:rPr>
              <w:fldChar w:fldCharType="begin"/>
            </w:r>
            <w:r>
              <w:rPr>
                <w:noProof/>
              </w:rPr>
              <w:instrText>PAGEREF _Toc880896263 \h</w:instrText>
            </w:r>
            <w:r>
              <w:rPr>
                <w:noProof/>
              </w:rPr>
            </w:r>
            <w:r>
              <w:rPr>
                <w:noProof/>
              </w:rPr>
              <w:fldChar w:fldCharType="separate"/>
            </w:r>
            <w:r w:rsidR="007413CF">
              <w:rPr>
                <w:noProof/>
              </w:rPr>
              <w:t>38</w:t>
            </w:r>
            <w:r>
              <w:rPr>
                <w:noProof/>
              </w:rPr>
              <w:fldChar w:fldCharType="end"/>
            </w:r>
          </w:hyperlink>
        </w:p>
        <w:p w:rsidR="19659DE0" w:rsidP="19659DE0" w:rsidRDefault="19659DE0" w14:paraId="385130B0" w14:textId="6192F154">
          <w:pPr>
            <w:pStyle w:val="TOC2"/>
            <w:tabs>
              <w:tab w:val="right" w:leader="dot" w:pos="9270"/>
            </w:tabs>
            <w:rPr>
              <w:rStyle w:val="Hyperlink"/>
              <w:noProof/>
            </w:rPr>
          </w:pPr>
          <w:hyperlink w:anchor="_Toc1031826252">
            <w:r w:rsidRPr="19659DE0">
              <w:rPr>
                <w:rStyle w:val="Hyperlink"/>
                <w:noProof/>
              </w:rPr>
              <w:t>Internal analytics</w:t>
            </w:r>
            <w:r>
              <w:rPr>
                <w:noProof/>
              </w:rPr>
              <w:tab/>
            </w:r>
            <w:r>
              <w:rPr>
                <w:noProof/>
              </w:rPr>
              <w:fldChar w:fldCharType="begin"/>
            </w:r>
            <w:r>
              <w:rPr>
                <w:noProof/>
              </w:rPr>
              <w:instrText>PAGEREF _Toc1031826252 \h</w:instrText>
            </w:r>
            <w:r>
              <w:rPr>
                <w:noProof/>
              </w:rPr>
            </w:r>
            <w:r>
              <w:rPr>
                <w:noProof/>
              </w:rPr>
              <w:fldChar w:fldCharType="separate"/>
            </w:r>
            <w:r w:rsidR="007413CF">
              <w:rPr>
                <w:noProof/>
              </w:rPr>
              <w:t>39</w:t>
            </w:r>
            <w:r>
              <w:rPr>
                <w:noProof/>
              </w:rPr>
              <w:fldChar w:fldCharType="end"/>
            </w:r>
          </w:hyperlink>
        </w:p>
        <w:p w:rsidR="19659DE0" w:rsidP="19659DE0" w:rsidRDefault="19659DE0" w14:paraId="4B648A49" w14:textId="33597C1B">
          <w:pPr>
            <w:pStyle w:val="TOC1"/>
            <w:tabs>
              <w:tab w:val="right" w:leader="dot" w:pos="9270"/>
            </w:tabs>
            <w:rPr>
              <w:rStyle w:val="Hyperlink"/>
              <w:noProof/>
            </w:rPr>
          </w:pPr>
          <w:hyperlink w:anchor="_Toc1091093182">
            <w:r w:rsidRPr="19659DE0">
              <w:rPr>
                <w:rStyle w:val="Hyperlink"/>
                <w:noProof/>
              </w:rPr>
              <w:t>Document acceptance</w:t>
            </w:r>
            <w:r>
              <w:rPr>
                <w:noProof/>
              </w:rPr>
              <w:tab/>
            </w:r>
            <w:r>
              <w:rPr>
                <w:noProof/>
              </w:rPr>
              <w:fldChar w:fldCharType="begin"/>
            </w:r>
            <w:r>
              <w:rPr>
                <w:noProof/>
              </w:rPr>
              <w:instrText>PAGEREF _Toc1091093182 \h</w:instrText>
            </w:r>
            <w:r>
              <w:rPr>
                <w:noProof/>
              </w:rPr>
            </w:r>
            <w:r>
              <w:rPr>
                <w:noProof/>
              </w:rPr>
              <w:fldChar w:fldCharType="separate"/>
            </w:r>
            <w:r w:rsidR="007413CF">
              <w:rPr>
                <w:noProof/>
              </w:rPr>
              <w:t>39</w:t>
            </w:r>
            <w:r>
              <w:rPr>
                <w:noProof/>
              </w:rPr>
              <w:fldChar w:fldCharType="end"/>
            </w:r>
          </w:hyperlink>
        </w:p>
        <w:p w:rsidR="19659DE0" w:rsidP="19659DE0" w:rsidRDefault="19659DE0" w14:paraId="3FF821A8" w14:textId="4C3BDC10">
          <w:pPr>
            <w:pStyle w:val="TOC2"/>
            <w:tabs>
              <w:tab w:val="right" w:leader="dot" w:pos="9270"/>
            </w:tabs>
            <w:rPr>
              <w:rStyle w:val="Hyperlink"/>
              <w:noProof/>
            </w:rPr>
          </w:pPr>
          <w:hyperlink w:anchor="_Toc1978264955">
            <w:r w:rsidRPr="19659DE0">
              <w:rPr>
                <w:rStyle w:val="Hyperlink"/>
                <w:noProof/>
              </w:rPr>
              <w:t>Signed on behalf of HighWire Press</w:t>
            </w:r>
            <w:r>
              <w:rPr>
                <w:noProof/>
              </w:rPr>
              <w:tab/>
            </w:r>
            <w:r>
              <w:rPr>
                <w:noProof/>
              </w:rPr>
              <w:fldChar w:fldCharType="begin"/>
            </w:r>
            <w:r>
              <w:rPr>
                <w:noProof/>
              </w:rPr>
              <w:instrText>PAGEREF _Toc1978264955 \h</w:instrText>
            </w:r>
            <w:r>
              <w:rPr>
                <w:noProof/>
              </w:rPr>
            </w:r>
            <w:r>
              <w:rPr>
                <w:noProof/>
              </w:rPr>
              <w:fldChar w:fldCharType="separate"/>
            </w:r>
            <w:r w:rsidR="007413CF">
              <w:rPr>
                <w:noProof/>
              </w:rPr>
              <w:t>39</w:t>
            </w:r>
            <w:r>
              <w:rPr>
                <w:noProof/>
              </w:rPr>
              <w:fldChar w:fldCharType="end"/>
            </w:r>
          </w:hyperlink>
        </w:p>
        <w:p w:rsidR="19659DE0" w:rsidP="19659DE0" w:rsidRDefault="19659DE0" w14:paraId="5B684201" w14:textId="340BAE40">
          <w:pPr>
            <w:pStyle w:val="TOC2"/>
            <w:tabs>
              <w:tab w:val="right" w:leader="dot" w:pos="9270"/>
            </w:tabs>
            <w:rPr>
              <w:rStyle w:val="Hyperlink"/>
              <w:noProof/>
            </w:rPr>
          </w:pPr>
          <w:hyperlink w:anchor="_Toc1991818763">
            <w:r w:rsidRPr="19659DE0">
              <w:rPr>
                <w:rStyle w:val="Hyperlink"/>
                <w:noProof/>
              </w:rPr>
              <w:t>Signed on behalf of LDLs</w:t>
            </w:r>
            <w:r>
              <w:rPr>
                <w:noProof/>
              </w:rPr>
              <w:tab/>
            </w:r>
            <w:r>
              <w:rPr>
                <w:noProof/>
              </w:rPr>
              <w:fldChar w:fldCharType="begin"/>
            </w:r>
            <w:r>
              <w:rPr>
                <w:noProof/>
              </w:rPr>
              <w:instrText>PAGEREF _Toc1991818763 \h</w:instrText>
            </w:r>
            <w:r>
              <w:rPr>
                <w:noProof/>
              </w:rPr>
            </w:r>
            <w:r>
              <w:rPr>
                <w:noProof/>
              </w:rPr>
              <w:fldChar w:fldCharType="separate"/>
            </w:r>
            <w:r w:rsidR="007413CF">
              <w:rPr>
                <w:noProof/>
              </w:rPr>
              <w:t>39</w:t>
            </w:r>
            <w:r>
              <w:rPr>
                <w:noProof/>
              </w:rPr>
              <w:fldChar w:fldCharType="end"/>
            </w:r>
          </w:hyperlink>
        </w:p>
        <w:p w:rsidR="19659DE0" w:rsidP="19659DE0" w:rsidRDefault="19659DE0" w14:paraId="0C316A24" w14:textId="61D8A523">
          <w:pPr>
            <w:pStyle w:val="TOC1"/>
            <w:tabs>
              <w:tab w:val="right" w:leader="dot" w:pos="9270"/>
            </w:tabs>
            <w:rPr>
              <w:rStyle w:val="Hyperlink"/>
              <w:noProof/>
            </w:rPr>
          </w:pPr>
          <w:hyperlink w:anchor="_Toc2142841239">
            <w:r w:rsidRPr="19659DE0">
              <w:rPr>
                <w:rStyle w:val="Hyperlink"/>
                <w:noProof/>
              </w:rPr>
              <w:t>Appendices</w:t>
            </w:r>
            <w:r>
              <w:rPr>
                <w:noProof/>
              </w:rPr>
              <w:tab/>
            </w:r>
            <w:r>
              <w:rPr>
                <w:noProof/>
              </w:rPr>
              <w:fldChar w:fldCharType="begin"/>
            </w:r>
            <w:r>
              <w:rPr>
                <w:noProof/>
              </w:rPr>
              <w:instrText>PAGEREF _Toc2142841239 \h</w:instrText>
            </w:r>
            <w:r>
              <w:rPr>
                <w:noProof/>
              </w:rPr>
            </w:r>
            <w:r>
              <w:rPr>
                <w:noProof/>
              </w:rPr>
              <w:fldChar w:fldCharType="separate"/>
            </w:r>
            <w:r w:rsidR="007413CF">
              <w:rPr>
                <w:noProof/>
              </w:rPr>
              <w:t>40</w:t>
            </w:r>
            <w:r>
              <w:rPr>
                <w:noProof/>
              </w:rPr>
              <w:fldChar w:fldCharType="end"/>
            </w:r>
          </w:hyperlink>
        </w:p>
        <w:p w:rsidR="19659DE0" w:rsidP="19659DE0" w:rsidRDefault="19659DE0" w14:paraId="61CF8F4C" w14:textId="16816358">
          <w:pPr>
            <w:pStyle w:val="TOC2"/>
            <w:tabs>
              <w:tab w:val="right" w:leader="dot" w:pos="9270"/>
            </w:tabs>
            <w:rPr>
              <w:rStyle w:val="Hyperlink"/>
              <w:noProof/>
            </w:rPr>
          </w:pPr>
          <w:hyperlink w:anchor="_Toc1894457746">
            <w:r w:rsidRPr="19659DE0">
              <w:rPr>
                <w:rStyle w:val="Hyperlink"/>
                <w:noProof/>
              </w:rPr>
              <w:t>Metadata definition per content type</w:t>
            </w:r>
            <w:r>
              <w:rPr>
                <w:noProof/>
              </w:rPr>
              <w:tab/>
            </w:r>
            <w:r>
              <w:rPr>
                <w:noProof/>
              </w:rPr>
              <w:fldChar w:fldCharType="begin"/>
            </w:r>
            <w:r>
              <w:rPr>
                <w:noProof/>
              </w:rPr>
              <w:instrText>PAGEREF _Toc1894457746 \h</w:instrText>
            </w:r>
            <w:r>
              <w:rPr>
                <w:noProof/>
              </w:rPr>
            </w:r>
            <w:r>
              <w:rPr>
                <w:noProof/>
              </w:rPr>
              <w:fldChar w:fldCharType="separate"/>
            </w:r>
            <w:r w:rsidR="007413CF">
              <w:rPr>
                <w:noProof/>
              </w:rPr>
              <w:t>40</w:t>
            </w:r>
            <w:r>
              <w:rPr>
                <w:noProof/>
              </w:rPr>
              <w:fldChar w:fldCharType="end"/>
            </w:r>
          </w:hyperlink>
        </w:p>
        <w:p w:rsidR="19659DE0" w:rsidP="19659DE0" w:rsidRDefault="19659DE0" w14:paraId="75578048" w14:textId="608B116F">
          <w:pPr>
            <w:pStyle w:val="TOC2"/>
            <w:tabs>
              <w:tab w:val="right" w:leader="dot" w:pos="9270"/>
            </w:tabs>
            <w:rPr>
              <w:rStyle w:val="Hyperlink"/>
            </w:rPr>
          </w:pPr>
          <w:hyperlink w:anchor="_Toc29371386">
            <w:r w:rsidRPr="19659DE0">
              <w:rPr>
                <w:rStyle w:val="Hyperlink"/>
                <w:noProof/>
              </w:rPr>
              <w:t>Data ingestion scenarios</w:t>
            </w:r>
            <w:r>
              <w:rPr>
                <w:noProof/>
              </w:rPr>
              <w:tab/>
            </w:r>
            <w:r>
              <w:rPr>
                <w:noProof/>
              </w:rPr>
              <w:fldChar w:fldCharType="begin"/>
            </w:r>
            <w:r>
              <w:rPr>
                <w:noProof/>
              </w:rPr>
              <w:instrText>PAGEREF _Toc29371386 \h</w:instrText>
            </w:r>
            <w:r>
              <w:rPr>
                <w:noProof/>
              </w:rPr>
            </w:r>
            <w:r>
              <w:rPr>
                <w:noProof/>
              </w:rPr>
              <w:fldChar w:fldCharType="separate"/>
            </w:r>
            <w:r w:rsidR="007413CF">
              <w:rPr>
                <w:noProof/>
              </w:rPr>
              <w:t>42</w:t>
            </w:r>
            <w:r>
              <w:rPr>
                <w:noProof/>
              </w:rPr>
              <w:fldChar w:fldCharType="end"/>
            </w:r>
          </w:hyperlink>
          <w:r>
            <w:fldChar w:fldCharType="end"/>
          </w:r>
        </w:p>
      </w:sdtContent>
    </w:sdt>
    <w:p w:rsidR="19659DE0" w:rsidP="19659DE0" w:rsidRDefault="19659DE0" w14:paraId="75B2AEE0" w14:textId="49C4B002">
      <w:pPr>
        <w:pBdr>
          <w:top w:val="nil"/>
          <w:left w:val="nil"/>
          <w:bottom w:val="nil"/>
          <w:right w:val="nil"/>
          <w:between w:val="nil"/>
        </w:pBdr>
        <w:spacing w:after="160" w:line="259" w:lineRule="auto"/>
      </w:pPr>
    </w:p>
    <w:p w:rsidRPr="00E8133B" w:rsidR="004862AC" w:rsidP="691660DA" w:rsidRDefault="004862AC" w14:paraId="62EBF3C5" w14:textId="77777777"/>
    <w:p w:rsidRPr="00E8133B" w:rsidR="004862AC" w:rsidP="691660DA" w:rsidRDefault="21188EEC" w14:paraId="126C0651" w14:textId="773F22AA">
      <w:pPr>
        <w:pStyle w:val="Heading1"/>
        <w:shd w:val="clear" w:color="auto" w:fill="FFFFFF" w:themeFill="background1"/>
        <w:rPr>
          <w:rFonts w:ascii="Arial" w:hAnsi="Arial" w:eastAsia="Arial" w:cs="Arial"/>
        </w:rPr>
      </w:pPr>
      <w:bookmarkStart w:name="_Toc216334960" w:id="1"/>
      <w:bookmarkStart w:name="_Toc216335013" w:id="2"/>
      <w:bookmarkStart w:name="_Toc1371922673" w:id="3"/>
      <w:bookmarkStart w:name="_Toc84737054" w:id="4"/>
      <w:bookmarkStart w:name="_Toc855510839" w:id="5"/>
      <w:bookmarkStart w:name="_Toc1226612712" w:id="6"/>
      <w:bookmarkStart w:name="_Toc2117981530" w:id="7"/>
      <w:bookmarkStart w:name="_Toc918384308" w:id="8"/>
      <w:r w:rsidRPr="19659DE0">
        <w:rPr>
          <w:rFonts w:ascii="Arial" w:hAnsi="Arial" w:eastAsia="Arial" w:cs="Arial"/>
        </w:rPr>
        <w:t>Version History</w:t>
      </w:r>
      <w:bookmarkEnd w:id="1"/>
      <w:bookmarkEnd w:id="2"/>
      <w:bookmarkEnd w:id="3"/>
      <w:bookmarkEnd w:id="4"/>
      <w:bookmarkEnd w:id="5"/>
      <w:bookmarkEnd w:id="6"/>
      <w:bookmarkEnd w:id="7"/>
      <w:bookmarkEnd w:id="8"/>
    </w:p>
    <w:p w:rsidR="5FC4D073" w:rsidP="5FC4D073" w:rsidRDefault="5FC4D073" w14:paraId="1AD846BE" w14:textId="6A36FDDD"/>
    <w:tbl>
      <w:tblPr>
        <w:tblW w:w="9060" w:type="dxa"/>
        <w:tbl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insideH w:val="single" w:color="808080" w:themeColor="background1" w:themeShade="80" w:sz="6" w:space="0"/>
          <w:insideV w:val="single" w:color="808080" w:themeColor="background1" w:themeShade="80" w:sz="6" w:space="0"/>
        </w:tblBorders>
        <w:tblLayout w:type="fixed"/>
        <w:tblLook w:val="0600" w:firstRow="0" w:lastRow="0" w:firstColumn="0" w:lastColumn="0" w:noHBand="1" w:noVBand="1"/>
      </w:tblPr>
      <w:tblGrid>
        <w:gridCol w:w="2265"/>
        <w:gridCol w:w="1455"/>
        <w:gridCol w:w="3075"/>
        <w:gridCol w:w="2265"/>
      </w:tblGrid>
      <w:tr w:rsidRPr="00E8133B" w:rsidR="004862AC" w:rsidTr="3DEF00A6" w14:paraId="5D780DBF" w14:textId="77777777">
        <w:trPr>
          <w:trHeight w:val="300"/>
        </w:trPr>
        <w:tc>
          <w:tcPr>
            <w:tcW w:w="22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0" w:type="dxa"/>
              <w:left w:w="0" w:type="dxa"/>
              <w:bottom w:w="0" w:type="dxa"/>
              <w:right w:w="0" w:type="dxa"/>
            </w:tcMar>
          </w:tcPr>
          <w:p w:rsidRPr="00E8133B" w:rsidR="004862AC" w:rsidP="5FC4D073" w:rsidRDefault="00024060" w14:paraId="56622FA4" w14:textId="77777777">
            <w:pPr>
              <w:rPr>
                <w:b/>
                <w:bCs/>
              </w:rPr>
            </w:pPr>
            <w:r w:rsidRPr="00E8133B">
              <w:t xml:space="preserve">Revised on </w:t>
            </w:r>
          </w:p>
        </w:tc>
        <w:tc>
          <w:tcPr>
            <w:tcW w:w="14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0" w:type="dxa"/>
              <w:left w:w="0" w:type="dxa"/>
              <w:bottom w:w="0" w:type="dxa"/>
              <w:right w:w="0" w:type="dxa"/>
            </w:tcMar>
          </w:tcPr>
          <w:p w:rsidRPr="00E8133B" w:rsidR="004862AC" w:rsidP="5FC4D073" w:rsidRDefault="00024060" w14:paraId="3484FFE5" w14:textId="77777777">
            <w:pPr>
              <w:rPr>
                <w:b/>
                <w:bCs/>
              </w:rPr>
            </w:pPr>
            <w:r w:rsidRPr="00E8133B">
              <w:t xml:space="preserve">Version </w:t>
            </w:r>
          </w:p>
        </w:tc>
        <w:tc>
          <w:tcPr>
            <w:tcW w:w="30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0" w:type="dxa"/>
              <w:left w:w="0" w:type="dxa"/>
              <w:bottom w:w="0" w:type="dxa"/>
              <w:right w:w="0" w:type="dxa"/>
            </w:tcMar>
          </w:tcPr>
          <w:p w:rsidRPr="00E8133B" w:rsidR="004862AC" w:rsidP="5FC4D073" w:rsidRDefault="00024060" w14:paraId="6A712C68" w14:textId="77777777">
            <w:pPr>
              <w:rPr>
                <w:b/>
                <w:bCs/>
              </w:rPr>
            </w:pPr>
            <w:r w:rsidRPr="00E8133B">
              <w:t xml:space="preserve">Description </w:t>
            </w:r>
          </w:p>
        </w:tc>
        <w:tc>
          <w:tcPr>
            <w:tcW w:w="22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0" w:type="dxa"/>
              <w:left w:w="0" w:type="dxa"/>
              <w:bottom w:w="0" w:type="dxa"/>
              <w:right w:w="0" w:type="dxa"/>
            </w:tcMar>
          </w:tcPr>
          <w:p w:rsidRPr="00E8133B" w:rsidR="004862AC" w:rsidP="5FC4D073" w:rsidRDefault="00024060" w14:paraId="40409FFE" w14:textId="77777777">
            <w:pPr>
              <w:rPr>
                <w:b/>
                <w:bCs/>
              </w:rPr>
            </w:pPr>
            <w:r w:rsidRPr="00E8133B">
              <w:t xml:space="preserve">Approved by </w:t>
            </w:r>
          </w:p>
        </w:tc>
      </w:tr>
      <w:tr w:rsidRPr="00E8133B" w:rsidR="004862AC" w:rsidTr="3DEF00A6" w14:paraId="6D78A61B" w14:textId="77777777">
        <w:trPr>
          <w:trHeight w:val="300"/>
        </w:trPr>
        <w:tc>
          <w:tcPr>
            <w:tcW w:w="22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E8133B" w:rsidR="004862AC" w:rsidP="19659DE0" w:rsidRDefault="41BBD6ED" w14:paraId="38E7B8A8" w14:textId="5CD4276D">
            <w:r>
              <w:t>19</w:t>
            </w:r>
            <w:r w:rsidRPr="19659DE0">
              <w:rPr>
                <w:vertAlign w:val="superscript"/>
              </w:rPr>
              <w:t>th</w:t>
            </w:r>
            <w:r>
              <w:t xml:space="preserve"> December 2025</w:t>
            </w:r>
          </w:p>
        </w:tc>
        <w:tc>
          <w:tcPr>
            <w:tcW w:w="14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E8133B" w:rsidR="004862AC" w:rsidP="5FC4D073" w:rsidRDefault="5CF7D213" w14:paraId="454AC821" w14:textId="503A41C9">
            <w:r>
              <w:t>1.1</w:t>
            </w:r>
          </w:p>
        </w:tc>
        <w:tc>
          <w:tcPr>
            <w:tcW w:w="30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E8133B" w:rsidR="004862AC" w:rsidP="19659DE0" w:rsidRDefault="79BEFE75" w14:paraId="45A19D20" w14:textId="2AF15739">
            <w:pPr>
              <w:rPr>
                <w:b/>
                <w:bCs/>
                <w:lang w:val="en-US"/>
              </w:rPr>
            </w:pPr>
            <w:r w:rsidRPr="19659DE0">
              <w:rPr>
                <w:b/>
                <w:bCs/>
                <w:lang w:val="en-US"/>
              </w:rPr>
              <w:t>In</w:t>
            </w:r>
            <w:r w:rsidRPr="19659DE0" w:rsidR="79183A49">
              <w:rPr>
                <w:b/>
                <w:bCs/>
                <w:lang w:val="en-US"/>
              </w:rPr>
              <w:t xml:space="preserve"> </w:t>
            </w:r>
            <w:r w:rsidRPr="19659DE0">
              <w:rPr>
                <w:b/>
                <w:bCs/>
                <w:lang w:val="en-US"/>
              </w:rPr>
              <w:t>draft</w:t>
            </w:r>
            <w:r w:rsidRPr="19659DE0" w:rsidR="79183A49">
              <w:rPr>
                <w:b/>
                <w:bCs/>
                <w:lang w:val="en-US"/>
              </w:rPr>
              <w:t xml:space="preserve"> pending </w:t>
            </w:r>
            <w:r w:rsidRPr="19659DE0" w:rsidR="38C93B6C">
              <w:rPr>
                <w:b/>
                <w:bCs/>
                <w:lang w:val="en-US"/>
              </w:rPr>
              <w:t xml:space="preserve">mutual </w:t>
            </w:r>
            <w:r w:rsidRPr="19659DE0" w:rsidR="79183A49">
              <w:rPr>
                <w:b/>
                <w:bCs/>
                <w:lang w:val="en-US"/>
              </w:rPr>
              <w:t>review</w:t>
            </w:r>
            <w:r w:rsidRPr="19659DE0" w:rsidR="79183A49">
              <w:rPr>
                <w:b/>
                <w:bCs/>
              </w:rPr>
              <w:t xml:space="preserve"> and signature</w:t>
            </w:r>
          </w:p>
        </w:tc>
        <w:tc>
          <w:tcPr>
            <w:tcW w:w="22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E8133B" w:rsidR="004862AC" w:rsidP="5FC4D073" w:rsidRDefault="5CF7D213" w14:paraId="1C1CF6E1" w14:textId="6FDB35BF">
            <w:r>
              <w:t>Joshua Routh</w:t>
            </w:r>
          </w:p>
        </w:tc>
      </w:tr>
      <w:tr w:rsidR="3DEF00A6" w:rsidTr="3DEF00A6" w14:paraId="2A690CEB" w14:textId="77777777">
        <w:trPr>
          <w:trHeight w:val="300"/>
        </w:trPr>
        <w:tc>
          <w:tcPr>
            <w:tcW w:w="22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1AB2DDD4" w:rsidP="3DEF00A6" w:rsidRDefault="1AB2DDD4" w14:paraId="0E9E8AF3" w14:textId="06F5EA67">
            <w:r>
              <w:t>12</w:t>
            </w:r>
            <w:r w:rsidRPr="3DEF00A6">
              <w:rPr>
                <w:vertAlign w:val="superscript"/>
              </w:rPr>
              <w:t>th</w:t>
            </w:r>
            <w:r>
              <w:t xml:space="preserve"> January 2026</w:t>
            </w:r>
          </w:p>
        </w:tc>
        <w:tc>
          <w:tcPr>
            <w:tcW w:w="14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1AB2DDD4" w:rsidP="3DEF00A6" w:rsidRDefault="1AB2DDD4" w14:paraId="01C4458B" w14:textId="69029DE2">
            <w:r>
              <w:t>1</w:t>
            </w:r>
            <w:r w:rsidR="5D3F055B">
              <w:t>.</w:t>
            </w:r>
            <w:r>
              <w:t>2</w:t>
            </w:r>
          </w:p>
        </w:tc>
        <w:tc>
          <w:tcPr>
            <w:tcW w:w="30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1AB2DDD4" w:rsidP="3DEF00A6" w:rsidRDefault="1AB2DDD4" w14:paraId="26034666" w14:textId="67796352">
            <w:pPr>
              <w:rPr>
                <w:b/>
                <w:bCs/>
                <w:lang w:val="en-US"/>
              </w:rPr>
            </w:pPr>
            <w:r w:rsidRPr="3DEF00A6">
              <w:rPr>
                <w:b/>
                <w:bCs/>
                <w:lang w:val="en-US"/>
              </w:rPr>
              <w:t>Comments and amends from LDLs being incorporated</w:t>
            </w:r>
          </w:p>
        </w:tc>
        <w:tc>
          <w:tcPr>
            <w:tcW w:w="22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3DEF00A6" w:rsidP="3DEF00A6" w:rsidRDefault="3DEF00A6" w14:paraId="2CD13854" w14:textId="70F0AC4E"/>
        </w:tc>
      </w:tr>
    </w:tbl>
    <w:p w:rsidRPr="00E8133B" w:rsidR="004862AC" w:rsidP="691660DA" w:rsidRDefault="004862AC" w14:paraId="6B699379" w14:textId="77777777">
      <w:pPr>
        <w:pStyle w:val="Heading1"/>
      </w:pPr>
      <w:bookmarkStart w:name="_heading=h.tbrmkjoeye75" w:id="9"/>
      <w:bookmarkEnd w:id="9"/>
    </w:p>
    <w:p w:rsidRPr="00E8133B" w:rsidR="004862AC" w:rsidP="691660DA" w:rsidRDefault="004862AC" w14:paraId="3FE9F23F" w14:textId="77777777">
      <w:pPr>
        <w:pStyle w:val="Heading1"/>
      </w:pPr>
      <w:bookmarkStart w:name="_heading=h.kpityb7nnqm9" w:id="10"/>
      <w:bookmarkEnd w:id="10"/>
    </w:p>
    <w:p w:rsidRPr="00E8133B" w:rsidR="004862AC" w:rsidP="691660DA" w:rsidRDefault="00024060" w14:paraId="1F72F646" w14:textId="77777777">
      <w:pPr>
        <w:pStyle w:val="Heading1"/>
      </w:pPr>
      <w:bookmarkStart w:name="_heading=h.ujhhyvipicep" w:id="11"/>
      <w:bookmarkEnd w:id="11"/>
      <w:r w:rsidRPr="00E8133B">
        <w:br w:type="page"/>
      </w:r>
    </w:p>
    <w:p w:rsidRPr="00E8133B" w:rsidR="004862AC" w:rsidP="691660DA" w:rsidRDefault="72E54CE3" w14:paraId="6C0E1DE5" w14:textId="7BA39C86">
      <w:pPr>
        <w:pStyle w:val="Heading1"/>
      </w:pPr>
      <w:bookmarkStart w:name="_Toc216334961" w:id="12"/>
      <w:bookmarkStart w:name="_Toc216335014" w:id="13"/>
      <w:bookmarkStart w:name="_Toc1534565279" w:id="14"/>
      <w:bookmarkStart w:name="_Toc119228254" w:id="15"/>
      <w:bookmarkStart w:name="_Toc1501267871" w:id="16"/>
      <w:bookmarkStart w:name="_Toc192305578" w:id="17"/>
      <w:bookmarkStart w:name="_Toc1419481215" w:id="18"/>
      <w:bookmarkStart w:name="_Toc2144947" w:id="19"/>
      <w:commentRangeStart w:id="20"/>
      <w:commentRangeStart w:id="21"/>
      <w:commentRangeStart w:id="22"/>
      <w:r>
        <w:t>Overview</w:t>
      </w:r>
      <w:bookmarkEnd w:id="12"/>
      <w:bookmarkEnd w:id="13"/>
      <w:bookmarkEnd w:id="14"/>
      <w:bookmarkEnd w:id="15"/>
      <w:bookmarkEnd w:id="16"/>
      <w:bookmarkEnd w:id="17"/>
      <w:bookmarkEnd w:id="18"/>
      <w:bookmarkEnd w:id="19"/>
      <w:commentRangeEnd w:id="20"/>
      <w:r w:rsidRPr="00E8133B" w:rsidR="21188EEC">
        <w:rPr>
          <w:rStyle w:val="CommentReference"/>
          <w:sz w:val="28"/>
          <w:szCs w:val="28"/>
        </w:rPr>
        <w:commentReference w:id="20"/>
      </w:r>
      <w:commentRangeEnd w:id="21"/>
      <w:r>
        <w:rPr>
          <w:rStyle w:val="CommentReference"/>
        </w:rPr>
        <w:commentReference w:id="21"/>
      </w:r>
      <w:commentRangeEnd w:id="22"/>
      <w:r>
        <w:rPr>
          <w:rStyle w:val="CommentReference"/>
        </w:rPr>
        <w:commentReference w:id="22"/>
      </w:r>
    </w:p>
    <w:p w:rsidR="7EF03B44" w:rsidP="3DEF00A6" w:rsidRDefault="5477C581" w14:paraId="5C755414" w14:textId="7D5A778B">
      <w:pPr>
        <w:pStyle w:val="paragraph"/>
        <w:spacing w:before="0" w:beforeAutospacing="0" w:after="0" w:afterAutospacing="0"/>
        <w:rPr>
          <w:rFonts w:ascii="Verdana" w:hAnsi="Verdana" w:eastAsia="Verdana" w:cs="Verdana"/>
          <w:color w:val="575757"/>
          <w:sz w:val="18"/>
          <w:szCs w:val="18"/>
          <w:lang w:val="en-GB" w:eastAsia="ja-JP"/>
        </w:rPr>
      </w:pPr>
      <w:r w:rsidRPr="3DEF00A6">
        <w:rPr>
          <w:rFonts w:ascii="Verdana" w:hAnsi="Verdana" w:eastAsia="Verdana" w:cs="Verdana"/>
          <w:color w:val="575757"/>
          <w:sz w:val="18"/>
          <w:szCs w:val="18"/>
          <w:lang w:val="en-GB" w:eastAsia="ja-JP"/>
        </w:rPr>
        <w:t xml:space="preserve">The scope of this project is to </w:t>
      </w:r>
      <w:r w:rsidRPr="3DEF00A6" w:rsidR="1FF2C91A">
        <w:rPr>
          <w:rFonts w:ascii="Verdana" w:hAnsi="Verdana" w:eastAsia="Verdana" w:cs="Verdana"/>
          <w:color w:val="575757"/>
          <w:sz w:val="18"/>
          <w:szCs w:val="18"/>
          <w:lang w:val="en-GB" w:eastAsia="ja-JP"/>
        </w:rPr>
        <w:t xml:space="preserve">develop a </w:t>
      </w:r>
      <w:r w:rsidRPr="3DEF00A6" w:rsidR="3394835E">
        <w:rPr>
          <w:rFonts w:ascii="Verdana" w:hAnsi="Verdana" w:eastAsia="Verdana" w:cs="Verdana"/>
          <w:color w:val="575757"/>
          <w:sz w:val="18"/>
          <w:szCs w:val="18"/>
          <w:lang w:val="en-GB" w:eastAsia="ja-JP"/>
        </w:rPr>
        <w:t>replacement for the Legal</w:t>
      </w:r>
      <w:r w:rsidRPr="3DEF00A6" w:rsidR="69B395F4">
        <w:rPr>
          <w:rFonts w:ascii="Verdana" w:hAnsi="Verdana" w:eastAsia="Verdana" w:cs="Verdana"/>
          <w:color w:val="575757"/>
          <w:sz w:val="18"/>
          <w:szCs w:val="18"/>
          <w:lang w:val="en-GB" w:eastAsia="ja-JP"/>
        </w:rPr>
        <w:t xml:space="preserve"> </w:t>
      </w:r>
      <w:r w:rsidRPr="3DEF00A6" w:rsidR="3394835E">
        <w:rPr>
          <w:rFonts w:ascii="Verdana" w:hAnsi="Verdana" w:eastAsia="Verdana" w:cs="Verdana"/>
          <w:color w:val="575757"/>
          <w:sz w:val="18"/>
          <w:szCs w:val="18"/>
          <w:lang w:val="en-GB" w:eastAsia="ja-JP"/>
        </w:rPr>
        <w:t xml:space="preserve">Deposit Libraries (LDLs) </w:t>
      </w:r>
      <w:r w:rsidRPr="3DEF00A6" w:rsidR="2E677141">
        <w:rPr>
          <w:rFonts w:ascii="Verdana" w:hAnsi="Verdana" w:eastAsia="Verdana" w:cs="Verdana"/>
          <w:color w:val="575757"/>
          <w:sz w:val="18"/>
          <w:szCs w:val="18"/>
          <w:lang w:val="en-GB" w:eastAsia="ja-JP"/>
        </w:rPr>
        <w:t>P</w:t>
      </w:r>
      <w:r w:rsidRPr="3DEF00A6" w:rsidR="1FF2C91A">
        <w:rPr>
          <w:rFonts w:ascii="Verdana" w:hAnsi="Verdana" w:eastAsia="Verdana" w:cs="Verdana"/>
          <w:color w:val="575757"/>
          <w:sz w:val="18"/>
          <w:szCs w:val="18"/>
          <w:lang w:val="en-GB" w:eastAsia="ja-JP"/>
        </w:rPr>
        <w:t xml:space="preserve">ublisher </w:t>
      </w:r>
      <w:r w:rsidRPr="3DEF00A6" w:rsidR="53546556">
        <w:rPr>
          <w:rFonts w:ascii="Verdana" w:hAnsi="Verdana" w:eastAsia="Verdana" w:cs="Verdana"/>
          <w:color w:val="575757"/>
          <w:sz w:val="18"/>
          <w:szCs w:val="18"/>
          <w:lang w:val="en-GB" w:eastAsia="ja-JP"/>
        </w:rPr>
        <w:t>P</w:t>
      </w:r>
      <w:r w:rsidRPr="3DEF00A6" w:rsidR="1FF2C91A">
        <w:rPr>
          <w:rFonts w:ascii="Verdana" w:hAnsi="Verdana" w:eastAsia="Verdana" w:cs="Verdana"/>
          <w:color w:val="575757"/>
          <w:sz w:val="18"/>
          <w:szCs w:val="18"/>
          <w:lang w:val="en-GB" w:eastAsia="ja-JP"/>
        </w:rPr>
        <w:t xml:space="preserve">ortal </w:t>
      </w:r>
      <w:r w:rsidRPr="3DEF00A6" w:rsidR="55B1866C">
        <w:rPr>
          <w:rFonts w:ascii="Verdana" w:hAnsi="Verdana" w:eastAsia="Verdana" w:cs="Verdana"/>
          <w:color w:val="575757"/>
          <w:sz w:val="18"/>
          <w:szCs w:val="18"/>
          <w:lang w:val="en-GB" w:eastAsia="ja-JP"/>
        </w:rPr>
        <w:t xml:space="preserve">and </w:t>
      </w:r>
      <w:r w:rsidRPr="3DEF00A6" w:rsidR="663B8AA2">
        <w:rPr>
          <w:rFonts w:ascii="Verdana" w:hAnsi="Verdana" w:eastAsia="Verdana" w:cs="Verdana"/>
          <w:color w:val="575757"/>
          <w:sz w:val="18"/>
          <w:szCs w:val="18"/>
          <w:lang w:val="en-GB" w:eastAsia="ja-JP"/>
        </w:rPr>
        <w:t>C</w:t>
      </w:r>
      <w:r w:rsidRPr="3DEF00A6" w:rsidR="55B1866C">
        <w:rPr>
          <w:rFonts w:ascii="Verdana" w:hAnsi="Verdana" w:eastAsia="Verdana" w:cs="Verdana"/>
          <w:color w:val="575757"/>
          <w:sz w:val="18"/>
          <w:szCs w:val="18"/>
          <w:lang w:val="en-GB" w:eastAsia="ja-JP"/>
        </w:rPr>
        <w:t xml:space="preserve">ontent </w:t>
      </w:r>
      <w:r w:rsidRPr="3DEF00A6" w:rsidR="1CA1CA37">
        <w:rPr>
          <w:rFonts w:ascii="Verdana" w:hAnsi="Verdana" w:eastAsia="Verdana" w:cs="Verdana"/>
          <w:color w:val="575757"/>
          <w:sz w:val="18"/>
          <w:szCs w:val="18"/>
          <w:lang w:val="en-GB" w:eastAsia="ja-JP"/>
        </w:rPr>
        <w:t>D</w:t>
      </w:r>
      <w:r w:rsidRPr="3DEF00A6" w:rsidR="55B1866C">
        <w:rPr>
          <w:rFonts w:ascii="Verdana" w:hAnsi="Verdana" w:eastAsia="Verdana" w:cs="Verdana"/>
          <w:color w:val="575757"/>
          <w:sz w:val="18"/>
          <w:szCs w:val="18"/>
          <w:lang w:val="en-GB" w:eastAsia="ja-JP"/>
        </w:rPr>
        <w:t xml:space="preserve">isplay </w:t>
      </w:r>
      <w:r w:rsidRPr="3DEF00A6" w:rsidR="1248B421">
        <w:rPr>
          <w:rFonts w:ascii="Verdana" w:hAnsi="Verdana" w:eastAsia="Verdana" w:cs="Verdana"/>
          <w:color w:val="575757"/>
          <w:sz w:val="18"/>
          <w:szCs w:val="18"/>
          <w:lang w:val="en-GB" w:eastAsia="ja-JP"/>
        </w:rPr>
        <w:t>P</w:t>
      </w:r>
      <w:r w:rsidRPr="3DEF00A6" w:rsidR="22FF3673">
        <w:rPr>
          <w:rFonts w:ascii="Verdana" w:hAnsi="Verdana" w:eastAsia="Verdana" w:cs="Verdana"/>
          <w:color w:val="575757"/>
          <w:sz w:val="18"/>
          <w:szCs w:val="18"/>
          <w:lang w:val="en-GB" w:eastAsia="ja-JP"/>
        </w:rPr>
        <w:t>ortal</w:t>
      </w:r>
      <w:r w:rsidRPr="3DEF00A6" w:rsidR="55B1866C">
        <w:rPr>
          <w:rFonts w:ascii="Verdana" w:hAnsi="Verdana" w:eastAsia="Verdana" w:cs="Verdana"/>
          <w:color w:val="575757"/>
          <w:sz w:val="18"/>
          <w:szCs w:val="18"/>
          <w:lang w:val="en-GB" w:eastAsia="ja-JP"/>
        </w:rPr>
        <w:t xml:space="preserve">. </w:t>
      </w:r>
      <w:r w:rsidRPr="3DEF00A6" w:rsidR="7DFFD24A">
        <w:rPr>
          <w:rFonts w:ascii="Verdana" w:hAnsi="Verdana" w:eastAsia="Verdana" w:cs="Verdana"/>
          <w:color w:val="575757"/>
          <w:sz w:val="18"/>
          <w:szCs w:val="18"/>
          <w:lang w:val="en-GB" w:eastAsia="ja-JP"/>
        </w:rPr>
        <w:t>The output will be production software, built on a customised version of the HighWire platform</w:t>
      </w:r>
      <w:ins w:author="Joshua Routh" w:date="2026-01-14T13:48:00Z" w16du:dateUtc="2026-01-14T13:48:05Z" w:id="23">
        <w:r w:rsidRPr="3DEF00A6" w:rsidR="4B022C37">
          <w:rPr>
            <w:rFonts w:ascii="Verdana" w:hAnsi="Verdana" w:eastAsia="Verdana" w:cs="Verdana"/>
            <w:color w:val="575757"/>
            <w:sz w:val="18"/>
            <w:szCs w:val="18"/>
            <w:lang w:val="en-GB" w:eastAsia="ja-JP"/>
          </w:rPr>
          <w:t>. It will allow</w:t>
        </w:r>
      </w:ins>
      <w:del w:author="Joshua Routh" w:date="2026-01-14T13:48:00Z" w16du:dateUtc="2026-01-14T13:48:07Z" w:id="24">
        <w:r w:rsidRPr="3DEF00A6" w:rsidDel="7DFFD24A" w:rsidR="15FD8D0A">
          <w:rPr>
            <w:rFonts w:ascii="Verdana" w:hAnsi="Verdana" w:eastAsia="Verdana" w:cs="Verdana"/>
            <w:color w:val="575757"/>
            <w:sz w:val="18"/>
            <w:szCs w:val="18"/>
            <w:lang w:val="en-GB" w:eastAsia="ja-JP"/>
          </w:rPr>
          <w:delText>,</w:delText>
        </w:r>
      </w:del>
      <w:ins w:author="Joshua Routh" w:date="2026-01-14T13:47:00Z" w16du:dateUtc="2026-01-14T13:47:50Z" w:id="25">
        <w:r w:rsidRPr="3DEF00A6" w:rsidR="5E0B68B2">
          <w:rPr>
            <w:rFonts w:ascii="Verdana" w:hAnsi="Verdana" w:eastAsia="Verdana" w:cs="Verdana"/>
            <w:color w:val="575757"/>
            <w:sz w:val="18"/>
            <w:szCs w:val="18"/>
            <w:lang w:val="en-GB" w:eastAsia="ja-JP"/>
          </w:rPr>
          <w:t>LDL staff to manage the work flow;</w:t>
        </w:r>
      </w:ins>
      <w:r w:rsidRPr="3DEF00A6" w:rsidR="5E0B68B2">
        <w:rPr>
          <w:rFonts w:ascii="Verdana" w:hAnsi="Verdana" w:eastAsia="Verdana" w:cs="Verdana"/>
          <w:color w:val="575757"/>
          <w:sz w:val="18"/>
          <w:szCs w:val="18"/>
          <w:lang w:val="en-GB" w:eastAsia="ja-JP"/>
        </w:rPr>
        <w:t xml:space="preserve"> and </w:t>
      </w:r>
      <w:r w:rsidRPr="3DEF00A6" w:rsidR="1FF2C91A">
        <w:rPr>
          <w:rFonts w:ascii="Verdana" w:hAnsi="Verdana" w:eastAsia="Verdana" w:cs="Verdana"/>
          <w:color w:val="575757"/>
          <w:sz w:val="18"/>
          <w:szCs w:val="18"/>
          <w:lang w:val="en-GB" w:eastAsia="ja-JP"/>
        </w:rPr>
        <w:t xml:space="preserve">enables publishers </w:t>
      </w:r>
      <w:r w:rsidRPr="3DEF00A6" w:rsidR="7DA146FF">
        <w:rPr>
          <w:rFonts w:ascii="Verdana" w:hAnsi="Verdana" w:eastAsia="Verdana" w:cs="Verdana"/>
          <w:color w:val="575757"/>
          <w:sz w:val="18"/>
          <w:szCs w:val="18"/>
          <w:lang w:val="en-GB" w:eastAsia="ja-JP"/>
        </w:rPr>
        <w:t>to</w:t>
      </w:r>
      <w:commentRangeStart w:id="26"/>
      <w:commentRangeStart w:id="27"/>
      <w:r w:rsidRPr="3DEF00A6" w:rsidR="7DA146FF">
        <w:rPr>
          <w:rFonts w:ascii="Verdana" w:hAnsi="Verdana" w:eastAsia="Verdana" w:cs="Verdana"/>
          <w:color w:val="575757"/>
          <w:sz w:val="18"/>
          <w:szCs w:val="18"/>
          <w:lang w:val="en-GB" w:eastAsia="ja-JP"/>
        </w:rPr>
        <w:t xml:space="preserve"> send content to the LDLs</w:t>
      </w:r>
      <w:commentRangeEnd w:id="26"/>
      <w:r w:rsidRPr="3DEF00A6" w:rsidR="15FD8D0A">
        <w:rPr>
          <w:rStyle w:val="CommentReference"/>
          <w:rFonts w:ascii="Verdana" w:hAnsi="Verdana" w:eastAsia="Verdana" w:cs="Verdana"/>
          <w:color w:val="575757"/>
          <w:sz w:val="18"/>
          <w:szCs w:val="18"/>
          <w:lang w:val="en-GB" w:eastAsia="ja-JP"/>
        </w:rPr>
        <w:commentReference w:id="26"/>
      </w:r>
      <w:commentRangeEnd w:id="27"/>
      <w:r>
        <w:rPr>
          <w:rStyle w:val="CommentReference"/>
        </w:rPr>
        <w:commentReference w:id="27"/>
      </w:r>
      <w:r w:rsidRPr="3DEF00A6" w:rsidR="7DA146FF">
        <w:rPr>
          <w:rFonts w:ascii="Verdana" w:hAnsi="Verdana" w:eastAsia="Verdana" w:cs="Verdana"/>
          <w:color w:val="575757"/>
          <w:sz w:val="18"/>
          <w:szCs w:val="18"/>
          <w:lang w:val="en-GB" w:eastAsia="ja-JP"/>
        </w:rPr>
        <w:t xml:space="preserve">, and for it to be displayed within the LDL buildings. </w:t>
      </w:r>
    </w:p>
    <w:p w:rsidR="7EF03B44" w:rsidP="19659DE0" w:rsidRDefault="7EF03B44" w14:paraId="30459B01" w14:textId="580EBE91">
      <w:pPr>
        <w:pStyle w:val="paragraph"/>
        <w:spacing w:before="0" w:beforeAutospacing="0" w:after="0" w:afterAutospacing="0"/>
        <w:rPr>
          <w:rFonts w:ascii="Verdana" w:hAnsi="Verdana" w:eastAsia="Verdana" w:cs="Verdana"/>
          <w:color w:val="575757"/>
          <w:sz w:val="18"/>
          <w:szCs w:val="18"/>
          <w:lang w:eastAsia="ja-JP"/>
        </w:rPr>
      </w:pPr>
    </w:p>
    <w:p w:rsidR="7EF03B44" w:rsidP="19659DE0" w:rsidRDefault="3863148B" w14:paraId="060EA6FF" w14:textId="36F77F95">
      <w:pPr>
        <w:pStyle w:val="paragraph"/>
        <w:spacing w:before="0" w:beforeAutospacing="0" w:after="0" w:afterAutospacing="0"/>
        <w:rPr>
          <w:rFonts w:ascii="Verdana" w:hAnsi="Verdana" w:eastAsia="Verdana" w:cs="Verdana"/>
          <w:color w:val="575757"/>
          <w:sz w:val="18"/>
          <w:szCs w:val="18"/>
          <w:lang w:val="en-GB" w:eastAsia="ja-JP"/>
        </w:rPr>
      </w:pPr>
      <w:r w:rsidRPr="19659DE0">
        <w:rPr>
          <w:rFonts w:ascii="Verdana" w:hAnsi="Verdana" w:eastAsia="Verdana" w:cs="Verdana"/>
          <w:color w:val="575757"/>
          <w:sz w:val="18"/>
          <w:szCs w:val="18"/>
          <w:lang w:eastAsia="ja-JP"/>
        </w:rPr>
        <w:t> </w:t>
      </w:r>
      <w:r w:rsidRPr="19659DE0" w:rsidR="6FC1A4C6">
        <w:rPr>
          <w:rFonts w:ascii="Verdana" w:hAnsi="Verdana" w:eastAsia="Verdana" w:cs="Verdana"/>
          <w:color w:val="575757"/>
          <w:sz w:val="18"/>
          <w:szCs w:val="18"/>
          <w:lang w:val="en-GB" w:eastAsia="ja-JP"/>
        </w:rPr>
        <w:t>This document summarises the requirements which were distilled from LDL stakeholders in a set of workshops running June-November 2025</w:t>
      </w:r>
      <w:r w:rsidRPr="19659DE0" w:rsidR="377AE70B">
        <w:rPr>
          <w:rFonts w:ascii="Verdana" w:hAnsi="Verdana" w:eastAsia="Verdana" w:cs="Verdana"/>
          <w:color w:val="575757"/>
          <w:sz w:val="18"/>
          <w:szCs w:val="18"/>
          <w:lang w:val="en-GB" w:eastAsia="ja-JP"/>
        </w:rPr>
        <w:t xml:space="preserve">. This document is the formal specification which will be used </w:t>
      </w:r>
      <w:r w:rsidRPr="19659DE0" w:rsidR="3E9EFB70">
        <w:rPr>
          <w:rFonts w:ascii="Verdana" w:hAnsi="Verdana" w:eastAsia="Verdana" w:cs="Verdana"/>
          <w:color w:val="575757"/>
          <w:sz w:val="18"/>
          <w:szCs w:val="18"/>
          <w:lang w:val="en-GB" w:eastAsia="ja-JP"/>
        </w:rPr>
        <w:t xml:space="preserve">to implement the project. The decisions listed here will be the source of truth, and override </w:t>
      </w:r>
      <w:r w:rsidRPr="19659DE0" w:rsidR="5664FFF5">
        <w:rPr>
          <w:rFonts w:ascii="Verdana" w:hAnsi="Verdana" w:eastAsia="Verdana" w:cs="Verdana"/>
          <w:color w:val="575757"/>
          <w:sz w:val="18"/>
          <w:szCs w:val="18"/>
          <w:lang w:val="en-GB" w:eastAsia="ja-JP"/>
        </w:rPr>
        <w:t xml:space="preserve">details from </w:t>
      </w:r>
      <w:r w:rsidRPr="19659DE0" w:rsidR="10DA37EA">
        <w:rPr>
          <w:rFonts w:ascii="Verdana" w:hAnsi="Verdana" w:eastAsia="Verdana" w:cs="Verdana"/>
          <w:color w:val="575757"/>
          <w:sz w:val="18"/>
          <w:szCs w:val="18"/>
          <w:lang w:val="en-GB" w:eastAsia="ja-JP"/>
        </w:rPr>
        <w:t>previous</w:t>
      </w:r>
      <w:r w:rsidRPr="19659DE0" w:rsidR="5664FFF5">
        <w:rPr>
          <w:rFonts w:ascii="Verdana" w:hAnsi="Verdana" w:eastAsia="Verdana" w:cs="Verdana"/>
          <w:color w:val="575757"/>
          <w:sz w:val="18"/>
          <w:szCs w:val="18"/>
          <w:lang w:val="en-GB" w:eastAsia="ja-JP"/>
        </w:rPr>
        <w:t xml:space="preserve"> sources.</w:t>
      </w:r>
      <w:r w:rsidRPr="19659DE0" w:rsidR="3E9EFB70">
        <w:rPr>
          <w:rFonts w:ascii="Verdana" w:hAnsi="Verdana" w:eastAsia="Verdana" w:cs="Verdana"/>
          <w:color w:val="575757"/>
          <w:sz w:val="18"/>
          <w:szCs w:val="18"/>
          <w:lang w:val="en-GB" w:eastAsia="ja-JP"/>
        </w:rPr>
        <w:t xml:space="preserve"> </w:t>
      </w:r>
    </w:p>
    <w:p w:rsidR="202F1C28" w:rsidP="202F1C28" w:rsidRDefault="202F1C28" w14:paraId="240DACF9" w14:textId="66911E8D">
      <w:pPr>
        <w:pStyle w:val="paragraph"/>
        <w:spacing w:before="0" w:beforeAutospacing="0" w:after="0" w:afterAutospacing="0"/>
        <w:rPr>
          <w:rStyle w:val="normaltextrun"/>
          <w:rFonts w:ascii="Calibri" w:hAnsi="Calibri" w:cs="Calibri"/>
          <w:sz w:val="22"/>
          <w:szCs w:val="22"/>
          <w:lang w:val="en-GB"/>
        </w:rPr>
      </w:pPr>
    </w:p>
    <w:p w:rsidR="202F1C28" w:rsidP="495123DE" w:rsidRDefault="4860E4D5" w14:paraId="728F385C" w14:textId="100BCE24">
      <w:pPr>
        <w:pStyle w:val="Heading1"/>
        <w:rPr>
          <w:rStyle w:val="normaltextrun"/>
          <w:rFonts w:ascii="Calibri" w:hAnsi="Calibri" w:cs="Calibri"/>
          <w:sz w:val="22"/>
          <w:szCs w:val="22"/>
          <w:lang w:val="en-GB"/>
        </w:rPr>
      </w:pPr>
      <w:bookmarkStart w:name="_Toc216334962" w:id="28"/>
      <w:bookmarkStart w:name="_Toc216335015" w:id="29"/>
      <w:bookmarkStart w:name="_Toc603410129" w:id="30"/>
      <w:bookmarkStart w:name="_Toc1608058759" w:id="31"/>
      <w:bookmarkStart w:name="_Toc255421821" w:id="32"/>
      <w:bookmarkStart w:name="_Toc1611878791" w:id="33"/>
      <w:bookmarkStart w:name="_Toc2022164451" w:id="34"/>
      <w:bookmarkStart w:name="_Toc630885289" w:id="35"/>
      <w:r w:rsidRPr="19659DE0">
        <w:rPr>
          <w:lang w:val="en-GB"/>
        </w:rPr>
        <w:t>Context</w:t>
      </w:r>
      <w:bookmarkEnd w:id="28"/>
      <w:bookmarkEnd w:id="29"/>
      <w:bookmarkEnd w:id="30"/>
      <w:bookmarkEnd w:id="31"/>
      <w:bookmarkEnd w:id="32"/>
      <w:bookmarkEnd w:id="33"/>
      <w:bookmarkEnd w:id="34"/>
      <w:bookmarkEnd w:id="35"/>
    </w:p>
    <w:p w:rsidR="00E8133B" w:rsidP="19659DE0" w:rsidRDefault="4F4D5153" w14:paraId="78CC1CD4" w14:textId="7E4C88CB">
      <w:pPr>
        <w:pStyle w:val="Heading2"/>
      </w:pPr>
      <w:bookmarkStart w:name="_Toc216334963" w:id="36"/>
      <w:bookmarkStart w:name="_Toc216335016" w:id="37"/>
      <w:bookmarkStart w:name="_Toc2137083091" w:id="38"/>
      <w:bookmarkStart w:name="_Toc679149393" w:id="39"/>
      <w:bookmarkStart w:name="_Toc427183390" w:id="40"/>
      <w:bookmarkStart w:name="_Toc54326686" w:id="41"/>
      <w:bookmarkStart w:name="_Toc324082144" w:id="42"/>
      <w:bookmarkStart w:name="_Toc2030630973" w:id="43"/>
      <w:r>
        <w:t>Related documents</w:t>
      </w:r>
      <w:bookmarkEnd w:id="36"/>
      <w:bookmarkEnd w:id="37"/>
      <w:bookmarkEnd w:id="38"/>
      <w:bookmarkEnd w:id="39"/>
      <w:bookmarkEnd w:id="40"/>
      <w:bookmarkEnd w:id="41"/>
      <w:bookmarkEnd w:id="42"/>
      <w:bookmarkEnd w:id="43"/>
    </w:p>
    <w:p w:rsidR="06247698" w:rsidP="19659DE0" w:rsidRDefault="06247698" w14:paraId="1AC99199" w14:textId="3F4E7604">
      <w:pPr>
        <w:rPr>
          <w:lang w:val="en-US"/>
        </w:rPr>
      </w:pPr>
      <w:r w:rsidRPr="19659DE0">
        <w:rPr>
          <w:lang w:val="en-US"/>
        </w:rPr>
        <w:t>Requirements in this document have been created by reviewing consolidating information from:</w:t>
      </w:r>
    </w:p>
    <w:p w:rsidR="06247698" w:rsidP="00366661" w:rsidRDefault="06247698" w14:paraId="163D2639" w14:textId="2DFA6FE7">
      <w:pPr>
        <w:pStyle w:val="ListParagraph"/>
        <w:numPr>
          <w:ilvl w:val="0"/>
          <w:numId w:val="25"/>
        </w:numPr>
        <w:rPr>
          <w:lang w:val="en-US"/>
        </w:rPr>
      </w:pPr>
      <w:r w:rsidRPr="19659DE0">
        <w:rPr>
          <w:lang w:val="en-US"/>
        </w:rPr>
        <w:t>The workshop output in the Requirements spreadsheet – stored on the British Library Sharepo</w:t>
      </w:r>
      <w:r w:rsidRPr="19659DE0" w:rsidR="6A7B6F53">
        <w:rPr>
          <w:lang w:val="en-US"/>
        </w:rPr>
        <w:t>i</w:t>
      </w:r>
      <w:r w:rsidRPr="19659DE0">
        <w:rPr>
          <w:lang w:val="en-US"/>
        </w:rPr>
        <w:t>nt</w:t>
      </w:r>
    </w:p>
    <w:p w:rsidR="06247698" w:rsidP="00366661" w:rsidRDefault="06247698" w14:paraId="0CA44FE3" w14:textId="34A66300">
      <w:pPr>
        <w:pStyle w:val="ListParagraph"/>
        <w:numPr>
          <w:ilvl w:val="0"/>
          <w:numId w:val="25"/>
        </w:numPr>
        <w:rPr>
          <w:lang w:val="en-US"/>
        </w:rPr>
      </w:pPr>
      <w:r w:rsidRPr="19659DE0">
        <w:rPr>
          <w:lang w:val="en-US"/>
        </w:rPr>
        <w:t>Offline discussion documented in the HighWire Basecamp -</w:t>
      </w:r>
      <w:r w:rsidRPr="19659DE0" w:rsidR="472A2558">
        <w:rPr>
          <w:lang w:val="en-US"/>
        </w:rPr>
        <w:t xml:space="preserve"> </w:t>
      </w:r>
      <w:hyperlink r:id="rId17">
        <w:r w:rsidRPr="19659DE0" w:rsidR="472A2558">
          <w:rPr>
            <w:rStyle w:val="Hyperlink"/>
            <w:lang w:val="en-US"/>
          </w:rPr>
          <w:t>https://basecamp.com/1809592/projects/19985658</w:t>
        </w:r>
      </w:hyperlink>
      <w:r w:rsidRPr="19659DE0" w:rsidR="472A2558">
        <w:rPr>
          <w:lang w:val="en-US"/>
        </w:rPr>
        <w:t xml:space="preserve"> </w:t>
      </w:r>
    </w:p>
    <w:p w:rsidR="06247698" w:rsidP="19659DE0" w:rsidRDefault="06247698" w14:paraId="161411E4" w14:textId="24C9C359">
      <w:pPr>
        <w:rPr>
          <w:lang w:val="en-US"/>
        </w:rPr>
      </w:pPr>
      <w:r w:rsidRPr="19659DE0">
        <w:rPr>
          <w:lang w:val="en-US"/>
        </w:rPr>
        <w:t>The IDs from the original RfP are included with each requirement to ensure traceability.</w:t>
      </w:r>
    </w:p>
    <w:p w:rsidR="202F1C28" w:rsidP="202F1C28" w:rsidRDefault="202F1C28" w14:paraId="53F340F3" w14:textId="6F20CC41">
      <w:pPr>
        <w:pStyle w:val="paragraph"/>
        <w:spacing w:before="0" w:beforeAutospacing="0" w:after="0" w:afterAutospacing="0"/>
        <w:rPr>
          <w:rStyle w:val="eop"/>
          <w:rFonts w:ascii="Calibri" w:hAnsi="Calibri" w:cs="Calibri"/>
          <w:sz w:val="22"/>
          <w:szCs w:val="22"/>
        </w:rPr>
      </w:pPr>
    </w:p>
    <w:p w:rsidR="471F15CF" w:rsidP="19659DE0" w:rsidRDefault="471F15CF" w14:paraId="500A90F3" w14:textId="236A2C39">
      <w:pPr>
        <w:pStyle w:val="Heading2"/>
      </w:pPr>
      <w:bookmarkStart w:name="_Toc304640938" w:id="44"/>
      <w:r>
        <w:t>Aims and history</w:t>
      </w:r>
      <w:bookmarkEnd w:id="44"/>
    </w:p>
    <w:p w:rsidR="00E8133B" w:rsidP="19659DE0" w:rsidRDefault="0DA67206" w14:paraId="2A4E1BA3" w14:textId="32959B0B">
      <w:pPr>
        <w:spacing w:after="0"/>
        <w:textAlignment w:val="baseline"/>
        <w:rPr>
          <w:lang w:val="en-US"/>
        </w:rPr>
      </w:pPr>
      <w:r w:rsidRPr="19659DE0">
        <w:rPr>
          <w:lang w:val="en-US"/>
        </w:rPr>
        <w:t>The aims of this project are documented by the LDLs, and are only summarised here</w:t>
      </w:r>
      <w:r w:rsidRPr="19659DE0" w:rsidR="3B5D1426">
        <w:rPr>
          <w:lang w:val="en-US"/>
        </w:rPr>
        <w:t xml:space="preserve"> for quick reference</w:t>
      </w:r>
      <w:r w:rsidRPr="19659DE0">
        <w:rPr>
          <w:lang w:val="en-US"/>
        </w:rPr>
        <w:t>:</w:t>
      </w:r>
    </w:p>
    <w:p w:rsidR="00E8133B" w:rsidP="19659DE0" w:rsidRDefault="5BA69FD1" w14:paraId="6A6EC4C8" w14:textId="06573541">
      <w:pPr>
        <w:pStyle w:val="paragraph"/>
        <w:spacing w:before="0" w:beforeAutospacing="0" w:after="0" w:afterAutospacing="0"/>
        <w:rPr>
          <w:rFonts w:ascii="Verdana" w:hAnsi="Verdana" w:eastAsia="Verdana" w:cs="Verdana"/>
          <w:color w:val="575757"/>
          <w:sz w:val="18"/>
          <w:szCs w:val="18"/>
          <w:lang w:eastAsia="ja-JP"/>
        </w:rPr>
      </w:pPr>
      <w:r w:rsidRPr="19659DE0">
        <w:rPr>
          <w:rFonts w:ascii="Verdana" w:hAnsi="Verdana" w:eastAsia="Verdana" w:cs="Verdana"/>
          <w:color w:val="575757"/>
          <w:sz w:val="18"/>
          <w:szCs w:val="18"/>
          <w:lang w:val="en-US" w:eastAsia="ja-JP"/>
        </w:rPr>
        <w:t>All published content in the UK is sen</w:t>
      </w:r>
      <w:r w:rsidRPr="19659DE0" w:rsidR="1E6E4998">
        <w:rPr>
          <w:rFonts w:ascii="Verdana" w:hAnsi="Verdana" w:eastAsia="Verdana" w:cs="Verdana"/>
          <w:color w:val="575757"/>
          <w:sz w:val="18"/>
          <w:szCs w:val="18"/>
          <w:lang w:val="en-US" w:eastAsia="ja-JP"/>
        </w:rPr>
        <w:t>t</w:t>
      </w:r>
      <w:r w:rsidRPr="19659DE0">
        <w:rPr>
          <w:rFonts w:ascii="Verdana" w:hAnsi="Verdana" w:eastAsia="Verdana" w:cs="Verdana"/>
          <w:color w:val="575757"/>
          <w:sz w:val="18"/>
          <w:szCs w:val="18"/>
          <w:lang w:val="en-US" w:eastAsia="ja-JP"/>
        </w:rPr>
        <w:t xml:space="preserve"> to the LDLs for archiving and access. </w:t>
      </w:r>
      <w:r w:rsidRPr="19659DE0" w:rsidR="37A54FB5">
        <w:rPr>
          <w:rFonts w:ascii="Verdana" w:hAnsi="Verdana" w:eastAsia="Verdana" w:cs="Verdana"/>
          <w:color w:val="575757"/>
          <w:sz w:val="18"/>
          <w:szCs w:val="18"/>
          <w:lang w:val="en-US" w:eastAsia="ja-JP"/>
        </w:rPr>
        <w:t xml:space="preserve">The LDLs previously </w:t>
      </w:r>
      <w:r w:rsidRPr="19659DE0" w:rsidR="262AEF29">
        <w:rPr>
          <w:rFonts w:ascii="Verdana" w:hAnsi="Verdana" w:eastAsia="Verdana" w:cs="Verdana"/>
          <w:color w:val="575757"/>
          <w:sz w:val="18"/>
          <w:szCs w:val="18"/>
          <w:lang w:val="en-US" w:eastAsia="ja-JP"/>
        </w:rPr>
        <w:t xml:space="preserve">provided a bespoke Publisher Submission Portal Service to </w:t>
      </w:r>
      <w:r w:rsidRPr="19659DE0" w:rsidR="41EEE77B">
        <w:rPr>
          <w:rFonts w:ascii="Verdana" w:hAnsi="Verdana" w:eastAsia="Verdana" w:cs="Verdana"/>
          <w:color w:val="575757"/>
          <w:sz w:val="18"/>
          <w:szCs w:val="18"/>
          <w:lang w:val="en-US" w:eastAsia="ja-JP"/>
        </w:rPr>
        <w:t>allow publishers to send their content</w:t>
      </w:r>
      <w:r w:rsidRPr="19659DE0" w:rsidR="262AEF29">
        <w:rPr>
          <w:rFonts w:ascii="Verdana" w:hAnsi="Verdana" w:eastAsia="Verdana" w:cs="Verdana"/>
          <w:color w:val="575757"/>
          <w:sz w:val="18"/>
          <w:szCs w:val="18"/>
          <w:lang w:val="en-US" w:eastAsia="ja-JP"/>
        </w:rPr>
        <w:t xml:space="preserve">. The British Library developed this solution, which was based on SharePoint, in house. The portal was designed for use by small publishers, defined as those producing 50 or fewer publications per year. It was mainly used by self-publishers, alongside policy units, research organisations and voluntary organisations based in the UK and Ireland. </w:t>
      </w:r>
      <w:r w:rsidRPr="19659DE0" w:rsidR="7F94FC27">
        <w:rPr>
          <w:rFonts w:ascii="Verdana" w:hAnsi="Verdana" w:eastAsia="Verdana" w:cs="Verdana"/>
          <w:color w:val="575757"/>
          <w:sz w:val="18"/>
          <w:szCs w:val="18"/>
          <w:lang w:val="en-US" w:eastAsia="ja-JP"/>
        </w:rPr>
        <w:t>T</w:t>
      </w:r>
      <w:r w:rsidRPr="19659DE0" w:rsidR="262AEF29">
        <w:rPr>
          <w:rFonts w:ascii="Verdana" w:hAnsi="Verdana" w:eastAsia="Verdana" w:cs="Verdana"/>
          <w:color w:val="575757"/>
          <w:sz w:val="18"/>
          <w:szCs w:val="18"/>
          <w:lang w:val="en-US" w:eastAsia="ja-JP"/>
        </w:rPr>
        <w:t xml:space="preserve">his service was not suitable for all publication types and was therefore not widely promoted. </w:t>
      </w:r>
    </w:p>
    <w:p w:rsidR="00E8133B" w:rsidP="19659DE0" w:rsidRDefault="262AEF29" w14:paraId="56A4BAC2" w14:textId="532CEB37">
      <w:pPr>
        <w:pStyle w:val="paragraph"/>
        <w:spacing w:before="0" w:beforeAutospacing="0" w:after="0" w:afterAutospacing="0"/>
        <w:ind w:left="720"/>
        <w:rPr>
          <w:rFonts w:ascii="Verdana" w:hAnsi="Verdana" w:eastAsia="Verdana" w:cs="Verdana"/>
          <w:color w:val="575757"/>
          <w:sz w:val="18"/>
          <w:szCs w:val="18"/>
          <w:lang w:eastAsia="ja-JP"/>
        </w:rPr>
      </w:pPr>
      <w:r w:rsidRPr="19659DE0">
        <w:rPr>
          <w:rFonts w:ascii="Verdana" w:hAnsi="Verdana" w:eastAsia="Verdana" w:cs="Verdana"/>
          <w:color w:val="575757"/>
          <w:sz w:val="18"/>
          <w:szCs w:val="18"/>
          <w:lang w:val="en-US" w:eastAsia="ja-JP"/>
        </w:rPr>
        <w:t> </w:t>
      </w:r>
      <w:r w:rsidRPr="19659DE0">
        <w:rPr>
          <w:rFonts w:ascii="Verdana" w:hAnsi="Verdana" w:eastAsia="Verdana" w:cs="Verdana"/>
          <w:color w:val="575757"/>
          <w:sz w:val="18"/>
          <w:szCs w:val="18"/>
          <w:lang w:eastAsia="ja-JP"/>
        </w:rPr>
        <w:t> </w:t>
      </w:r>
    </w:p>
    <w:p w:rsidR="00E8133B" w:rsidP="19659DE0" w:rsidRDefault="262AEF29" w14:paraId="07F1F594" w14:textId="59885BD9">
      <w:pPr>
        <w:pStyle w:val="paragraph"/>
        <w:spacing w:before="0" w:beforeAutospacing="0" w:after="0" w:afterAutospacing="0"/>
        <w:rPr>
          <w:rFonts w:ascii="Verdana" w:hAnsi="Verdana" w:eastAsia="Verdana" w:cs="Verdana"/>
          <w:color w:val="575757"/>
          <w:sz w:val="18"/>
          <w:szCs w:val="18"/>
          <w:lang w:val="en-US" w:eastAsia="ja-JP"/>
        </w:rPr>
      </w:pPr>
      <w:r w:rsidRPr="19659DE0">
        <w:rPr>
          <w:rFonts w:ascii="Verdana" w:hAnsi="Verdana" w:eastAsia="Verdana" w:cs="Verdana"/>
          <w:color w:val="575757"/>
          <w:sz w:val="18"/>
          <w:szCs w:val="18"/>
          <w:lang w:val="en-US" w:eastAsia="ja-JP"/>
        </w:rPr>
        <w:t xml:space="preserve">Following </w:t>
      </w:r>
      <w:r w:rsidRPr="19659DE0" w:rsidR="7EE84ED0">
        <w:rPr>
          <w:rFonts w:ascii="Verdana" w:hAnsi="Verdana" w:eastAsia="Verdana" w:cs="Verdana"/>
          <w:color w:val="575757"/>
          <w:sz w:val="18"/>
          <w:szCs w:val="18"/>
          <w:lang w:val="en-US" w:eastAsia="ja-JP"/>
        </w:rPr>
        <w:t xml:space="preserve">a major </w:t>
      </w:r>
      <w:r w:rsidRPr="19659DE0">
        <w:rPr>
          <w:rFonts w:ascii="Verdana" w:hAnsi="Verdana" w:eastAsia="Verdana" w:cs="Verdana"/>
          <w:color w:val="575757"/>
          <w:sz w:val="18"/>
          <w:szCs w:val="18"/>
          <w:lang w:val="en-US" w:eastAsia="ja-JP"/>
        </w:rPr>
        <w:t xml:space="preserve">cyber-attack, </w:t>
      </w:r>
      <w:r w:rsidRPr="19659DE0" w:rsidR="2E8883D8">
        <w:rPr>
          <w:rFonts w:ascii="Verdana" w:hAnsi="Verdana" w:eastAsia="Verdana" w:cs="Verdana"/>
          <w:color w:val="575757"/>
          <w:sz w:val="18"/>
          <w:szCs w:val="18"/>
          <w:lang w:val="en-US" w:eastAsia="ja-JP"/>
        </w:rPr>
        <w:t>there is a need to implement a platform which both allows publishers to send their content to the LDLs, and for it to be accessible on the LDL terminals. It needs to be compliant with modern security, accessibility, user centred design and performance standards</w:t>
      </w:r>
      <w:r w:rsidRPr="19659DE0" w:rsidR="738F7CCC">
        <w:rPr>
          <w:rFonts w:ascii="Verdana" w:hAnsi="Verdana" w:eastAsia="Verdana" w:cs="Verdana"/>
          <w:color w:val="575757"/>
          <w:sz w:val="18"/>
          <w:szCs w:val="18"/>
          <w:lang w:val="en-US" w:eastAsia="ja-JP"/>
        </w:rPr>
        <w:t xml:space="preserve">. </w:t>
      </w:r>
    </w:p>
    <w:p w:rsidR="00E8133B" w:rsidP="19659DE0" w:rsidRDefault="00E8133B" w14:paraId="491EF015" w14:textId="4B522B8A">
      <w:pPr>
        <w:pStyle w:val="paragraph"/>
        <w:spacing w:before="0" w:beforeAutospacing="0" w:after="0" w:afterAutospacing="0"/>
        <w:rPr>
          <w:rFonts w:ascii="Verdana" w:hAnsi="Verdana" w:eastAsia="Verdana" w:cs="Verdana"/>
          <w:color w:val="575757"/>
          <w:sz w:val="18"/>
          <w:szCs w:val="18"/>
          <w:lang w:val="en-US" w:eastAsia="ja-JP"/>
        </w:rPr>
      </w:pPr>
    </w:p>
    <w:p w:rsidR="00E8133B" w:rsidP="19659DE0" w:rsidRDefault="738F7CCC" w14:paraId="6F208DA5" w14:textId="1B84424D">
      <w:pPr>
        <w:pStyle w:val="paragraph"/>
        <w:spacing w:before="0" w:beforeAutospacing="0" w:after="0" w:afterAutospacing="0"/>
        <w:rPr>
          <w:rFonts w:ascii="Verdana" w:hAnsi="Verdana" w:eastAsia="Verdana" w:cs="Verdana"/>
          <w:color w:val="575757"/>
          <w:sz w:val="18"/>
          <w:szCs w:val="18"/>
          <w:lang w:val="en-US" w:eastAsia="ja-JP"/>
        </w:rPr>
      </w:pPr>
      <w:r w:rsidRPr="19659DE0">
        <w:rPr>
          <w:rFonts w:ascii="Verdana" w:hAnsi="Verdana" w:eastAsia="Verdana" w:cs="Verdana"/>
          <w:color w:val="575757"/>
          <w:sz w:val="18"/>
          <w:szCs w:val="18"/>
          <w:lang w:val="en-US" w:eastAsia="ja-JP"/>
        </w:rPr>
        <w:t xml:space="preserve">The aim is to exceed the capabilities of the previous system, </w:t>
      </w:r>
      <w:r w:rsidRPr="19659DE0" w:rsidR="316FDB63">
        <w:rPr>
          <w:rFonts w:ascii="Verdana" w:hAnsi="Verdana" w:eastAsia="Verdana" w:cs="Verdana"/>
          <w:color w:val="575757"/>
          <w:sz w:val="18"/>
          <w:szCs w:val="18"/>
          <w:lang w:val="en-US" w:eastAsia="ja-JP"/>
        </w:rPr>
        <w:t xml:space="preserve">rather than reverse-engineer the same system, </w:t>
      </w:r>
      <w:r w:rsidRPr="19659DE0">
        <w:rPr>
          <w:rFonts w:ascii="Verdana" w:hAnsi="Verdana" w:eastAsia="Verdana" w:cs="Verdana"/>
          <w:color w:val="575757"/>
          <w:sz w:val="18"/>
          <w:szCs w:val="18"/>
          <w:lang w:val="en-US" w:eastAsia="ja-JP"/>
        </w:rPr>
        <w:t>so that publishers of all sizes can safely deposit their content.</w:t>
      </w:r>
    </w:p>
    <w:p w:rsidR="00E8133B" w:rsidP="19659DE0" w:rsidRDefault="00E8133B" w14:paraId="1D0F3A95" w14:textId="2E7AE288">
      <w:pPr>
        <w:pStyle w:val="paragraph"/>
        <w:spacing w:before="0" w:beforeAutospacing="0" w:after="0" w:afterAutospacing="0"/>
        <w:rPr>
          <w:rFonts w:ascii="Verdana" w:hAnsi="Verdana" w:eastAsia="Verdana" w:cs="Verdana"/>
          <w:color w:val="575757"/>
          <w:sz w:val="18"/>
          <w:szCs w:val="18"/>
          <w:lang w:val="en-US" w:eastAsia="ja-JP"/>
        </w:rPr>
      </w:pPr>
    </w:p>
    <w:p w:rsidR="059AE98A" w:rsidP="059AE98A" w:rsidRDefault="059AE98A" w14:paraId="764F8213" w14:textId="7C6C3466">
      <w:pPr>
        <w:rPr>
          <w:lang w:val="en-US"/>
        </w:rPr>
      </w:pPr>
    </w:p>
    <w:p w:rsidR="4E7FF010" w:rsidP="27FF8445" w:rsidRDefault="5EFD2A4A" w14:paraId="25544842" w14:textId="7ECD2823">
      <w:pPr>
        <w:pStyle w:val="Heading2"/>
        <w:rPr>
          <w:lang w:val="en-US"/>
        </w:rPr>
      </w:pPr>
      <w:bookmarkStart w:name="_Toc1908521580" w:id="45"/>
      <w:bookmarkStart w:name="_Toc216334966" w:id="46"/>
      <w:bookmarkStart w:name="_Toc216335019" w:id="47"/>
      <w:bookmarkStart w:name="_Toc1814136740" w:id="48"/>
      <w:bookmarkStart w:name="_Toc119469137" w:id="49"/>
      <w:bookmarkStart w:name="_Toc719084242" w:id="50"/>
      <w:bookmarkStart w:name="_Toc1233770219" w:id="51"/>
      <w:bookmarkStart w:name="_Toc60985289" w:id="52"/>
      <w:r w:rsidRPr="19659DE0">
        <w:rPr>
          <w:lang w:val="en-US"/>
        </w:rPr>
        <w:t>Terminology</w:t>
      </w:r>
      <w:bookmarkEnd w:id="45"/>
      <w:r w:rsidRPr="19659DE0">
        <w:rPr>
          <w:lang w:val="en-US"/>
        </w:rPr>
        <w:t xml:space="preserve"> </w:t>
      </w:r>
      <w:bookmarkEnd w:id="46"/>
      <w:bookmarkEnd w:id="47"/>
      <w:bookmarkEnd w:id="48"/>
      <w:bookmarkEnd w:id="49"/>
      <w:bookmarkEnd w:id="50"/>
      <w:bookmarkEnd w:id="51"/>
      <w:bookmarkEnd w:id="52"/>
    </w:p>
    <w:p w:rsidR="4E7FF010" w:rsidP="19659DE0" w:rsidRDefault="6B8AB3A3" w14:paraId="18D43366" w14:textId="5C4B5590">
      <w:pPr>
        <w:rPr>
          <w:lang w:val="en-US"/>
        </w:rPr>
      </w:pPr>
      <w:r w:rsidRPr="19659DE0">
        <w:rPr>
          <w:lang w:val="en-US"/>
        </w:rPr>
        <w:t>Key terms in this document:</w:t>
      </w:r>
    </w:p>
    <w:p w:rsidR="4E7FF010" w:rsidP="00366661" w:rsidRDefault="6B8AB3A3" w14:paraId="3B890446" w14:textId="7ED59C9F">
      <w:pPr>
        <w:pStyle w:val="ListParagraph"/>
        <w:numPr>
          <w:ilvl w:val="0"/>
          <w:numId w:val="24"/>
        </w:numPr>
        <w:rPr>
          <w:lang w:val="en-US"/>
        </w:rPr>
      </w:pPr>
      <w:r w:rsidRPr="19659DE0">
        <w:rPr>
          <w:b/>
          <w:bCs/>
          <w:lang w:val="en-US"/>
        </w:rPr>
        <w:t>LDLs</w:t>
      </w:r>
      <w:r w:rsidRPr="19659DE0">
        <w:rPr>
          <w:lang w:val="en-US"/>
        </w:rPr>
        <w:t>: The Legal Deposit Libraries, who commissioned this project</w:t>
      </w:r>
    </w:p>
    <w:p w:rsidR="4E7FF010" w:rsidP="00366661" w:rsidRDefault="5EFD2A4A" w14:paraId="6B49EA2F" w14:textId="42B6E3C2">
      <w:pPr>
        <w:pStyle w:val="ListParagraph"/>
        <w:numPr>
          <w:ilvl w:val="0"/>
          <w:numId w:val="24"/>
        </w:numPr>
        <w:rPr>
          <w:lang w:val="en-US"/>
        </w:rPr>
      </w:pPr>
      <w:r w:rsidRPr="19659DE0">
        <w:rPr>
          <w:b/>
          <w:bCs/>
          <w:lang w:val="en-US"/>
        </w:rPr>
        <w:t>ELDROS</w:t>
      </w:r>
      <w:r w:rsidRPr="19659DE0" w:rsidR="0BB77D5A">
        <w:rPr>
          <w:lang w:val="en-US"/>
        </w:rPr>
        <w:t>: The Electronic Legal Deposit Restoration of Services. The name of this project</w:t>
      </w:r>
    </w:p>
    <w:p w:rsidR="4E7FF010" w:rsidP="00366661" w:rsidRDefault="08BD19B8" w14:paraId="539C6A5E" w14:textId="71A066A6">
      <w:pPr>
        <w:pStyle w:val="ListParagraph"/>
        <w:numPr>
          <w:ilvl w:val="0"/>
          <w:numId w:val="24"/>
        </w:numPr>
        <w:rPr>
          <w:lang w:val="en-US"/>
        </w:rPr>
      </w:pPr>
      <w:r w:rsidRPr="3DEF00A6">
        <w:rPr>
          <w:b/>
          <w:bCs/>
          <w:lang w:val="en-US"/>
        </w:rPr>
        <w:t>The LDL Platform</w:t>
      </w:r>
      <w:r w:rsidRPr="3DEF00A6">
        <w:rPr>
          <w:lang w:val="en-US"/>
        </w:rPr>
        <w:t xml:space="preserve">: The overall name of system consisting of the </w:t>
      </w:r>
      <w:del w:author="Joshua Routh" w:date="2026-01-14T13:49:00Z" w16du:dateUtc="2026-01-14T13:49:46Z" w:id="53">
        <w:r w:rsidRPr="3DEF00A6" w:rsidDel="08BD19B8" w:rsidR="469FCD7B">
          <w:rPr>
            <w:lang w:val="en-US"/>
          </w:rPr>
          <w:delText xml:space="preserve">the </w:delText>
        </w:r>
      </w:del>
      <w:commentRangeStart w:id="54"/>
      <w:commentRangeStart w:id="55"/>
      <w:r w:rsidRPr="3DEF00A6">
        <w:rPr>
          <w:lang w:val="en-US"/>
        </w:rPr>
        <w:t>P</w:t>
      </w:r>
      <w:ins w:author="Joshua Routh" w:date="2026-01-14T13:49:00Z" w16du:dateUtc="2026-01-14T13:49:45Z" w:id="56">
        <w:r w:rsidRPr="3DEF00A6" w:rsidR="59CC8BAB">
          <w:rPr>
            <w:lang w:val="en-US"/>
          </w:rPr>
          <w:t>S</w:t>
        </w:r>
      </w:ins>
      <w:del w:author="Joshua Routh" w:date="2026-01-14T13:49:00Z" w16du:dateUtc="2026-01-14T13:49:43Z" w:id="57">
        <w:r w:rsidRPr="3DEF00A6" w:rsidDel="08BD19B8" w:rsidR="469FCD7B">
          <w:rPr>
            <w:lang w:val="en-US"/>
          </w:rPr>
          <w:delText>D</w:delText>
        </w:r>
      </w:del>
      <w:r w:rsidRPr="3DEF00A6">
        <w:rPr>
          <w:lang w:val="en-US"/>
        </w:rPr>
        <w:t>P</w:t>
      </w:r>
      <w:commentRangeEnd w:id="54"/>
      <w:r w:rsidRPr="3DEF00A6" w:rsidR="469FCD7B">
        <w:rPr>
          <w:rStyle w:val="CommentReference"/>
          <w:sz w:val="18"/>
          <w:szCs w:val="18"/>
          <w:lang w:val="en-US"/>
        </w:rPr>
        <w:commentReference w:id="54"/>
      </w:r>
      <w:commentRangeEnd w:id="55"/>
      <w:r>
        <w:rPr>
          <w:rStyle w:val="CommentReference"/>
        </w:rPr>
        <w:commentReference w:id="55"/>
      </w:r>
      <w:r w:rsidRPr="3DEF00A6">
        <w:rPr>
          <w:lang w:val="en-US"/>
        </w:rPr>
        <w:t xml:space="preserve"> and CDP portals</w:t>
      </w:r>
    </w:p>
    <w:p w:rsidR="4E7FF010" w:rsidP="00366661" w:rsidRDefault="5EFD2A4A" w14:paraId="17D2E93F" w14:textId="7BC503F2">
      <w:pPr>
        <w:pStyle w:val="ListParagraph"/>
        <w:numPr>
          <w:ilvl w:val="0"/>
          <w:numId w:val="24"/>
        </w:numPr>
        <w:rPr>
          <w:lang w:val="en-US"/>
        </w:rPr>
      </w:pPr>
      <w:r w:rsidRPr="19659DE0">
        <w:rPr>
          <w:b/>
          <w:bCs/>
          <w:lang w:val="en-US"/>
        </w:rPr>
        <w:t xml:space="preserve">Publisher </w:t>
      </w:r>
      <w:r w:rsidRPr="19659DE0" w:rsidR="5461D8AC">
        <w:rPr>
          <w:b/>
          <w:bCs/>
          <w:lang w:val="en-US"/>
        </w:rPr>
        <w:t xml:space="preserve">Submissions </w:t>
      </w:r>
      <w:r w:rsidRPr="19659DE0">
        <w:rPr>
          <w:b/>
          <w:bCs/>
          <w:lang w:val="en-US"/>
        </w:rPr>
        <w:t>Portal</w:t>
      </w:r>
      <w:r w:rsidRPr="19659DE0" w:rsidR="01E1EF03">
        <w:rPr>
          <w:b/>
          <w:bCs/>
          <w:lang w:val="en-US"/>
        </w:rPr>
        <w:t xml:space="preserve"> (PSP)</w:t>
      </w:r>
      <w:r w:rsidRPr="19659DE0" w:rsidR="01E1EF03">
        <w:rPr>
          <w:lang w:val="en-US"/>
        </w:rPr>
        <w:t xml:space="preserve">: The part of the </w:t>
      </w:r>
      <w:r w:rsidRPr="19659DE0" w:rsidR="4BD0E14E">
        <w:rPr>
          <w:lang w:val="en-US"/>
        </w:rPr>
        <w:t>LDL platfor</w:t>
      </w:r>
      <w:r w:rsidRPr="19659DE0" w:rsidR="01E1EF03">
        <w:rPr>
          <w:lang w:val="en-US"/>
        </w:rPr>
        <w:t>m which allows publishers to send content to the LDLs</w:t>
      </w:r>
    </w:p>
    <w:p w:rsidR="4E7FF010" w:rsidP="00366661" w:rsidRDefault="5EFD2A4A" w14:paraId="0F62F443" w14:textId="486FE4A6">
      <w:pPr>
        <w:pStyle w:val="ListParagraph"/>
        <w:numPr>
          <w:ilvl w:val="0"/>
          <w:numId w:val="24"/>
        </w:numPr>
        <w:rPr>
          <w:lang w:val="en-US"/>
        </w:rPr>
      </w:pPr>
      <w:r w:rsidRPr="19659DE0">
        <w:rPr>
          <w:b/>
          <w:bCs/>
          <w:lang w:val="en-US"/>
        </w:rPr>
        <w:t xml:space="preserve">Content Display Portal </w:t>
      </w:r>
      <w:r w:rsidRPr="19659DE0" w:rsidR="7C9D763F">
        <w:rPr>
          <w:b/>
          <w:bCs/>
          <w:lang w:val="en-US"/>
        </w:rPr>
        <w:t>(CDP)</w:t>
      </w:r>
      <w:r w:rsidRPr="19659DE0" w:rsidR="7C9D763F">
        <w:rPr>
          <w:lang w:val="en-US"/>
        </w:rPr>
        <w:t xml:space="preserve">: The part of the </w:t>
      </w:r>
      <w:r w:rsidRPr="19659DE0" w:rsidR="6A8712FD">
        <w:rPr>
          <w:lang w:val="en-US"/>
        </w:rPr>
        <w:t>LDL platfor</w:t>
      </w:r>
      <w:r w:rsidRPr="19659DE0" w:rsidR="7C9D763F">
        <w:rPr>
          <w:lang w:val="en-US"/>
        </w:rPr>
        <w:t>m which allows users to access content at the LDL</w:t>
      </w:r>
      <w:r w:rsidRPr="19659DE0" w:rsidR="2E19C5CD">
        <w:rPr>
          <w:lang w:val="en-US"/>
        </w:rPr>
        <w:t xml:space="preserve"> premises</w:t>
      </w:r>
    </w:p>
    <w:p w:rsidR="4E7FF010" w:rsidP="00366661" w:rsidRDefault="3ADD54BF" w14:paraId="0365F54D" w14:textId="4CD44207">
      <w:pPr>
        <w:pStyle w:val="ListParagraph"/>
        <w:numPr>
          <w:ilvl w:val="0"/>
          <w:numId w:val="24"/>
        </w:numPr>
        <w:rPr>
          <w:lang w:val="en-US"/>
        </w:rPr>
      </w:pPr>
      <w:r w:rsidRPr="19659DE0">
        <w:rPr>
          <w:b/>
          <w:bCs/>
          <w:lang w:val="en-US"/>
        </w:rPr>
        <w:t xml:space="preserve">The LDL buildings/premises: </w:t>
      </w:r>
      <w:r w:rsidRPr="19659DE0">
        <w:rPr>
          <w:lang w:val="en-US"/>
        </w:rPr>
        <w:t>The physical on-site locations of the LDLs</w:t>
      </w:r>
    </w:p>
    <w:p w:rsidR="4E7FF010" w:rsidP="00366661" w:rsidRDefault="5EFD2A4A" w14:paraId="34AADCD1" w14:textId="24F5B478">
      <w:pPr>
        <w:pStyle w:val="ListParagraph"/>
        <w:numPr>
          <w:ilvl w:val="0"/>
          <w:numId w:val="24"/>
        </w:numPr>
        <w:rPr>
          <w:lang w:val="en-US"/>
        </w:rPr>
      </w:pPr>
      <w:r w:rsidRPr="19659DE0">
        <w:rPr>
          <w:b/>
          <w:bCs/>
          <w:lang w:val="en-US"/>
        </w:rPr>
        <w:t>Sigma</w:t>
      </w:r>
      <w:r w:rsidRPr="19659DE0" w:rsidR="44A1E5CB">
        <w:rPr>
          <w:lang w:val="en-US"/>
        </w:rPr>
        <w:t xml:space="preserve">: The HighWire access and identity management </w:t>
      </w:r>
      <w:r w:rsidRPr="19659DE0" w:rsidR="25B2297A">
        <w:rPr>
          <w:lang w:val="en-US"/>
        </w:rPr>
        <w:t>product</w:t>
      </w:r>
    </w:p>
    <w:p w:rsidR="4E7FF010" w:rsidP="00366661" w:rsidRDefault="5EFD2A4A" w14:paraId="0213F0F1" w14:textId="250EC74A">
      <w:pPr>
        <w:pStyle w:val="ListParagraph"/>
        <w:numPr>
          <w:ilvl w:val="0"/>
          <w:numId w:val="24"/>
        </w:numPr>
        <w:rPr>
          <w:lang w:val="en-US"/>
        </w:rPr>
      </w:pPr>
      <w:r w:rsidRPr="19659DE0">
        <w:rPr>
          <w:b/>
          <w:bCs/>
          <w:lang w:val="en-US"/>
        </w:rPr>
        <w:t>HighWire Hosting</w:t>
      </w:r>
      <w:r w:rsidRPr="19659DE0" w:rsidR="58E1FA06">
        <w:rPr>
          <w:b/>
          <w:bCs/>
          <w:lang w:val="en-US"/>
        </w:rPr>
        <w:t xml:space="preserve"> (otherwise called Scolaris): </w:t>
      </w:r>
      <w:r w:rsidRPr="19659DE0" w:rsidR="58E1FA06">
        <w:rPr>
          <w:lang w:val="en-US"/>
        </w:rPr>
        <w:t>The HighWire product for content display</w:t>
      </w:r>
    </w:p>
    <w:p w:rsidR="222DC8EF" w:rsidP="00366661" w:rsidRDefault="5B31A31C" w14:paraId="7D77B4B7" w14:textId="0D9D2C72">
      <w:pPr>
        <w:pStyle w:val="ListParagraph"/>
        <w:numPr>
          <w:ilvl w:val="0"/>
          <w:numId w:val="24"/>
        </w:numPr>
        <w:rPr>
          <w:lang w:val="en-US"/>
        </w:rPr>
      </w:pPr>
      <w:r w:rsidRPr="19659DE0">
        <w:rPr>
          <w:b/>
          <w:bCs/>
          <w:lang w:val="en-US"/>
        </w:rPr>
        <w:t>Access copy</w:t>
      </w:r>
      <w:r w:rsidRPr="19659DE0" w:rsidR="6BC492E7">
        <w:rPr>
          <w:b/>
          <w:bCs/>
          <w:lang w:val="en-US"/>
        </w:rPr>
        <w:t>:</w:t>
      </w:r>
      <w:r w:rsidRPr="19659DE0">
        <w:rPr>
          <w:lang w:val="en-US"/>
        </w:rPr>
        <w:t xml:space="preserve"> </w:t>
      </w:r>
      <w:r w:rsidRPr="19659DE0" w:rsidR="4BAD1021">
        <w:rPr>
          <w:lang w:val="en-US"/>
        </w:rPr>
        <w:t>T</w:t>
      </w:r>
      <w:r w:rsidRPr="19659DE0">
        <w:rPr>
          <w:lang w:val="en-US"/>
        </w:rPr>
        <w:t>he version of the content which users at the LDLs will be able to view on terminals</w:t>
      </w:r>
    </w:p>
    <w:p w:rsidR="3C44F751" w:rsidP="00366661" w:rsidRDefault="4EFF1CF4" w14:paraId="05ACE7BB" w14:textId="22EB9178">
      <w:pPr>
        <w:pStyle w:val="ListParagraph"/>
        <w:numPr>
          <w:ilvl w:val="0"/>
          <w:numId w:val="24"/>
        </w:numPr>
        <w:rPr>
          <w:lang w:val="en-US"/>
        </w:rPr>
      </w:pPr>
      <w:r w:rsidRPr="3DEF00A6">
        <w:rPr>
          <w:b/>
          <w:bCs/>
          <w:lang w:val="en-US"/>
        </w:rPr>
        <w:t xml:space="preserve">Cataloguing System: </w:t>
      </w:r>
      <w:r w:rsidRPr="3DEF00A6">
        <w:rPr>
          <w:lang w:val="en-US"/>
        </w:rPr>
        <w:t xml:space="preserve">The non-HighWire product used by the LDLs to index content, such as </w:t>
      </w:r>
      <w:commentRangeStart w:id="58"/>
      <w:commentRangeStart w:id="59"/>
      <w:r w:rsidRPr="3DEF00A6">
        <w:rPr>
          <w:lang w:val="en-US"/>
        </w:rPr>
        <w:t>‘</w:t>
      </w:r>
      <w:ins w:author="Joshua Routh" w:date="2026-01-14T13:48:00Z" w16du:dateUtc="2026-01-14T13:48:58Z" w:id="60">
        <w:r w:rsidRPr="3DEF00A6" w:rsidR="4BD5F794">
          <w:rPr>
            <w:lang w:val="en-US"/>
          </w:rPr>
          <w:t xml:space="preserve">Alma </w:t>
        </w:r>
      </w:ins>
      <w:r w:rsidRPr="3DEF00A6">
        <w:rPr>
          <w:lang w:val="en-US"/>
        </w:rPr>
        <w:t>Primo’</w:t>
      </w:r>
      <w:commentRangeEnd w:id="58"/>
      <w:r w:rsidRPr="3DEF00A6" w:rsidR="3C44F751">
        <w:rPr>
          <w:rStyle w:val="CommentReference"/>
          <w:sz w:val="18"/>
          <w:szCs w:val="18"/>
          <w:lang w:val="en-US"/>
        </w:rPr>
        <w:commentReference w:id="58"/>
      </w:r>
      <w:commentRangeEnd w:id="59"/>
      <w:r>
        <w:rPr>
          <w:rStyle w:val="CommentReference"/>
        </w:rPr>
        <w:commentReference w:id="59"/>
      </w:r>
      <w:r w:rsidRPr="3DEF00A6">
        <w:rPr>
          <w:lang w:val="en-US"/>
        </w:rPr>
        <w:t>.</w:t>
      </w:r>
    </w:p>
    <w:p w:rsidR="27FF8445" w:rsidP="19659DE0" w:rsidRDefault="27FF8445" w14:paraId="2D528BF2" w14:textId="7460E175">
      <w:pPr>
        <w:rPr>
          <w:lang w:val="en-US"/>
        </w:rPr>
      </w:pPr>
    </w:p>
    <w:p w:rsidRPr="006A2B90" w:rsidR="00E8133B" w:rsidP="006A2B90" w:rsidRDefault="74192A76" w14:paraId="6C472F08" w14:textId="757CD5BD">
      <w:pPr>
        <w:pStyle w:val="Heading1"/>
      </w:pPr>
      <w:bookmarkStart w:name="_Toc216334967" w:id="61"/>
      <w:bookmarkStart w:name="_Toc216335020" w:id="62"/>
      <w:bookmarkStart w:name="_Toc1233668417" w:id="63"/>
      <w:bookmarkStart w:name="_Toc1385727544" w:id="64"/>
      <w:bookmarkStart w:name="_Toc510510181" w:id="65"/>
      <w:bookmarkStart w:name="_Toc1925274133" w:id="66"/>
      <w:bookmarkStart w:name="_Toc1756153849" w:id="67"/>
      <w:bookmarkStart w:name="_Toc1241427429" w:id="68"/>
      <w:r w:rsidRPr="19659DE0">
        <w:rPr>
          <w:lang w:val="en-US"/>
        </w:rPr>
        <w:t>High-level scope</w:t>
      </w:r>
      <w:r w:rsidRPr="19659DE0" w:rsidR="262AEF29">
        <w:rPr>
          <w:lang w:val="en-US"/>
        </w:rPr>
        <w:t>:</w:t>
      </w:r>
      <w:bookmarkEnd w:id="61"/>
      <w:bookmarkEnd w:id="62"/>
      <w:bookmarkEnd w:id="63"/>
      <w:bookmarkEnd w:id="64"/>
      <w:bookmarkEnd w:id="65"/>
      <w:bookmarkEnd w:id="66"/>
      <w:bookmarkEnd w:id="67"/>
      <w:bookmarkEnd w:id="68"/>
      <w:r w:rsidRPr="19659DE0" w:rsidR="262AEF29">
        <w:rPr>
          <w:lang w:val="en-US"/>
        </w:rPr>
        <w:t> </w:t>
      </w:r>
    </w:p>
    <w:p w:rsidR="00E8133B" w:rsidP="00E8133B" w:rsidRDefault="00E8133B" w14:paraId="01E43BFF" w14:textId="77777777">
      <w:pPr>
        <w:pStyle w:val="paragraph"/>
        <w:shd w:val="clear" w:color="auto" w:fill="FFFFFF"/>
        <w:spacing w:before="0" w:beforeAutospacing="0" w:after="0" w:afterAutospacing="0"/>
        <w:textAlignment w:val="baseline"/>
        <w:rPr>
          <w:rFonts w:ascii="Aptos" w:hAnsi="Aptos"/>
        </w:rPr>
      </w:pPr>
      <w:r>
        <w:rPr>
          <w:rStyle w:val="eop"/>
          <w:rFonts w:ascii="Calibri" w:hAnsi="Calibri" w:cs="Calibri"/>
          <w:color w:val="000000"/>
          <w:sz w:val="22"/>
          <w:szCs w:val="22"/>
        </w:rPr>
        <w:t> </w:t>
      </w:r>
    </w:p>
    <w:p w:rsidR="5FC4D073" w:rsidP="7CD248AA" w:rsidRDefault="713A70A3" w14:paraId="34856209" w14:textId="0C49A17D">
      <w:pPr>
        <w:pStyle w:val="paragraph"/>
        <w:numPr>
          <w:ilvl w:val="0"/>
          <w:numId w:val="69"/>
        </w:numPr>
        <w:tabs>
          <w:tab w:val="clear" w:pos="720"/>
        </w:tabs>
        <w:spacing w:before="0" w:beforeAutospacing="0" w:after="0" w:afterAutospacing="0"/>
      </w:pPr>
      <w:commentRangeStart w:id="69"/>
      <w:commentRangeStart w:id="70"/>
      <w:r w:rsidRPr="3DEF00A6">
        <w:rPr>
          <w:rFonts w:ascii="Verdana" w:hAnsi="Verdana" w:eastAsia="Verdana" w:cs="Verdana"/>
          <w:color w:val="575757"/>
          <w:sz w:val="18"/>
          <w:szCs w:val="18"/>
          <w:lang w:val="en-GB" w:eastAsia="ja-JP"/>
        </w:rPr>
        <w:t>Publisher Submissions Portal</w:t>
      </w:r>
      <w:commentRangeEnd w:id="69"/>
      <w:r w:rsidRPr="3DEF00A6" w:rsidR="21DDA08C">
        <w:rPr>
          <w:rStyle w:val="CommentReference"/>
          <w:rFonts w:ascii="Verdana" w:hAnsi="Verdana" w:eastAsia="Verdana" w:cs="Verdana"/>
          <w:color w:val="575757"/>
          <w:sz w:val="18"/>
          <w:szCs w:val="18"/>
          <w:lang w:val="en-GB" w:eastAsia="ja-JP"/>
        </w:rPr>
        <w:commentReference w:id="69"/>
      </w:r>
      <w:commentRangeEnd w:id="70"/>
      <w:r>
        <w:rPr>
          <w:rStyle w:val="CommentReference"/>
        </w:rPr>
        <w:commentReference w:id="70"/>
      </w:r>
      <w:r w:rsidRPr="3DEF00A6" w:rsidR="1950D68D">
        <w:rPr>
          <w:rFonts w:ascii="Verdana" w:hAnsi="Verdana" w:eastAsia="Verdana" w:cs="Verdana"/>
          <w:color w:val="575757"/>
          <w:sz w:val="18"/>
          <w:szCs w:val="18"/>
          <w:lang w:val="en-GB" w:eastAsia="ja-JP"/>
        </w:rPr>
        <w:t>:</w:t>
      </w:r>
    </w:p>
    <w:p w:rsidR="5FC4D073" w:rsidP="3DEF00A6" w:rsidRDefault="0A95CB06" w14:paraId="32E63750" w14:textId="223BE995">
      <w:pPr>
        <w:pStyle w:val="paragraph"/>
        <w:numPr>
          <w:ilvl w:val="1"/>
          <w:numId w:val="69"/>
        </w:numPr>
        <w:spacing w:before="0" w:beforeAutospacing="0" w:after="0" w:afterAutospacing="0"/>
        <w:rPr>
          <w:ins w:author="Joshua Routh" w:date="2026-01-14T13:50:00Z" w16du:dateUtc="2026-01-14T13:50:08Z" w:id="71"/>
          <w:rFonts w:ascii="Verdana" w:hAnsi="Verdana" w:eastAsia="Verdana" w:cs="Verdana"/>
          <w:color w:val="575757"/>
          <w:sz w:val="18"/>
          <w:szCs w:val="18"/>
          <w:lang w:val="en-GB" w:eastAsia="ja-JP"/>
        </w:rPr>
      </w:pPr>
      <w:r w:rsidRPr="3DEF00A6">
        <w:rPr>
          <w:rFonts w:ascii="Verdana" w:hAnsi="Verdana" w:eastAsia="Verdana" w:cs="Verdana"/>
          <w:color w:val="575757"/>
          <w:sz w:val="18"/>
          <w:szCs w:val="18"/>
          <w:lang w:val="en-GB" w:eastAsia="ja-JP"/>
        </w:rPr>
        <w:t xml:space="preserve">The </w:t>
      </w:r>
      <w:r w:rsidRPr="3DEF00A6" w:rsidR="4CDFA48B">
        <w:rPr>
          <w:rFonts w:ascii="Verdana" w:hAnsi="Verdana" w:eastAsia="Verdana" w:cs="Verdana"/>
          <w:color w:val="575757"/>
          <w:sz w:val="18"/>
          <w:szCs w:val="18"/>
          <w:lang w:val="en-GB" w:eastAsia="ja-JP"/>
        </w:rPr>
        <w:t>P</w:t>
      </w:r>
      <w:r w:rsidRPr="3DEF00A6">
        <w:rPr>
          <w:rFonts w:ascii="Verdana" w:hAnsi="Verdana" w:eastAsia="Verdana" w:cs="Verdana"/>
          <w:color w:val="575757"/>
          <w:sz w:val="18"/>
          <w:szCs w:val="18"/>
          <w:lang w:val="en-GB" w:eastAsia="ja-JP"/>
        </w:rPr>
        <w:t xml:space="preserve">ublisher </w:t>
      </w:r>
      <w:r w:rsidRPr="3DEF00A6" w:rsidR="3EB89182">
        <w:rPr>
          <w:rFonts w:ascii="Verdana" w:hAnsi="Verdana" w:eastAsia="Verdana" w:cs="Verdana"/>
          <w:color w:val="575757"/>
          <w:sz w:val="18"/>
          <w:szCs w:val="18"/>
          <w:lang w:val="en-GB" w:eastAsia="ja-JP"/>
        </w:rPr>
        <w:t xml:space="preserve">Submissions Portal </w:t>
      </w:r>
      <w:r w:rsidRPr="3DEF00A6" w:rsidR="20DD0A4F">
        <w:rPr>
          <w:rFonts w:ascii="Verdana" w:hAnsi="Verdana" w:eastAsia="Verdana" w:cs="Verdana"/>
          <w:color w:val="575757"/>
          <w:sz w:val="18"/>
          <w:szCs w:val="18"/>
          <w:lang w:val="en-GB" w:eastAsia="ja-JP"/>
        </w:rPr>
        <w:t>wi</w:t>
      </w:r>
      <w:r w:rsidRPr="3DEF00A6">
        <w:rPr>
          <w:rFonts w:ascii="Verdana" w:hAnsi="Verdana" w:eastAsia="Verdana" w:cs="Verdana"/>
          <w:color w:val="575757"/>
          <w:sz w:val="18"/>
          <w:szCs w:val="18"/>
          <w:lang w:val="en-GB" w:eastAsia="ja-JP"/>
        </w:rPr>
        <w:t>l</w:t>
      </w:r>
      <w:r w:rsidRPr="3DEF00A6" w:rsidR="20DD0A4F">
        <w:rPr>
          <w:rFonts w:ascii="Verdana" w:hAnsi="Verdana" w:eastAsia="Verdana" w:cs="Verdana"/>
          <w:color w:val="575757"/>
          <w:sz w:val="18"/>
          <w:szCs w:val="18"/>
          <w:lang w:val="en-GB" w:eastAsia="ja-JP"/>
        </w:rPr>
        <w:t>l be a publicly accessible website which publishers can use to send content to the LDL</w:t>
      </w:r>
      <w:r w:rsidRPr="3DEF00A6" w:rsidR="7CA542E1">
        <w:rPr>
          <w:rFonts w:ascii="Verdana" w:hAnsi="Verdana" w:eastAsia="Verdana" w:cs="Verdana"/>
          <w:color w:val="575757"/>
          <w:sz w:val="18"/>
          <w:szCs w:val="18"/>
          <w:lang w:val="en-GB" w:eastAsia="ja-JP"/>
        </w:rPr>
        <w:t>s</w:t>
      </w:r>
      <w:r w:rsidRPr="3DEF00A6" w:rsidR="20DD0A4F">
        <w:rPr>
          <w:rFonts w:ascii="Verdana" w:hAnsi="Verdana" w:eastAsia="Verdana" w:cs="Verdana"/>
          <w:color w:val="575757"/>
          <w:sz w:val="18"/>
          <w:szCs w:val="18"/>
          <w:lang w:val="en-GB" w:eastAsia="ja-JP"/>
        </w:rPr>
        <w:t>.</w:t>
      </w:r>
    </w:p>
    <w:p w:rsidR="3E2AEEC2" w:rsidP="3DEF00A6" w:rsidRDefault="3E2AEEC2" w14:paraId="23D4A428" w14:textId="0BA31FDA">
      <w:pPr>
        <w:pStyle w:val="paragraph"/>
        <w:numPr>
          <w:ilvl w:val="1"/>
          <w:numId w:val="69"/>
        </w:numPr>
        <w:spacing w:before="0" w:beforeAutospacing="0" w:after="0" w:afterAutospacing="0"/>
        <w:rPr>
          <w:rFonts w:ascii="Verdana" w:hAnsi="Verdana" w:eastAsia="Verdana" w:cs="Verdana"/>
          <w:color w:val="575757"/>
          <w:sz w:val="18"/>
          <w:szCs w:val="18"/>
          <w:lang w:eastAsia="ja-JP"/>
        </w:rPr>
      </w:pPr>
      <w:ins w:author="Joshua Routh" w:date="2026-01-14T13:50:00Z" w:id="72">
        <w:r w:rsidRPr="3DEF00A6">
          <w:rPr>
            <w:rFonts w:ascii="Verdana" w:hAnsi="Verdana" w:eastAsia="Verdana" w:cs="Verdana"/>
            <w:color w:val="575757"/>
            <w:sz w:val="18"/>
            <w:szCs w:val="18"/>
            <w:lang w:eastAsia="ja-JP"/>
          </w:rPr>
          <w:t>This includes the ability for LDL staff to submit content on behalf of publishers</w:t>
        </w:r>
      </w:ins>
    </w:p>
    <w:p w:rsidR="5FC4D073" w:rsidP="3DEF00A6" w:rsidRDefault="20DD0A4F" w14:paraId="3C6DE27B" w14:textId="1F8EB550">
      <w:pPr>
        <w:pStyle w:val="paragraph"/>
        <w:numPr>
          <w:ilvl w:val="1"/>
          <w:numId w:val="69"/>
        </w:numPr>
        <w:spacing w:before="0" w:beforeAutospacing="0" w:after="0" w:afterAutospacing="0"/>
        <w:rPr>
          <w:rFonts w:ascii="Verdana" w:hAnsi="Verdana" w:eastAsia="Verdana" w:cs="Verdana"/>
          <w:color w:val="575757"/>
          <w:sz w:val="18"/>
          <w:szCs w:val="18"/>
          <w:lang w:val="en-GB" w:eastAsia="ja-JP"/>
        </w:rPr>
      </w:pPr>
      <w:r w:rsidRPr="3DEF00A6">
        <w:rPr>
          <w:rFonts w:ascii="Verdana" w:hAnsi="Verdana" w:eastAsia="Verdana" w:cs="Verdana"/>
          <w:color w:val="575757"/>
          <w:sz w:val="18"/>
          <w:szCs w:val="18"/>
          <w:lang w:val="en-GB" w:eastAsia="ja-JP"/>
        </w:rPr>
        <w:t xml:space="preserve">Publishers require approval by the LDLs </w:t>
      </w:r>
      <w:commentRangeStart w:id="73"/>
      <w:commentRangeStart w:id="74"/>
      <w:commentRangeStart w:id="75"/>
      <w:r w:rsidRPr="3DEF00A6">
        <w:rPr>
          <w:rFonts w:ascii="Verdana" w:hAnsi="Verdana" w:eastAsia="Verdana" w:cs="Verdana"/>
          <w:color w:val="575757"/>
          <w:sz w:val="18"/>
          <w:szCs w:val="18"/>
          <w:lang w:val="en-GB" w:eastAsia="ja-JP"/>
        </w:rPr>
        <w:t>before sending content</w:t>
      </w:r>
      <w:commentRangeEnd w:id="73"/>
      <w:r w:rsidR="08FF98ED">
        <w:rPr>
          <w:rStyle w:val="CommentReference"/>
          <w:rFonts w:ascii="Verdana" w:hAnsi="Verdana" w:eastAsia="Verdana" w:cs="Verdana"/>
          <w:color w:val="575757"/>
          <w:sz w:val="18"/>
          <w:szCs w:val="18"/>
          <w:lang w:val="en-GB" w:eastAsia="ja-JP"/>
        </w:rPr>
        <w:commentReference w:id="73"/>
      </w:r>
      <w:commentRangeEnd w:id="74"/>
      <w:r>
        <w:rPr>
          <w:rStyle w:val="CommentReference"/>
        </w:rPr>
        <w:commentReference w:id="74"/>
      </w:r>
      <w:commentRangeEnd w:id="75"/>
      <w:r>
        <w:rPr>
          <w:rStyle w:val="CommentReference"/>
        </w:rPr>
        <w:commentReference w:id="75"/>
      </w:r>
    </w:p>
    <w:p w:rsidR="5FC4D073" w:rsidP="00366661" w:rsidRDefault="08FF98ED" w14:paraId="6DCDFE82" w14:textId="3827D22D">
      <w:pPr>
        <w:pStyle w:val="paragraph"/>
        <w:numPr>
          <w:ilvl w:val="1"/>
          <w:numId w:val="69"/>
        </w:numPr>
        <w:spacing w:before="0" w:beforeAutospacing="0" w:after="0" w:afterAutospacing="0"/>
        <w:rPr>
          <w:rFonts w:ascii="Verdana" w:hAnsi="Verdana" w:eastAsia="Verdana" w:cs="Verdana"/>
          <w:color w:val="575757"/>
          <w:sz w:val="18"/>
          <w:szCs w:val="18"/>
          <w:lang w:val="en-GB" w:eastAsia="ja-JP"/>
        </w:rPr>
      </w:pPr>
      <w:r w:rsidRPr="19659DE0">
        <w:rPr>
          <w:rFonts w:ascii="Verdana" w:hAnsi="Verdana" w:eastAsia="Verdana" w:cs="Verdana"/>
          <w:color w:val="575757"/>
          <w:sz w:val="18"/>
          <w:szCs w:val="18"/>
          <w:lang w:val="en-GB" w:eastAsia="ja-JP"/>
        </w:rPr>
        <w:t xml:space="preserve">Content goes through a workflow managed by the LDLs. If the content is </w:t>
      </w:r>
      <w:r w:rsidRPr="19659DE0" w:rsidR="66C11624">
        <w:rPr>
          <w:rFonts w:ascii="Verdana" w:hAnsi="Verdana" w:eastAsia="Verdana" w:cs="Verdana"/>
          <w:color w:val="575757"/>
          <w:sz w:val="18"/>
          <w:szCs w:val="18"/>
          <w:lang w:val="en-GB" w:eastAsia="ja-JP"/>
        </w:rPr>
        <w:t>approved,</w:t>
      </w:r>
      <w:r w:rsidRPr="19659DE0">
        <w:rPr>
          <w:rFonts w:ascii="Verdana" w:hAnsi="Verdana" w:eastAsia="Verdana" w:cs="Verdana"/>
          <w:color w:val="575757"/>
          <w:sz w:val="18"/>
          <w:szCs w:val="18"/>
          <w:lang w:val="en-GB" w:eastAsia="ja-JP"/>
        </w:rPr>
        <w:t xml:space="preserve"> it will be sent to the Content Display Portal</w:t>
      </w:r>
    </w:p>
    <w:p w:rsidR="5FC4D073" w:rsidP="00366661" w:rsidRDefault="5F614085" w14:paraId="742A5242" w14:textId="0D11CACB">
      <w:pPr>
        <w:pStyle w:val="paragraph"/>
        <w:numPr>
          <w:ilvl w:val="0"/>
          <w:numId w:val="69"/>
        </w:numPr>
        <w:tabs>
          <w:tab w:val="clear" w:pos="720"/>
        </w:tabs>
        <w:spacing w:before="0" w:beforeAutospacing="0" w:after="0" w:afterAutospacing="0"/>
      </w:pPr>
      <w:r w:rsidRPr="19659DE0">
        <w:rPr>
          <w:rFonts w:ascii="Verdana" w:hAnsi="Verdana" w:eastAsia="Verdana" w:cs="Verdana"/>
          <w:color w:val="575757"/>
          <w:sz w:val="18"/>
          <w:szCs w:val="18"/>
          <w:lang w:eastAsia="ja-JP"/>
        </w:rPr>
        <w:t>Content Display Portal</w:t>
      </w:r>
    </w:p>
    <w:p w:rsidR="5FC4D073" w:rsidP="00366661" w:rsidRDefault="5F614085" w14:paraId="5BFA6B4D" w14:textId="5CB492D1">
      <w:pPr>
        <w:pStyle w:val="paragraph"/>
        <w:numPr>
          <w:ilvl w:val="1"/>
          <w:numId w:val="69"/>
        </w:numPr>
        <w:spacing w:before="0" w:beforeAutospacing="0" w:after="0" w:afterAutospacing="0"/>
      </w:pPr>
      <w:r w:rsidRPr="19659DE0">
        <w:rPr>
          <w:rFonts w:ascii="Verdana" w:hAnsi="Verdana" w:eastAsia="Verdana" w:cs="Verdana"/>
          <w:color w:val="575757"/>
          <w:sz w:val="18"/>
          <w:szCs w:val="18"/>
          <w:lang w:eastAsia="ja-JP"/>
        </w:rPr>
        <w:t>The Content Display Portal (CDP) will only be accessible to the public at the terminals within the physical LDL buildings.</w:t>
      </w:r>
    </w:p>
    <w:p w:rsidR="5FC4D073" w:rsidP="00366661" w:rsidRDefault="5F614085" w14:paraId="531A9001" w14:textId="1ECE611F">
      <w:pPr>
        <w:pStyle w:val="paragraph"/>
        <w:numPr>
          <w:ilvl w:val="1"/>
          <w:numId w:val="69"/>
        </w:numPr>
        <w:spacing w:before="0" w:beforeAutospacing="0" w:after="0" w:afterAutospacing="0"/>
      </w:pPr>
      <w:r w:rsidRPr="19659DE0">
        <w:rPr>
          <w:rFonts w:ascii="Verdana" w:hAnsi="Verdana" w:eastAsia="Verdana" w:cs="Verdana"/>
          <w:color w:val="575757"/>
          <w:sz w:val="18"/>
          <w:szCs w:val="18"/>
          <w:lang w:eastAsia="ja-JP"/>
        </w:rPr>
        <w:t>Approved content will be stored in the CDP, and allow users to search across it.</w:t>
      </w:r>
    </w:p>
    <w:p w:rsidR="5FC4D073" w:rsidP="00366661" w:rsidRDefault="5F614085" w14:paraId="2451E77D" w14:textId="005DD94C">
      <w:pPr>
        <w:pStyle w:val="paragraph"/>
        <w:numPr>
          <w:ilvl w:val="1"/>
          <w:numId w:val="69"/>
        </w:numPr>
        <w:spacing w:before="0" w:beforeAutospacing="0" w:after="0" w:afterAutospacing="0"/>
      </w:pPr>
      <w:r w:rsidRPr="19659DE0">
        <w:rPr>
          <w:rFonts w:ascii="Verdana" w:hAnsi="Verdana" w:eastAsia="Verdana" w:cs="Verdana"/>
          <w:color w:val="575757"/>
          <w:sz w:val="18"/>
          <w:szCs w:val="18"/>
          <w:lang w:eastAsia="ja-JP"/>
        </w:rPr>
        <w:t>Content will be displayed to the user in a browser with features to increase engagement.</w:t>
      </w:r>
    </w:p>
    <w:p w:rsidR="5FC4D073" w:rsidP="7CD248AA" w:rsidRDefault="00A8389A" w14:paraId="6F599689" w14:textId="53BE8E6C">
      <w:pPr>
        <w:pStyle w:val="paragraph"/>
        <w:numPr>
          <w:ilvl w:val="0"/>
          <w:numId w:val="69"/>
        </w:numPr>
        <w:tabs>
          <w:tab w:val="clear" w:pos="720"/>
        </w:tabs>
        <w:spacing w:before="0" w:beforeAutospacing="0" w:after="0" w:afterAutospacing="0"/>
        <w:rPr>
          <w:rFonts w:ascii="Verdana" w:hAnsi="Verdana" w:eastAsia="Verdana" w:cs="Verdana"/>
          <w:color w:val="575757"/>
          <w:sz w:val="18"/>
          <w:szCs w:val="18"/>
          <w:lang w:eastAsia="ja-JP"/>
        </w:rPr>
      </w:pPr>
      <w:commentRangeStart w:id="76"/>
      <w:commentRangeStart w:id="77"/>
      <w:r w:rsidRPr="3DEF00A6">
        <w:rPr>
          <w:rFonts w:ascii="Verdana" w:hAnsi="Verdana" w:eastAsia="Verdana" w:cs="Verdana"/>
          <w:color w:val="575757"/>
          <w:sz w:val="18"/>
          <w:szCs w:val="18"/>
          <w:lang w:eastAsia="ja-JP"/>
        </w:rPr>
        <w:t>Operations</w:t>
      </w:r>
      <w:commentRangeEnd w:id="76"/>
      <w:r w:rsidR="6B09F3E9">
        <w:rPr>
          <w:rStyle w:val="CommentReference"/>
          <w:rFonts w:ascii="Verdana" w:hAnsi="Verdana" w:eastAsia="Verdana" w:cs="Verdana"/>
          <w:color w:val="575757"/>
          <w:sz w:val="18"/>
          <w:szCs w:val="18"/>
          <w:lang w:eastAsia="ja-JP"/>
        </w:rPr>
        <w:commentReference w:id="76"/>
      </w:r>
      <w:commentRangeEnd w:id="77"/>
      <w:r>
        <w:rPr>
          <w:rStyle w:val="CommentReference"/>
        </w:rPr>
        <w:commentReference w:id="77"/>
      </w:r>
    </w:p>
    <w:p w:rsidR="5FC4D073" w:rsidP="00366661" w:rsidRDefault="6B09F3E9" w14:paraId="28372BC0" w14:textId="061FCBB5">
      <w:pPr>
        <w:pStyle w:val="paragraph"/>
        <w:numPr>
          <w:ilvl w:val="1"/>
          <w:numId w:val="69"/>
        </w:numPr>
        <w:spacing w:before="0" w:beforeAutospacing="0" w:after="0" w:afterAutospacing="0"/>
        <w:rPr>
          <w:rFonts w:ascii="Verdana" w:hAnsi="Verdana" w:eastAsia="Verdana" w:cs="Verdana"/>
          <w:color w:val="575757"/>
          <w:sz w:val="18"/>
          <w:szCs w:val="18"/>
          <w:lang w:eastAsia="ja-JP"/>
        </w:rPr>
      </w:pPr>
      <w:r w:rsidRPr="19659DE0">
        <w:rPr>
          <w:rFonts w:ascii="Verdana" w:hAnsi="Verdana" w:eastAsia="Verdana" w:cs="Verdana"/>
          <w:color w:val="575757"/>
          <w:sz w:val="18"/>
          <w:szCs w:val="18"/>
          <w:lang w:eastAsia="ja-JP"/>
        </w:rPr>
        <w:t>When the portals are launched, there will be no existing content</w:t>
      </w:r>
      <w:r w:rsidRPr="19659DE0" w:rsidR="71FB11D9">
        <w:rPr>
          <w:rFonts w:ascii="Verdana" w:hAnsi="Verdana" w:eastAsia="Verdana" w:cs="Verdana"/>
          <w:color w:val="575757"/>
          <w:sz w:val="18"/>
          <w:szCs w:val="18"/>
          <w:lang w:eastAsia="ja-JP"/>
        </w:rPr>
        <w:t>, users or publishers</w:t>
      </w:r>
      <w:r w:rsidRPr="19659DE0">
        <w:rPr>
          <w:rFonts w:ascii="Verdana" w:hAnsi="Verdana" w:eastAsia="Verdana" w:cs="Verdana"/>
          <w:color w:val="575757"/>
          <w:sz w:val="18"/>
          <w:szCs w:val="18"/>
          <w:lang w:eastAsia="ja-JP"/>
        </w:rPr>
        <w:t xml:space="preserve"> migrated. </w:t>
      </w:r>
    </w:p>
    <w:p w:rsidR="5FC4D073" w:rsidP="00366661" w:rsidRDefault="6B09F3E9" w14:paraId="4FEF8A8A" w14:textId="6360070E">
      <w:pPr>
        <w:pStyle w:val="paragraph"/>
        <w:numPr>
          <w:ilvl w:val="1"/>
          <w:numId w:val="69"/>
        </w:numPr>
        <w:spacing w:before="0" w:beforeAutospacing="0" w:after="0" w:afterAutospacing="0"/>
        <w:rPr>
          <w:rFonts w:ascii="Aptos" w:hAnsi="Aptos"/>
        </w:rPr>
      </w:pPr>
      <w:r w:rsidRPr="19659DE0">
        <w:rPr>
          <w:rFonts w:ascii="Verdana" w:hAnsi="Verdana" w:eastAsia="Verdana" w:cs="Verdana"/>
          <w:color w:val="575757"/>
          <w:sz w:val="18"/>
          <w:szCs w:val="18"/>
          <w:lang w:eastAsia="ja-JP"/>
        </w:rPr>
        <w:t xml:space="preserve">When publishers start adding content, the scale is expected to increase </w:t>
      </w:r>
    </w:p>
    <w:p w:rsidR="5FC4D073" w:rsidP="3DEF00A6" w:rsidRDefault="05CA121B" w14:paraId="3E4A1BDA" w14:textId="67B77201">
      <w:pPr>
        <w:pStyle w:val="paragraph"/>
        <w:numPr>
          <w:ilvl w:val="1"/>
          <w:numId w:val="69"/>
        </w:numPr>
        <w:spacing w:before="0" w:beforeAutospacing="0" w:after="0" w:afterAutospacing="0"/>
        <w:rPr>
          <w:rFonts w:ascii="Aptos" w:hAnsi="Aptos"/>
        </w:rPr>
      </w:pPr>
      <w:r w:rsidRPr="3DEF00A6">
        <w:rPr>
          <w:rFonts w:ascii="Verdana" w:hAnsi="Verdana" w:eastAsia="Verdana" w:cs="Verdana"/>
          <w:color w:val="575757"/>
          <w:sz w:val="18"/>
          <w:szCs w:val="18"/>
          <w:lang w:eastAsia="ja-JP"/>
        </w:rPr>
        <w:t xml:space="preserve">Both portals will be implemented in line with modern </w:t>
      </w:r>
      <w:commentRangeStart w:id="78"/>
      <w:commentRangeStart w:id="79"/>
      <w:commentRangeStart w:id="80"/>
      <w:r w:rsidRPr="3DEF00A6">
        <w:rPr>
          <w:rFonts w:ascii="Verdana" w:hAnsi="Verdana" w:eastAsia="Verdana" w:cs="Verdana"/>
          <w:color w:val="575757"/>
          <w:sz w:val="18"/>
          <w:szCs w:val="18"/>
          <w:lang w:eastAsia="ja-JP"/>
        </w:rPr>
        <w:t>standards, including security, accessibility and performance</w:t>
      </w:r>
      <w:ins w:author="Joshua Routh" w:date="2026-01-14T13:54:00Z" w16du:dateUtc="2026-01-14T13:54:17Z" w:id="81">
        <w:r w:rsidRPr="3DEF00A6" w:rsidR="41A10E06">
          <w:rPr>
            <w:rFonts w:ascii="Verdana" w:hAnsi="Verdana" w:eastAsia="Verdana" w:cs="Verdana"/>
            <w:color w:val="575757"/>
            <w:sz w:val="18"/>
            <w:szCs w:val="18"/>
            <w:lang w:eastAsia="ja-JP"/>
          </w:rPr>
          <w:t xml:space="preserve"> (Please see the Non-Functional Requirements section)</w:t>
        </w:r>
      </w:ins>
      <w:commentRangeEnd w:id="78"/>
      <w:r w:rsidRPr="3DEF00A6" w:rsidR="3377D0CC">
        <w:rPr>
          <w:rStyle w:val="CommentReference"/>
          <w:rFonts w:ascii="Verdana" w:hAnsi="Verdana" w:eastAsia="Verdana" w:cs="Verdana"/>
          <w:color w:val="575757"/>
          <w:sz w:val="18"/>
          <w:szCs w:val="18"/>
          <w:lang w:eastAsia="ja-JP"/>
        </w:rPr>
        <w:commentReference w:id="78"/>
      </w:r>
      <w:commentRangeEnd w:id="79"/>
      <w:r>
        <w:rPr>
          <w:rStyle w:val="CommentReference"/>
        </w:rPr>
        <w:commentReference w:id="79"/>
      </w:r>
      <w:commentRangeEnd w:id="80"/>
      <w:r>
        <w:rPr>
          <w:rStyle w:val="CommentReference"/>
        </w:rPr>
        <w:commentReference w:id="80"/>
      </w:r>
      <w:del w:author="Joshua Routh" w:date="2026-01-14T13:54:00Z" w16du:dateUtc="2026-01-14T13:54:09Z" w:id="82">
        <w:r w:rsidRPr="3DEF00A6" w:rsidDel="05CA121B" w:rsidR="3377D0CC">
          <w:rPr>
            <w:rFonts w:ascii="Verdana" w:hAnsi="Verdana" w:eastAsia="Verdana" w:cs="Verdana"/>
            <w:color w:val="575757"/>
            <w:sz w:val="18"/>
            <w:szCs w:val="18"/>
            <w:lang w:eastAsia="ja-JP"/>
          </w:rPr>
          <w:delText>.</w:delText>
        </w:r>
      </w:del>
    </w:p>
    <w:p w:rsidR="5FC4D073" w:rsidP="3DEF00A6" w:rsidRDefault="05CA121B" w14:paraId="6FE480C8" w14:textId="01DEC59D">
      <w:pPr>
        <w:pStyle w:val="paragraph"/>
        <w:numPr>
          <w:ilvl w:val="1"/>
          <w:numId w:val="69"/>
        </w:numPr>
        <w:spacing w:before="0" w:beforeAutospacing="0" w:after="0" w:afterAutospacing="0"/>
        <w:rPr>
          <w:ins w:author="Joshua Routh" w:date="2026-01-14T13:52:00Z" w16du:dateUtc="2026-01-14T13:52:38Z" w:id="83"/>
          <w:rFonts w:ascii="Aptos" w:hAnsi="Aptos"/>
          <w:lang w:val="en-US"/>
        </w:rPr>
      </w:pPr>
      <w:commentRangeStart w:id="84"/>
      <w:commentRangeStart w:id="85"/>
      <w:commentRangeStart w:id="86"/>
      <w:commentRangeStart w:id="87"/>
      <w:r w:rsidRPr="3DEF00A6">
        <w:rPr>
          <w:rFonts w:ascii="Verdana" w:hAnsi="Verdana" w:eastAsia="Verdana" w:cs="Verdana"/>
          <w:color w:val="575757"/>
          <w:sz w:val="18"/>
          <w:szCs w:val="18"/>
          <w:lang w:eastAsia="ja-JP"/>
        </w:rPr>
        <w:t>Content</w:t>
      </w:r>
      <w:commentRangeEnd w:id="84"/>
      <w:r w:rsidRPr="3DEF00A6" w:rsidR="3377D0CC">
        <w:rPr>
          <w:rStyle w:val="CommentReference"/>
          <w:rFonts w:ascii="Verdana" w:hAnsi="Verdana" w:eastAsia="Verdana" w:cs="Verdana"/>
          <w:color w:val="575757"/>
          <w:sz w:val="18"/>
          <w:szCs w:val="18"/>
          <w:lang w:eastAsia="ja-JP"/>
        </w:rPr>
        <w:commentReference w:id="84"/>
      </w:r>
      <w:commentRangeEnd w:id="85"/>
      <w:r>
        <w:rPr>
          <w:rStyle w:val="CommentReference"/>
        </w:rPr>
        <w:commentReference w:id="85"/>
      </w:r>
      <w:commentRangeEnd w:id="86"/>
      <w:r>
        <w:rPr>
          <w:rStyle w:val="CommentReference"/>
        </w:rPr>
        <w:commentReference w:id="86"/>
      </w:r>
      <w:commentRangeEnd w:id="87"/>
      <w:r>
        <w:rPr>
          <w:rStyle w:val="CommentReference"/>
        </w:rPr>
        <w:commentReference w:id="87"/>
      </w:r>
      <w:r w:rsidRPr="3DEF00A6">
        <w:rPr>
          <w:rFonts w:ascii="Verdana" w:hAnsi="Verdana" w:eastAsia="Verdana" w:cs="Verdana"/>
          <w:color w:val="575757"/>
          <w:sz w:val="18"/>
          <w:szCs w:val="18"/>
          <w:lang w:eastAsia="ja-JP"/>
        </w:rPr>
        <w:t xml:space="preserve"> </w:t>
      </w:r>
      <w:ins w:author="Joshua Routh" w:date="2026-01-14T13:55:00Z" w16du:dateUtc="2026-01-14T13:55:01Z" w:id="88">
        <w:r w:rsidRPr="3DEF00A6" w:rsidR="4B2AD876">
          <w:rPr>
            <w:rFonts w:ascii="Verdana" w:hAnsi="Verdana" w:eastAsia="Verdana" w:cs="Verdana"/>
            <w:color w:val="575757"/>
            <w:sz w:val="18"/>
            <w:szCs w:val="18"/>
            <w:lang w:eastAsia="ja-JP"/>
          </w:rPr>
          <w:t xml:space="preserve">and metadata </w:t>
        </w:r>
      </w:ins>
      <w:r w:rsidRPr="3DEF00A6">
        <w:rPr>
          <w:rFonts w:ascii="Verdana" w:hAnsi="Verdana" w:eastAsia="Verdana" w:cs="Verdana"/>
          <w:color w:val="575757"/>
          <w:sz w:val="18"/>
          <w:szCs w:val="18"/>
          <w:lang w:eastAsia="ja-JP"/>
        </w:rPr>
        <w:t>will be sent by the Content Display Portal back to LDL systems for archiving and further processing.</w:t>
      </w:r>
      <w:r w:rsidRPr="3DEF00A6" w:rsidR="0A95CB06">
        <w:rPr>
          <w:rStyle w:val="eop"/>
          <w:rFonts w:ascii="Calibri" w:hAnsi="Calibri" w:cs="Calibri"/>
          <w:color w:val="000000" w:themeColor="text1"/>
        </w:rPr>
        <w:t> </w:t>
      </w:r>
    </w:p>
    <w:p w:rsidR="610ED61D" w:rsidP="3DEF00A6" w:rsidRDefault="610ED61D" w14:paraId="38AF39FA" w14:textId="25936C7E">
      <w:pPr>
        <w:pStyle w:val="paragraph"/>
        <w:numPr>
          <w:ilvl w:val="1"/>
          <w:numId w:val="69"/>
        </w:numPr>
        <w:spacing w:before="0" w:beforeAutospacing="0" w:after="0" w:afterAutospacing="0"/>
        <w:rPr>
          <w:rFonts w:ascii="Verdana" w:hAnsi="Verdana" w:eastAsia="Verdana" w:cs="Verdana"/>
          <w:color w:val="575757"/>
          <w:sz w:val="18"/>
          <w:szCs w:val="18"/>
          <w:lang w:eastAsia="ja-JP"/>
          <w:rPrChange w:author="Joshua Routh" w:date="2026-01-14T13:52:00Z" w:id="89">
            <w:rPr>
              <w:rFonts w:ascii="Aptos" w:hAnsi="Aptos"/>
              <w:lang w:val="en-US"/>
            </w:rPr>
          </w:rPrChange>
        </w:rPr>
      </w:pPr>
      <w:ins w:author="Joshua Routh" w:date="2026-01-14T13:52:00Z" w16du:dateUtc="2026-01-14T13:52:52Z" w:id="90">
        <w:r w:rsidRPr="3DEF00A6">
          <w:rPr>
            <w:rFonts w:ascii="Verdana" w:hAnsi="Verdana" w:eastAsia="Verdana" w:cs="Verdana"/>
            <w:color w:val="575757"/>
            <w:sz w:val="18"/>
            <w:szCs w:val="18"/>
            <w:lang w:eastAsia="ja-JP"/>
            <w:rPrChange w:author="Joshua Routh" w:date="2026-01-14T13:52:00Z" w16du:dateUtc="2026-01-14T13:52:59Z" w:id="91">
              <w:rPr>
                <w:rStyle w:val="eop"/>
                <w:rFonts w:ascii="Calibri" w:hAnsi="Calibri" w:cs="Calibri"/>
                <w:color w:val="000000" w:themeColor="text1"/>
                <w:lang w:val="en-US"/>
              </w:rPr>
            </w:rPrChange>
          </w:rPr>
          <w:t xml:space="preserve">As part of a later phase, </w:t>
        </w:r>
      </w:ins>
      <w:ins w:author="Joshua Routh" w:date="2026-01-14T13:53:00Z" w16du:dateUtc="2026-01-14T13:53:08Z" w:id="92">
        <w:r w:rsidRPr="3DEF00A6">
          <w:rPr>
            <w:rFonts w:ascii="Verdana" w:hAnsi="Verdana" w:eastAsia="Verdana" w:cs="Verdana"/>
            <w:color w:val="575757"/>
            <w:sz w:val="18"/>
            <w:szCs w:val="18"/>
            <w:lang w:eastAsia="ja-JP"/>
          </w:rPr>
          <w:t xml:space="preserve">additional and </w:t>
        </w:r>
      </w:ins>
      <w:ins w:author="Joshua Routh" w:date="2026-01-14T13:52:00Z" w16du:dateUtc="2026-01-14T13:52:52Z" w:id="93">
        <w:r w:rsidRPr="3DEF00A6">
          <w:rPr>
            <w:rFonts w:ascii="Verdana" w:hAnsi="Verdana" w:eastAsia="Verdana" w:cs="Verdana"/>
            <w:color w:val="575757"/>
            <w:sz w:val="18"/>
            <w:szCs w:val="18"/>
            <w:lang w:eastAsia="ja-JP"/>
            <w:rPrChange w:author="Joshua Routh" w:date="2026-01-14T13:52:00Z" w16du:dateUtc="2026-01-14T13:52:59Z" w:id="94">
              <w:rPr>
                <w:rStyle w:val="eop"/>
                <w:rFonts w:ascii="Calibri" w:hAnsi="Calibri" w:cs="Calibri"/>
                <w:color w:val="000000" w:themeColor="text1"/>
                <w:lang w:val="en-US"/>
              </w:rPr>
            </w:rPrChange>
          </w:rPr>
          <w:t>larger-scale ingestion mechanisms</w:t>
        </w:r>
      </w:ins>
      <w:ins w:author="Joshua Routh" w:date="2026-01-14T13:53:00Z" w16du:dateUtc="2026-01-14T13:53:12Z" w:id="95">
        <w:r w:rsidRPr="3DEF00A6">
          <w:rPr>
            <w:rFonts w:ascii="Verdana" w:hAnsi="Verdana" w:eastAsia="Verdana" w:cs="Verdana"/>
            <w:color w:val="575757"/>
            <w:sz w:val="18"/>
            <w:szCs w:val="18"/>
            <w:lang w:eastAsia="ja-JP"/>
          </w:rPr>
          <w:t xml:space="preserve"> could be added</w:t>
        </w:r>
      </w:ins>
    </w:p>
    <w:p w:rsidR="39E76213" w:rsidP="39E76213" w:rsidRDefault="39E76213" w14:paraId="0925D239" w14:textId="4E127BFA"/>
    <w:p w:rsidR="131D33B0" w:rsidP="39E76213" w:rsidRDefault="2D606776" w14:paraId="1BB9B170" w14:textId="2D3DD5E4">
      <w:pPr>
        <w:pStyle w:val="Heading1"/>
      </w:pPr>
      <w:bookmarkStart w:name="_Toc216334969" w:id="96"/>
      <w:bookmarkStart w:name="_Toc216335022" w:id="97"/>
      <w:bookmarkStart w:name="_Toc1449336933" w:id="98"/>
      <w:bookmarkStart w:name="_Toc975333811" w:id="99"/>
      <w:bookmarkStart w:name="_Toc1583703585" w:id="100"/>
      <w:bookmarkStart w:name="_Toc1956108499" w:id="101"/>
      <w:bookmarkStart w:name="_Toc914574723" w:id="102"/>
      <w:bookmarkStart w:name="_Toc121198318" w:id="103"/>
      <w:r>
        <w:t xml:space="preserve">Technical </w:t>
      </w:r>
      <w:r w:rsidR="100CF704">
        <w:t>design</w:t>
      </w:r>
      <w:bookmarkEnd w:id="96"/>
      <w:bookmarkEnd w:id="97"/>
      <w:bookmarkEnd w:id="98"/>
      <w:bookmarkEnd w:id="99"/>
      <w:bookmarkEnd w:id="100"/>
      <w:bookmarkEnd w:id="101"/>
      <w:bookmarkEnd w:id="102"/>
      <w:bookmarkEnd w:id="103"/>
    </w:p>
    <w:p w:rsidR="09B70B59" w:rsidP="059AE98A" w:rsidRDefault="40D5D264" w14:paraId="605A30A1" w14:textId="1A5FC59B">
      <w:pPr>
        <w:pStyle w:val="Heading2"/>
        <w:rPr>
          <w:lang w:val="en-US"/>
        </w:rPr>
      </w:pPr>
      <w:bookmarkStart w:name="_Toc216334970" w:id="104"/>
      <w:bookmarkStart w:name="_Toc216335023" w:id="105"/>
      <w:bookmarkStart w:name="_Toc1637110436" w:id="106"/>
      <w:bookmarkStart w:name="_Toc426204089" w:id="107"/>
      <w:bookmarkStart w:name="_Toc1537496780" w:id="108"/>
      <w:bookmarkStart w:name="_Toc539462160" w:id="109"/>
      <w:bookmarkStart w:name="_Toc861190330" w:id="110"/>
      <w:bookmarkStart w:name="_Toc1643575732" w:id="111"/>
      <w:r w:rsidRPr="19659DE0">
        <w:rPr>
          <w:lang w:val="en-US"/>
        </w:rPr>
        <w:t>HighWire p</w:t>
      </w:r>
      <w:r w:rsidRPr="19659DE0" w:rsidR="48115BB1">
        <w:rPr>
          <w:lang w:val="en-US"/>
        </w:rPr>
        <w:t>latform approach</w:t>
      </w:r>
      <w:bookmarkEnd w:id="104"/>
      <w:bookmarkEnd w:id="105"/>
      <w:bookmarkEnd w:id="106"/>
      <w:bookmarkEnd w:id="107"/>
      <w:bookmarkEnd w:id="108"/>
      <w:bookmarkEnd w:id="109"/>
      <w:bookmarkEnd w:id="110"/>
      <w:bookmarkEnd w:id="111"/>
    </w:p>
    <w:p w:rsidR="296ECEC4" w:rsidP="059AE98A" w:rsidRDefault="5BB3D86C" w14:paraId="7E157D84" w14:textId="51685CD7">
      <w:pPr>
        <w:rPr>
          <w:lang w:val="en-US"/>
        </w:rPr>
      </w:pPr>
      <w:r w:rsidRPr="19659DE0">
        <w:rPr>
          <w:lang w:val="en-US"/>
        </w:rPr>
        <w:t xml:space="preserve">The </w:t>
      </w:r>
      <w:r w:rsidRPr="19659DE0" w:rsidR="0BB7623C">
        <w:rPr>
          <w:lang w:val="en-US"/>
        </w:rPr>
        <w:t xml:space="preserve">HighWire platform is a Software as a Service (SaaS), with a </w:t>
      </w:r>
      <w:r w:rsidRPr="19659DE0">
        <w:rPr>
          <w:lang w:val="en-US"/>
        </w:rPr>
        <w:t xml:space="preserve">code base </w:t>
      </w:r>
      <w:r w:rsidRPr="19659DE0" w:rsidR="310718E5">
        <w:rPr>
          <w:lang w:val="en-US"/>
        </w:rPr>
        <w:t xml:space="preserve">which </w:t>
      </w:r>
      <w:r w:rsidRPr="19659DE0">
        <w:rPr>
          <w:lang w:val="en-US"/>
        </w:rPr>
        <w:t>is maintained centrally by HighWire, serving multiple publishers and clients.</w:t>
      </w:r>
    </w:p>
    <w:p w:rsidR="58ACEF21" w:rsidP="19659DE0" w:rsidRDefault="58ACEF21" w14:paraId="1D5C4A98" w14:textId="66A9B2BA">
      <w:pPr>
        <w:rPr>
          <w:lang w:val="en-US"/>
        </w:rPr>
      </w:pPr>
      <w:r w:rsidRPr="19659DE0">
        <w:rPr>
          <w:lang w:val="en-US"/>
        </w:rPr>
        <w:t xml:space="preserve">The LDL platform will be built using a combination of HighWire Hosting for content display; Sigma for access control; and a custom display later for the </w:t>
      </w:r>
      <w:r w:rsidRPr="19659DE0" w:rsidR="3748DBC6">
        <w:rPr>
          <w:lang w:val="en-US"/>
        </w:rPr>
        <w:t xml:space="preserve">Publisher Submissions Portal </w:t>
      </w:r>
      <w:r w:rsidRPr="19659DE0">
        <w:rPr>
          <w:lang w:val="en-US"/>
        </w:rPr>
        <w:t xml:space="preserve">which uses shared elements of HighWire’s submissions </w:t>
      </w:r>
      <w:r w:rsidRPr="19659DE0" w:rsidR="7D4AF22F">
        <w:rPr>
          <w:lang w:val="en-US"/>
        </w:rPr>
        <w:t>products</w:t>
      </w:r>
      <w:r w:rsidRPr="19659DE0" w:rsidR="4DE61E78">
        <w:rPr>
          <w:lang w:val="en-US"/>
        </w:rPr>
        <w:t>.</w:t>
      </w:r>
    </w:p>
    <w:p w:rsidR="296ECEC4" w:rsidP="059AE98A" w:rsidRDefault="296ECEC4" w14:paraId="578541D1" w14:textId="59749164">
      <w:pPr>
        <w:spacing w:before="240" w:after="240"/>
        <w:rPr>
          <w:lang w:val="en-US"/>
        </w:rPr>
      </w:pPr>
      <w:r w:rsidRPr="059AE98A">
        <w:rPr>
          <w:lang w:val="en-US"/>
        </w:rPr>
        <w:t>Initial requirement RfP ID 3.1.5a, ‘NFR: SaaS’</w:t>
      </w:r>
    </w:p>
    <w:p w:rsidR="059AE98A" w:rsidP="059AE98A" w:rsidRDefault="059AE98A" w14:paraId="562DF673" w14:textId="7457072C">
      <w:pPr>
        <w:rPr>
          <w:lang w:val="en-US"/>
        </w:rPr>
      </w:pPr>
    </w:p>
    <w:p w:rsidR="665C3135" w:rsidP="39E76213" w:rsidRDefault="5FAE43EA" w14:paraId="2EBD1ACD" w14:textId="434A725F">
      <w:pPr>
        <w:pStyle w:val="Heading2"/>
        <w:rPr>
          <w:rStyle w:val="eop"/>
          <w:color w:val="000000" w:themeColor="text1"/>
        </w:rPr>
      </w:pPr>
      <w:bookmarkStart w:name="_Toc216334971" w:id="112"/>
      <w:bookmarkStart w:name="_Toc216335024" w:id="113"/>
      <w:bookmarkStart w:name="_Toc615544932" w:id="114"/>
      <w:bookmarkStart w:name="_Toc960539529" w:id="115"/>
      <w:bookmarkStart w:name="_Toc782574345" w:id="116"/>
      <w:bookmarkStart w:name="_Toc38204169" w:id="117"/>
      <w:bookmarkStart w:name="_Toc1389693073" w:id="118"/>
      <w:bookmarkStart w:name="_Toc1801322618" w:id="119"/>
      <w:r>
        <w:t xml:space="preserve">Application </w:t>
      </w:r>
      <w:r w:rsidR="4D0A7F0C">
        <w:t>Architecture</w:t>
      </w:r>
      <w:bookmarkEnd w:id="112"/>
      <w:bookmarkEnd w:id="113"/>
      <w:bookmarkEnd w:id="114"/>
      <w:bookmarkEnd w:id="115"/>
      <w:bookmarkEnd w:id="116"/>
      <w:bookmarkEnd w:id="117"/>
      <w:bookmarkEnd w:id="118"/>
      <w:bookmarkEnd w:id="119"/>
    </w:p>
    <w:p w:rsidR="3314742A" w:rsidP="4A5D6994" w:rsidRDefault="0F7B2267" w14:paraId="17E5978C" w14:textId="061D56F6">
      <w:pPr>
        <w:pStyle w:val="paragraph"/>
        <w:spacing w:before="0" w:beforeAutospacing="0" w:after="0" w:afterAutospacing="0"/>
      </w:pPr>
      <w:r w:rsidRPr="4A5D6994">
        <w:rPr>
          <w:rFonts w:ascii="Verdana" w:hAnsi="Verdana" w:eastAsia="Verdana" w:cs="Verdana"/>
          <w:color w:val="575757"/>
          <w:sz w:val="18"/>
          <w:szCs w:val="18"/>
          <w:lang w:eastAsia="ja-JP"/>
        </w:rPr>
        <w:t xml:space="preserve">The following </w:t>
      </w:r>
      <w:commentRangeStart w:id="120"/>
      <w:commentRangeStart w:id="121"/>
      <w:commentRangeStart w:id="122"/>
      <w:commentRangeStart w:id="123"/>
      <w:commentRangeStart w:id="124"/>
      <w:commentRangeStart w:id="125"/>
      <w:commentRangeStart w:id="126"/>
      <w:commentRangeStart w:id="127"/>
      <w:commentRangeStart w:id="128"/>
      <w:r w:rsidRPr="4A5D6994" w:rsidR="3E2BB417">
        <w:rPr>
          <w:rFonts w:ascii="Verdana" w:hAnsi="Verdana" w:eastAsia="Verdana" w:cs="Verdana"/>
          <w:color w:val="575757"/>
          <w:sz w:val="18"/>
          <w:szCs w:val="18"/>
          <w:lang w:eastAsia="ja-JP"/>
        </w:rPr>
        <w:t xml:space="preserve">summary </w:t>
      </w:r>
      <w:r w:rsidRPr="4A5D6994">
        <w:rPr>
          <w:rFonts w:ascii="Verdana" w:hAnsi="Verdana" w:eastAsia="Verdana" w:cs="Verdana"/>
          <w:color w:val="575757"/>
          <w:sz w:val="18"/>
          <w:szCs w:val="18"/>
          <w:lang w:eastAsia="ja-JP"/>
        </w:rPr>
        <w:t>diagram</w:t>
      </w:r>
      <w:commentRangeEnd w:id="120"/>
      <w:r w:rsidRPr="4A5D6994">
        <w:rPr>
          <w:rStyle w:val="CommentReference"/>
          <w:rFonts w:ascii="Verdana" w:hAnsi="Verdana" w:eastAsia="Verdana" w:cs="Verdana"/>
          <w:color w:val="575757"/>
          <w:sz w:val="18"/>
          <w:szCs w:val="18"/>
          <w:lang w:eastAsia="ja-JP"/>
        </w:rPr>
        <w:commentReference w:id="120"/>
      </w:r>
      <w:commentRangeEnd w:id="121"/>
      <w:r>
        <w:rPr>
          <w:rStyle w:val="CommentReference"/>
        </w:rPr>
        <w:commentReference w:id="121"/>
      </w:r>
      <w:commentRangeEnd w:id="122"/>
      <w:r>
        <w:rPr>
          <w:rStyle w:val="CommentReference"/>
        </w:rPr>
        <w:commentReference w:id="122"/>
      </w:r>
      <w:commentRangeEnd w:id="123"/>
      <w:r>
        <w:rPr>
          <w:rStyle w:val="CommentReference"/>
        </w:rPr>
        <w:commentReference w:id="123"/>
      </w:r>
      <w:commentRangeEnd w:id="124"/>
      <w:r>
        <w:rPr>
          <w:rStyle w:val="CommentReference"/>
        </w:rPr>
        <w:commentReference w:id="124"/>
      </w:r>
      <w:commentRangeEnd w:id="125"/>
      <w:r>
        <w:rPr>
          <w:rStyle w:val="CommentReference"/>
        </w:rPr>
        <w:commentReference w:id="125"/>
      </w:r>
      <w:commentRangeEnd w:id="126"/>
      <w:r>
        <w:rPr>
          <w:rStyle w:val="CommentReference"/>
        </w:rPr>
        <w:commentReference w:id="126"/>
      </w:r>
      <w:commentRangeEnd w:id="127"/>
      <w:r>
        <w:rPr>
          <w:rStyle w:val="CommentReference"/>
        </w:rPr>
        <w:commentReference w:id="127"/>
      </w:r>
      <w:commentRangeEnd w:id="128"/>
      <w:r>
        <w:rPr>
          <w:rStyle w:val="CommentReference"/>
        </w:rPr>
        <w:commentReference w:id="128"/>
      </w:r>
      <w:r w:rsidRPr="4A5D6994">
        <w:rPr>
          <w:rFonts w:ascii="Verdana" w:hAnsi="Verdana" w:eastAsia="Verdana" w:cs="Verdana"/>
          <w:color w:val="575757"/>
          <w:sz w:val="18"/>
          <w:szCs w:val="18"/>
          <w:lang w:eastAsia="ja-JP"/>
        </w:rPr>
        <w:t xml:space="preserve"> shows the key </w:t>
      </w:r>
      <w:r w:rsidRPr="4A5D6994" w:rsidR="339776D0">
        <w:rPr>
          <w:rFonts w:ascii="Verdana" w:hAnsi="Verdana" w:eastAsia="Verdana" w:cs="Verdana"/>
          <w:color w:val="575757"/>
          <w:sz w:val="18"/>
          <w:szCs w:val="18"/>
          <w:lang w:eastAsia="ja-JP"/>
        </w:rPr>
        <w:t>functions</w:t>
      </w:r>
      <w:r w:rsidRPr="4A5D6994">
        <w:rPr>
          <w:rFonts w:ascii="Verdana" w:hAnsi="Verdana" w:eastAsia="Verdana" w:cs="Verdana"/>
          <w:color w:val="575757"/>
          <w:sz w:val="18"/>
          <w:szCs w:val="18"/>
          <w:lang w:eastAsia="ja-JP"/>
        </w:rPr>
        <w:t xml:space="preserve"> and flow of data within the LDL platform</w:t>
      </w:r>
      <w:r w:rsidRPr="4A5D6994" w:rsidR="43445714">
        <w:rPr>
          <w:rFonts w:ascii="Verdana" w:hAnsi="Verdana" w:eastAsia="Verdana" w:cs="Verdana"/>
          <w:color w:val="575757"/>
          <w:sz w:val="18"/>
          <w:szCs w:val="18"/>
          <w:lang w:eastAsia="ja-JP"/>
        </w:rPr>
        <w:t>. Each feature is specified in this document</w:t>
      </w:r>
      <w:r w:rsidRPr="4A5D6994" w:rsidR="45DA7038">
        <w:rPr>
          <w:rFonts w:ascii="Verdana" w:hAnsi="Verdana" w:eastAsia="Verdana" w:cs="Verdana"/>
          <w:color w:val="575757"/>
          <w:sz w:val="18"/>
          <w:szCs w:val="18"/>
          <w:lang w:eastAsia="ja-JP"/>
        </w:rPr>
        <w:t>.</w:t>
      </w:r>
    </w:p>
    <w:p w:rsidR="19659DE0" w:rsidP="19659DE0" w:rsidRDefault="19659DE0" w14:paraId="3C972C0D" w14:textId="628738AC">
      <w:pPr>
        <w:pStyle w:val="paragraph"/>
        <w:spacing w:before="0" w:beforeAutospacing="0" w:after="0" w:afterAutospacing="0"/>
        <w:rPr>
          <w:rFonts w:ascii="Verdana" w:hAnsi="Verdana" w:eastAsia="Verdana" w:cs="Verdana"/>
          <w:color w:val="575757"/>
          <w:sz w:val="18"/>
          <w:szCs w:val="18"/>
          <w:lang w:eastAsia="ja-JP"/>
        </w:rPr>
      </w:pPr>
    </w:p>
    <w:p w:rsidR="27FF8445" w:rsidP="477C5BEC" w:rsidRDefault="27FF8445" w14:paraId="3A68F2E6" w14:textId="53540C88">
      <w:pPr>
        <w:pStyle w:val="paragraph"/>
        <w:spacing w:before="0" w:beforeAutospacing="0" w:after="0" w:afterAutospacing="0"/>
      </w:pPr>
    </w:p>
    <w:p w:rsidR="67A8C63F" w:rsidP="477C5BEC" w:rsidRDefault="3913F7F1" w14:paraId="6966A0FD" w14:textId="0AB328FF">
      <w:pPr>
        <w:pStyle w:val="paragraph"/>
        <w:spacing w:before="0" w:beforeAutospacing="0" w:after="0" w:afterAutospacing="0"/>
        <w:rPr>
          <w:rStyle w:val="eop"/>
          <w:rFonts w:ascii="Calibri" w:hAnsi="Calibri" w:cs="Calibri"/>
          <w:color w:val="000000" w:themeColor="text1"/>
          <w:lang w:eastAsia="ja-JP"/>
        </w:rPr>
      </w:pPr>
      <w:r>
        <w:rPr>
          <w:noProof/>
        </w:rPr>
        <w:drawing>
          <wp:inline distT="0" distB="0" distL="0" distR="0" wp14:anchorId="46C0CCCD" wp14:editId="7A026492">
            <wp:extent cx="5886450" cy="3000375"/>
            <wp:effectExtent l="0" t="0" r="0" b="0"/>
            <wp:docPr id="493139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2484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86450" cy="3000375"/>
                    </a:xfrm>
                    <a:prstGeom prst="rect">
                      <a:avLst/>
                    </a:prstGeom>
                  </pic:spPr>
                </pic:pic>
              </a:graphicData>
            </a:graphic>
          </wp:inline>
        </w:drawing>
      </w:r>
    </w:p>
    <w:p w:rsidR="67A8C63F" w:rsidP="19659DE0" w:rsidRDefault="67A8C63F" w14:paraId="0DBEDB68" w14:textId="36EEE3DE">
      <w:pPr>
        <w:spacing w:after="0"/>
      </w:pPr>
    </w:p>
    <w:p w:rsidR="67A8C63F" w:rsidP="19659DE0" w:rsidRDefault="6E584ACB" w14:paraId="5F30BCCB" w14:textId="675D0B57">
      <w:pPr>
        <w:pStyle w:val="Heading2"/>
        <w:spacing w:before="0" w:after="0"/>
      </w:pPr>
      <w:bookmarkStart w:name="_Toc216334974" w:id="129"/>
      <w:bookmarkStart w:name="_Toc216335027" w:id="130"/>
      <w:bookmarkStart w:name="_Toc1417888671" w:id="131"/>
      <w:bookmarkStart w:name="_Toc1297977000" w:id="132"/>
      <w:bookmarkStart w:name="_Toc1716942762" w:id="133"/>
      <w:bookmarkStart w:name="_Toc885275616" w:id="134"/>
      <w:bookmarkStart w:name="_Toc1767351864" w:id="135"/>
      <w:bookmarkStart w:name="_Toc335407216" w:id="136"/>
      <w:r>
        <w:t>Data</w:t>
      </w:r>
      <w:bookmarkEnd w:id="129"/>
      <w:bookmarkEnd w:id="130"/>
      <w:bookmarkEnd w:id="131"/>
      <w:bookmarkEnd w:id="132"/>
      <w:bookmarkEnd w:id="133"/>
      <w:bookmarkEnd w:id="134"/>
      <w:bookmarkEnd w:id="135"/>
      <w:bookmarkEnd w:id="136"/>
    </w:p>
    <w:p w:rsidR="67A8C63F" w:rsidP="19659DE0" w:rsidRDefault="1999A01B" w14:paraId="067083A9" w14:textId="03F0E896">
      <w:r>
        <w:t xml:space="preserve">This section specifies the data being ingested into the LDL platform. There are also example scenarios and sample data files in </w:t>
      </w:r>
      <w:hyperlink r:id="rId19">
        <w:r w:rsidRPr="19659DE0">
          <w:rPr>
            <w:rStyle w:val="Hyperlink"/>
          </w:rPr>
          <w:t>the Appendix</w:t>
        </w:r>
      </w:hyperlink>
    </w:p>
    <w:p w:rsidR="67A8C63F" w:rsidP="19659DE0" w:rsidRDefault="67A8C63F" w14:paraId="3403AE97" w14:textId="17CB0FFF"/>
    <w:p w:rsidR="67A8C63F" w:rsidP="19659DE0" w:rsidRDefault="4C6C4464" w14:paraId="18383104" w14:textId="67F977B0">
      <w:pPr>
        <w:pStyle w:val="Heading3"/>
      </w:pPr>
      <w:r>
        <w:t>Content ingestion routes</w:t>
      </w:r>
    </w:p>
    <w:p w:rsidR="67A8C63F" w:rsidP="19659DE0" w:rsidRDefault="4C6C4464" w14:paraId="68F7CE39" w14:textId="63DF9B8D">
      <w:r w:rsidRPr="19659DE0">
        <w:rPr>
          <w:lang w:val="en-US"/>
        </w:rPr>
        <w:t>There will be three ways of adding content</w:t>
      </w:r>
      <w:r w:rsidRPr="19659DE0" w:rsidR="50B24653">
        <w:rPr>
          <w:lang w:val="en-US"/>
        </w:rPr>
        <w:t xml:space="preserve"> </w:t>
      </w:r>
      <w:r w:rsidRPr="19659DE0">
        <w:rPr>
          <w:lang w:val="en-US"/>
        </w:rPr>
        <w:t>to the LDL platform</w:t>
      </w:r>
    </w:p>
    <w:p w:rsidR="67A8C63F" w:rsidP="19659DE0" w:rsidRDefault="67A8C63F" w14:paraId="6F4C5C6F" w14:textId="32A46FB2"/>
    <w:tbl>
      <w:tblPr>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6A0" w:firstRow="1" w:lastRow="0" w:firstColumn="1" w:lastColumn="0" w:noHBand="1" w:noVBand="1"/>
      </w:tblPr>
      <w:tblGrid>
        <w:gridCol w:w="3838"/>
        <w:gridCol w:w="2030"/>
        <w:gridCol w:w="1157"/>
        <w:gridCol w:w="2235"/>
      </w:tblGrid>
      <w:tr w:rsidR="19659DE0" w:rsidTr="477C5BEC" w14:paraId="74AE5B5A" w14:textId="77777777">
        <w:trPr>
          <w:trHeight w:val="300"/>
        </w:trPr>
        <w:tc>
          <w:tcPr>
            <w:tcW w:w="2175" w:type="dxa"/>
            <w:shd w:val="clear" w:color="auto" w:fill="D9E1F2"/>
            <w:tcMar>
              <w:top w:w="15" w:type="dxa"/>
              <w:left w:w="15" w:type="dxa"/>
              <w:right w:w="15" w:type="dxa"/>
            </w:tcMar>
            <w:vAlign w:val="bottom"/>
          </w:tcPr>
          <w:p w:rsidR="19659DE0" w:rsidP="3DEF00A6" w:rsidRDefault="5AA27EEE" w14:paraId="2A04CA95" w14:textId="78369138">
            <w:pPr>
              <w:spacing w:after="0"/>
              <w:rPr>
                <w:rFonts w:ascii="Calibri" w:hAnsi="Calibri" w:eastAsia="Calibri" w:cs="Calibri"/>
                <w:b/>
                <w:bCs/>
                <w:color w:val="000000" w:themeColor="text1"/>
                <w:sz w:val="22"/>
                <w:szCs w:val="22"/>
              </w:rPr>
            </w:pPr>
            <w:commentRangeStart w:id="137"/>
            <w:commentRangeStart w:id="138"/>
            <w:commentRangeStart w:id="139"/>
            <w:commentRangeStart w:id="140"/>
            <w:commentRangeStart w:id="141"/>
            <w:r w:rsidRPr="477C5BEC">
              <w:rPr>
                <w:rFonts w:ascii="Calibri" w:hAnsi="Calibri" w:eastAsia="Calibri" w:cs="Calibri"/>
                <w:b/>
                <w:bCs/>
                <w:color w:val="000000" w:themeColor="text1"/>
                <w:sz w:val="22"/>
                <w:szCs w:val="22"/>
              </w:rPr>
              <w:t>Gateway</w:t>
            </w:r>
            <w:commentRangeEnd w:id="137"/>
            <w:r w:rsidR="32766657">
              <w:rPr>
                <w:rStyle w:val="CommentReference"/>
                <w:rFonts w:ascii="Calibri" w:hAnsi="Calibri" w:eastAsia="Calibri" w:cs="Calibri"/>
                <w:b/>
                <w:bCs/>
                <w:color w:val="000000" w:themeColor="text1"/>
                <w:sz w:val="22"/>
                <w:szCs w:val="22"/>
              </w:rPr>
              <w:commentReference w:id="137"/>
            </w:r>
            <w:commentRangeEnd w:id="138"/>
            <w:r>
              <w:rPr>
                <w:rStyle w:val="CommentReference"/>
              </w:rPr>
              <w:commentReference w:id="138"/>
            </w:r>
            <w:commentRangeEnd w:id="139"/>
            <w:r>
              <w:rPr>
                <w:rStyle w:val="CommentReference"/>
              </w:rPr>
              <w:commentReference w:id="139"/>
            </w:r>
            <w:commentRangeEnd w:id="140"/>
            <w:r>
              <w:rPr>
                <w:rStyle w:val="CommentReference"/>
              </w:rPr>
              <w:commentReference w:id="140"/>
            </w:r>
            <w:commentRangeEnd w:id="141"/>
            <w:r>
              <w:rPr>
                <w:rStyle w:val="CommentReference"/>
              </w:rPr>
              <w:commentReference w:id="141"/>
            </w:r>
          </w:p>
        </w:tc>
        <w:tc>
          <w:tcPr>
            <w:tcW w:w="2940" w:type="dxa"/>
            <w:shd w:val="clear" w:color="auto" w:fill="D9E1F2"/>
            <w:tcMar>
              <w:top w:w="15" w:type="dxa"/>
              <w:left w:w="15" w:type="dxa"/>
              <w:right w:w="15" w:type="dxa"/>
            </w:tcMar>
            <w:vAlign w:val="bottom"/>
          </w:tcPr>
          <w:p w:rsidR="19659DE0" w:rsidP="19659DE0" w:rsidRDefault="19659DE0" w14:paraId="442DE94F" w14:textId="3A9BDDA9">
            <w:pPr>
              <w:spacing w:after="0"/>
            </w:pPr>
            <w:r w:rsidRPr="19659DE0">
              <w:rPr>
                <w:rFonts w:ascii="Calibri" w:hAnsi="Calibri" w:eastAsia="Calibri" w:cs="Calibri"/>
                <w:b/>
                <w:bCs/>
                <w:color w:val="000000" w:themeColor="text1"/>
                <w:sz w:val="22"/>
                <w:szCs w:val="22"/>
              </w:rPr>
              <w:t>Entry point</w:t>
            </w:r>
          </w:p>
        </w:tc>
        <w:tc>
          <w:tcPr>
            <w:tcW w:w="1485" w:type="dxa"/>
            <w:shd w:val="clear" w:color="auto" w:fill="D9E1F2"/>
            <w:tcMar>
              <w:top w:w="15" w:type="dxa"/>
              <w:left w:w="15" w:type="dxa"/>
              <w:right w:w="15" w:type="dxa"/>
            </w:tcMar>
            <w:vAlign w:val="bottom"/>
          </w:tcPr>
          <w:p w:rsidR="19659DE0" w:rsidP="19659DE0" w:rsidRDefault="19659DE0" w14:paraId="5B67B9D4" w14:textId="698A37C7">
            <w:pPr>
              <w:spacing w:after="0"/>
            </w:pPr>
            <w:r w:rsidRPr="19659DE0">
              <w:rPr>
                <w:rFonts w:ascii="Calibri" w:hAnsi="Calibri" w:eastAsia="Calibri" w:cs="Calibri"/>
                <w:b/>
                <w:bCs/>
                <w:color w:val="000000" w:themeColor="text1"/>
                <w:sz w:val="22"/>
                <w:szCs w:val="22"/>
              </w:rPr>
              <w:t>File format</w:t>
            </w:r>
          </w:p>
        </w:tc>
        <w:tc>
          <w:tcPr>
            <w:tcW w:w="2522" w:type="dxa"/>
            <w:shd w:val="clear" w:color="auto" w:fill="D9E1F2"/>
            <w:tcMar>
              <w:top w:w="15" w:type="dxa"/>
              <w:left w:w="15" w:type="dxa"/>
              <w:right w:w="15" w:type="dxa"/>
            </w:tcMar>
            <w:vAlign w:val="bottom"/>
          </w:tcPr>
          <w:p w:rsidR="19659DE0" w:rsidP="19659DE0" w:rsidRDefault="19659DE0" w14:paraId="381FA521" w14:textId="58C7D2DC">
            <w:pPr>
              <w:spacing w:after="0"/>
            </w:pPr>
            <w:r w:rsidRPr="19659DE0">
              <w:rPr>
                <w:rFonts w:ascii="Calibri" w:hAnsi="Calibri" w:eastAsia="Calibri" w:cs="Calibri"/>
                <w:b/>
                <w:bCs/>
                <w:color w:val="000000" w:themeColor="text1"/>
                <w:sz w:val="22"/>
                <w:szCs w:val="22"/>
              </w:rPr>
              <w:t>Identifier</w:t>
            </w:r>
          </w:p>
        </w:tc>
      </w:tr>
      <w:tr w:rsidR="19659DE0" w:rsidTr="477C5BEC" w14:paraId="6B388B41" w14:textId="77777777">
        <w:trPr>
          <w:trHeight w:val="315"/>
        </w:trPr>
        <w:tc>
          <w:tcPr>
            <w:tcW w:w="2175" w:type="dxa"/>
            <w:tcMar>
              <w:top w:w="15" w:type="dxa"/>
              <w:left w:w="15" w:type="dxa"/>
              <w:right w:w="15" w:type="dxa"/>
            </w:tcMar>
            <w:vAlign w:val="bottom"/>
          </w:tcPr>
          <w:p w:rsidR="19659DE0" w:rsidP="19659DE0" w:rsidRDefault="19659DE0" w14:paraId="3990028D" w14:textId="12ED6DBB">
            <w:pPr>
              <w:spacing w:after="0"/>
              <w:rPr>
                <w:rFonts w:ascii="Calibri" w:hAnsi="Calibri" w:eastAsia="Calibri" w:cs="Calibri"/>
                <w:b/>
                <w:bCs/>
                <w:color w:val="000000" w:themeColor="text1"/>
                <w:sz w:val="22"/>
                <w:szCs w:val="22"/>
              </w:rPr>
            </w:pPr>
            <w:r w:rsidRPr="19659DE0">
              <w:rPr>
                <w:rFonts w:ascii="Calibri" w:hAnsi="Calibri" w:eastAsia="Calibri" w:cs="Calibri"/>
                <w:b/>
                <w:bCs/>
                <w:color w:val="000000" w:themeColor="text1"/>
                <w:sz w:val="22"/>
                <w:szCs w:val="22"/>
              </w:rPr>
              <w:t>Manual entry</w:t>
            </w:r>
          </w:p>
        </w:tc>
        <w:tc>
          <w:tcPr>
            <w:tcW w:w="2940" w:type="dxa"/>
            <w:tcMar>
              <w:top w:w="15" w:type="dxa"/>
              <w:left w:w="15" w:type="dxa"/>
              <w:right w:w="15" w:type="dxa"/>
            </w:tcMar>
            <w:vAlign w:val="bottom"/>
          </w:tcPr>
          <w:p w:rsidR="19659DE0" w:rsidP="19659DE0" w:rsidRDefault="19659DE0" w14:paraId="085E8AB3" w14:textId="3B1787FA">
            <w:pPr>
              <w:spacing w:after="0"/>
              <w:rPr>
                <w:rFonts w:ascii="Calibri" w:hAnsi="Calibri" w:eastAsia="Calibri" w:cs="Calibri"/>
                <w:color w:val="000000" w:themeColor="text1"/>
                <w:sz w:val="22"/>
                <w:szCs w:val="22"/>
              </w:rPr>
            </w:pPr>
            <w:r w:rsidRPr="19659DE0">
              <w:rPr>
                <w:rFonts w:ascii="Calibri" w:hAnsi="Calibri" w:eastAsia="Calibri" w:cs="Calibri"/>
                <w:color w:val="000000" w:themeColor="text1"/>
                <w:sz w:val="22"/>
                <w:szCs w:val="22"/>
              </w:rPr>
              <w:t>Submissions Portal</w:t>
            </w:r>
            <w:r w:rsidRPr="19659DE0" w:rsidR="5598AF4F">
              <w:rPr>
                <w:rFonts w:ascii="Calibri" w:hAnsi="Calibri" w:eastAsia="Calibri" w:cs="Calibri"/>
                <w:color w:val="000000" w:themeColor="text1"/>
                <w:sz w:val="22"/>
                <w:szCs w:val="22"/>
              </w:rPr>
              <w:t xml:space="preserve"> (browser)</w:t>
            </w:r>
          </w:p>
        </w:tc>
        <w:tc>
          <w:tcPr>
            <w:tcW w:w="1485" w:type="dxa"/>
            <w:tcMar>
              <w:top w:w="15" w:type="dxa"/>
              <w:left w:w="15" w:type="dxa"/>
              <w:right w:w="15" w:type="dxa"/>
            </w:tcMar>
            <w:vAlign w:val="bottom"/>
          </w:tcPr>
          <w:p w:rsidR="19659DE0" w:rsidP="19659DE0" w:rsidRDefault="19659DE0" w14:paraId="604F43D9" w14:textId="17EB982B">
            <w:pPr>
              <w:spacing w:after="0"/>
            </w:pPr>
            <w:r w:rsidRPr="19659DE0">
              <w:rPr>
                <w:rFonts w:ascii="Calibri" w:hAnsi="Calibri" w:eastAsia="Calibri" w:cs="Calibri"/>
                <w:color w:val="000000" w:themeColor="text1"/>
                <w:sz w:val="22"/>
                <w:szCs w:val="22"/>
              </w:rPr>
              <w:t>NA - interface</w:t>
            </w:r>
          </w:p>
        </w:tc>
        <w:tc>
          <w:tcPr>
            <w:tcW w:w="2522" w:type="dxa"/>
            <w:tcMar>
              <w:top w:w="15" w:type="dxa"/>
              <w:left w:w="15" w:type="dxa"/>
              <w:right w:w="15" w:type="dxa"/>
            </w:tcMar>
            <w:vAlign w:val="bottom"/>
          </w:tcPr>
          <w:p w:rsidR="19659DE0" w:rsidP="19659DE0" w:rsidRDefault="19659DE0" w14:paraId="0B9AFD4A" w14:textId="0FE77B6D">
            <w:pPr>
              <w:spacing w:after="0"/>
              <w:rPr>
                <w:rFonts w:ascii="Calibri" w:hAnsi="Calibri" w:eastAsia="Calibri" w:cs="Calibri"/>
                <w:color w:val="000000" w:themeColor="text1"/>
                <w:sz w:val="22"/>
                <w:szCs w:val="22"/>
              </w:rPr>
            </w:pPr>
            <w:r w:rsidRPr="19659DE0">
              <w:rPr>
                <w:rFonts w:ascii="Calibri" w:hAnsi="Calibri" w:eastAsia="Calibri" w:cs="Calibri"/>
                <w:color w:val="000000" w:themeColor="text1"/>
                <w:sz w:val="22"/>
                <w:szCs w:val="22"/>
              </w:rPr>
              <w:t>HW</w:t>
            </w:r>
            <w:r w:rsidRPr="19659DE0" w:rsidR="68C2AF3A">
              <w:rPr>
                <w:rFonts w:ascii="Calibri" w:hAnsi="Calibri" w:eastAsia="Calibri" w:cs="Calibri"/>
                <w:color w:val="000000" w:themeColor="text1"/>
                <w:sz w:val="22"/>
                <w:szCs w:val="22"/>
              </w:rPr>
              <w:t>C</w:t>
            </w:r>
            <w:r w:rsidRPr="19659DE0">
              <w:rPr>
                <w:rFonts w:ascii="Calibri" w:hAnsi="Calibri" w:eastAsia="Calibri" w:cs="Calibri"/>
                <w:color w:val="000000" w:themeColor="text1"/>
                <w:sz w:val="22"/>
                <w:szCs w:val="22"/>
              </w:rPr>
              <w:t>ID</w:t>
            </w:r>
            <w:r w:rsidRPr="19659DE0" w:rsidR="406398FA">
              <w:rPr>
                <w:rFonts w:ascii="Calibri" w:hAnsi="Calibri" w:eastAsia="Calibri" w:cs="Calibri"/>
                <w:color w:val="000000" w:themeColor="text1"/>
                <w:sz w:val="22"/>
                <w:szCs w:val="22"/>
              </w:rPr>
              <w:t xml:space="preserve"> (created by HW)</w:t>
            </w:r>
          </w:p>
        </w:tc>
      </w:tr>
      <w:tr w:rsidR="19659DE0" w:rsidTr="477C5BEC" w14:paraId="6700E8A8" w14:textId="77777777">
        <w:trPr>
          <w:trHeight w:val="315"/>
        </w:trPr>
        <w:tc>
          <w:tcPr>
            <w:tcW w:w="2175" w:type="dxa"/>
            <w:tcMar>
              <w:top w:w="15" w:type="dxa"/>
              <w:left w:w="15" w:type="dxa"/>
              <w:right w:w="15" w:type="dxa"/>
            </w:tcMar>
            <w:vAlign w:val="bottom"/>
          </w:tcPr>
          <w:p w:rsidR="19659DE0" w:rsidP="19659DE0" w:rsidRDefault="19659DE0" w14:paraId="7309593E" w14:textId="6270D4B9">
            <w:pPr>
              <w:spacing w:after="0"/>
              <w:rPr>
                <w:rFonts w:ascii="Calibri" w:hAnsi="Calibri" w:eastAsia="Calibri" w:cs="Calibri"/>
                <w:b/>
                <w:bCs/>
                <w:color w:val="000000" w:themeColor="text1"/>
                <w:sz w:val="22"/>
                <w:szCs w:val="22"/>
              </w:rPr>
            </w:pPr>
            <w:r w:rsidRPr="19659DE0">
              <w:rPr>
                <w:rFonts w:ascii="Calibri" w:hAnsi="Calibri" w:eastAsia="Calibri" w:cs="Calibri"/>
                <w:b/>
                <w:bCs/>
                <w:color w:val="000000" w:themeColor="text1"/>
                <w:sz w:val="22"/>
                <w:szCs w:val="22"/>
              </w:rPr>
              <w:t>Metadata file upload</w:t>
            </w:r>
          </w:p>
        </w:tc>
        <w:tc>
          <w:tcPr>
            <w:tcW w:w="2940" w:type="dxa"/>
            <w:tcMar>
              <w:top w:w="15" w:type="dxa"/>
              <w:left w:w="15" w:type="dxa"/>
              <w:right w:w="15" w:type="dxa"/>
            </w:tcMar>
            <w:vAlign w:val="bottom"/>
          </w:tcPr>
          <w:p w:rsidR="19659DE0" w:rsidP="19659DE0" w:rsidRDefault="19659DE0" w14:paraId="5DECEF31" w14:textId="4725CFDA">
            <w:pPr>
              <w:spacing w:after="0"/>
              <w:rPr>
                <w:rFonts w:ascii="Calibri" w:hAnsi="Calibri" w:eastAsia="Calibri" w:cs="Calibri"/>
                <w:color w:val="000000" w:themeColor="text1"/>
                <w:sz w:val="22"/>
                <w:szCs w:val="22"/>
              </w:rPr>
            </w:pPr>
            <w:r w:rsidRPr="19659DE0">
              <w:rPr>
                <w:rFonts w:ascii="Calibri" w:hAnsi="Calibri" w:eastAsia="Calibri" w:cs="Calibri"/>
                <w:color w:val="000000" w:themeColor="text1"/>
                <w:sz w:val="22"/>
                <w:szCs w:val="22"/>
              </w:rPr>
              <w:t>Submissions Portal</w:t>
            </w:r>
            <w:r w:rsidRPr="19659DE0" w:rsidR="31331464">
              <w:rPr>
                <w:rFonts w:ascii="Calibri" w:hAnsi="Calibri" w:eastAsia="Calibri" w:cs="Calibri"/>
                <w:color w:val="000000" w:themeColor="text1"/>
                <w:sz w:val="22"/>
                <w:szCs w:val="22"/>
              </w:rPr>
              <w:t xml:space="preserve"> (browser)</w:t>
            </w:r>
          </w:p>
        </w:tc>
        <w:tc>
          <w:tcPr>
            <w:tcW w:w="1485" w:type="dxa"/>
            <w:tcMar>
              <w:top w:w="15" w:type="dxa"/>
              <w:left w:w="15" w:type="dxa"/>
              <w:right w:w="15" w:type="dxa"/>
            </w:tcMar>
            <w:vAlign w:val="bottom"/>
          </w:tcPr>
          <w:p w:rsidR="19659DE0" w:rsidP="19659DE0" w:rsidRDefault="19659DE0" w14:paraId="0D4259BA" w14:textId="4651A042">
            <w:pPr>
              <w:spacing w:after="0"/>
            </w:pPr>
            <w:r w:rsidRPr="19659DE0">
              <w:rPr>
                <w:rFonts w:ascii="Calibri" w:hAnsi="Calibri" w:eastAsia="Calibri" w:cs="Calibri"/>
                <w:color w:val="000000" w:themeColor="text1"/>
                <w:sz w:val="22"/>
                <w:szCs w:val="22"/>
              </w:rPr>
              <w:t>MARC21 or ONIX</w:t>
            </w:r>
          </w:p>
        </w:tc>
        <w:tc>
          <w:tcPr>
            <w:tcW w:w="2522" w:type="dxa"/>
            <w:tcMar>
              <w:top w:w="15" w:type="dxa"/>
              <w:left w:w="15" w:type="dxa"/>
              <w:right w:w="15" w:type="dxa"/>
            </w:tcMar>
            <w:vAlign w:val="bottom"/>
          </w:tcPr>
          <w:p w:rsidR="19659DE0" w:rsidP="19659DE0" w:rsidRDefault="19659DE0" w14:paraId="09C33D24" w14:textId="217B6374">
            <w:pPr>
              <w:spacing w:after="0"/>
            </w:pPr>
            <w:r w:rsidRPr="19659DE0">
              <w:rPr>
                <w:rFonts w:ascii="Calibri" w:hAnsi="Calibri" w:eastAsia="Calibri" w:cs="Calibri"/>
                <w:color w:val="000000" w:themeColor="text1"/>
                <w:sz w:val="22"/>
                <w:szCs w:val="22"/>
              </w:rPr>
              <w:t>HW</w:t>
            </w:r>
            <w:r w:rsidRPr="19659DE0" w:rsidR="14C34091">
              <w:rPr>
                <w:rFonts w:ascii="Calibri" w:hAnsi="Calibri" w:eastAsia="Calibri" w:cs="Calibri"/>
                <w:color w:val="000000" w:themeColor="text1"/>
                <w:sz w:val="22"/>
                <w:szCs w:val="22"/>
              </w:rPr>
              <w:t>C</w:t>
            </w:r>
            <w:r w:rsidRPr="19659DE0">
              <w:rPr>
                <w:rFonts w:ascii="Calibri" w:hAnsi="Calibri" w:eastAsia="Calibri" w:cs="Calibri"/>
                <w:color w:val="000000" w:themeColor="text1"/>
                <w:sz w:val="22"/>
                <w:szCs w:val="22"/>
              </w:rPr>
              <w:t>ID (Optional)</w:t>
            </w:r>
          </w:p>
        </w:tc>
      </w:tr>
      <w:tr w:rsidR="19659DE0" w:rsidTr="477C5BEC" w14:paraId="3517B679" w14:textId="77777777">
        <w:trPr>
          <w:trHeight w:val="315"/>
        </w:trPr>
        <w:tc>
          <w:tcPr>
            <w:tcW w:w="2175" w:type="dxa"/>
            <w:tcMar>
              <w:top w:w="15" w:type="dxa"/>
              <w:left w:w="15" w:type="dxa"/>
              <w:right w:w="15" w:type="dxa"/>
            </w:tcMar>
            <w:vAlign w:val="bottom"/>
          </w:tcPr>
          <w:p w:rsidR="19659DE0" w:rsidP="19659DE0" w:rsidRDefault="19659DE0" w14:paraId="2B410787" w14:textId="7A5F090D">
            <w:pPr>
              <w:spacing w:after="0"/>
              <w:rPr>
                <w:rFonts w:ascii="Calibri" w:hAnsi="Calibri" w:eastAsia="Calibri" w:cs="Calibri"/>
                <w:b/>
                <w:bCs/>
                <w:color w:val="000000" w:themeColor="text1"/>
                <w:sz w:val="22"/>
                <w:szCs w:val="22"/>
              </w:rPr>
            </w:pPr>
            <w:r w:rsidRPr="19659DE0">
              <w:rPr>
                <w:rFonts w:ascii="Calibri" w:hAnsi="Calibri" w:eastAsia="Calibri" w:cs="Calibri"/>
                <w:b/>
                <w:bCs/>
                <w:color w:val="000000" w:themeColor="text1"/>
                <w:sz w:val="22"/>
                <w:szCs w:val="22"/>
              </w:rPr>
              <w:t>Automated feed</w:t>
            </w:r>
          </w:p>
        </w:tc>
        <w:tc>
          <w:tcPr>
            <w:tcW w:w="2940" w:type="dxa"/>
            <w:tcMar>
              <w:top w:w="15" w:type="dxa"/>
              <w:left w:w="15" w:type="dxa"/>
              <w:right w:w="15" w:type="dxa"/>
            </w:tcMar>
            <w:vAlign w:val="bottom"/>
          </w:tcPr>
          <w:p w:rsidR="19659DE0" w:rsidP="19659DE0" w:rsidRDefault="19659DE0" w14:paraId="2978A91A" w14:textId="4EE0C163">
            <w:pPr>
              <w:spacing w:after="0"/>
            </w:pPr>
            <w:r w:rsidRPr="19659DE0">
              <w:rPr>
                <w:rFonts w:ascii="Calibri" w:hAnsi="Calibri" w:eastAsia="Calibri" w:cs="Calibri"/>
                <w:color w:val="000000" w:themeColor="text1"/>
                <w:sz w:val="22"/>
                <w:szCs w:val="22"/>
                <w:lang w:val="en-US"/>
              </w:rPr>
              <w:t>HighWire SFTP site</w:t>
            </w:r>
          </w:p>
        </w:tc>
        <w:tc>
          <w:tcPr>
            <w:tcW w:w="1485" w:type="dxa"/>
            <w:tcMar>
              <w:top w:w="15" w:type="dxa"/>
              <w:left w:w="15" w:type="dxa"/>
              <w:right w:w="15" w:type="dxa"/>
            </w:tcMar>
            <w:vAlign w:val="bottom"/>
          </w:tcPr>
          <w:p w:rsidR="19659DE0" w:rsidP="19659DE0" w:rsidRDefault="19659DE0" w14:paraId="135EAE82" w14:textId="3314F526">
            <w:pPr>
              <w:spacing w:after="0"/>
            </w:pPr>
            <w:r w:rsidRPr="19659DE0">
              <w:rPr>
                <w:rFonts w:ascii="Calibri" w:hAnsi="Calibri" w:eastAsia="Calibri" w:cs="Calibri"/>
                <w:color w:val="000000" w:themeColor="text1"/>
                <w:sz w:val="22"/>
                <w:szCs w:val="22"/>
              </w:rPr>
              <w:t>MARC21</w:t>
            </w:r>
          </w:p>
        </w:tc>
        <w:tc>
          <w:tcPr>
            <w:tcW w:w="2522" w:type="dxa"/>
            <w:tcMar>
              <w:top w:w="15" w:type="dxa"/>
              <w:left w:w="15" w:type="dxa"/>
              <w:right w:w="15" w:type="dxa"/>
            </w:tcMar>
            <w:vAlign w:val="bottom"/>
          </w:tcPr>
          <w:p w:rsidR="19659DE0" w:rsidP="3DEF00A6" w:rsidRDefault="32766657" w14:paraId="19489B7F" w14:textId="379086EA">
            <w:pPr>
              <w:spacing w:after="0"/>
              <w:rPr>
                <w:rFonts w:ascii="Calibri" w:hAnsi="Calibri" w:eastAsia="Calibri" w:cs="Calibri"/>
                <w:color w:val="000000" w:themeColor="text1"/>
                <w:sz w:val="22"/>
                <w:szCs w:val="22"/>
                <w:lang w:val="en-US"/>
              </w:rPr>
            </w:pPr>
            <w:commentRangeStart w:id="142"/>
            <w:commentRangeStart w:id="143"/>
            <w:r w:rsidRPr="3DEF00A6">
              <w:rPr>
                <w:rFonts w:ascii="Calibri" w:hAnsi="Calibri" w:eastAsia="Calibri" w:cs="Calibri"/>
                <w:color w:val="000000" w:themeColor="text1"/>
                <w:sz w:val="22"/>
                <w:szCs w:val="22"/>
                <w:lang w:val="en-US"/>
              </w:rPr>
              <w:t>HW</w:t>
            </w:r>
            <w:r w:rsidRPr="3DEF00A6" w:rsidR="26D98B18">
              <w:rPr>
                <w:rFonts w:ascii="Calibri" w:hAnsi="Calibri" w:eastAsia="Calibri" w:cs="Calibri"/>
                <w:color w:val="000000" w:themeColor="text1"/>
                <w:sz w:val="22"/>
                <w:szCs w:val="22"/>
                <w:lang w:val="en-US"/>
              </w:rPr>
              <w:t>C</w:t>
            </w:r>
            <w:r w:rsidRPr="3DEF00A6">
              <w:rPr>
                <w:rFonts w:ascii="Calibri" w:hAnsi="Calibri" w:eastAsia="Calibri" w:cs="Calibri"/>
                <w:color w:val="000000" w:themeColor="text1"/>
                <w:sz w:val="22"/>
                <w:szCs w:val="22"/>
                <w:lang w:val="en-US"/>
              </w:rPr>
              <w:t>ID (O</w:t>
            </w:r>
            <w:r w:rsidRPr="3DEF00A6" w:rsidR="5BA92AFA">
              <w:rPr>
                <w:rFonts w:ascii="Calibri" w:hAnsi="Calibri" w:eastAsia="Calibri" w:cs="Calibri"/>
                <w:color w:val="000000" w:themeColor="text1"/>
                <w:sz w:val="22"/>
                <w:szCs w:val="22"/>
                <w:lang w:val="en-US"/>
              </w:rPr>
              <w:t>nly required if it is an update to existing content</w:t>
            </w:r>
            <w:r w:rsidRPr="3DEF00A6">
              <w:rPr>
                <w:rFonts w:ascii="Calibri" w:hAnsi="Calibri" w:eastAsia="Calibri" w:cs="Calibri"/>
                <w:color w:val="000000" w:themeColor="text1"/>
                <w:sz w:val="22"/>
                <w:szCs w:val="22"/>
                <w:lang w:val="en-US"/>
              </w:rPr>
              <w:t>)</w:t>
            </w:r>
            <w:commentRangeEnd w:id="142"/>
            <w:r w:rsidR="19659DE0">
              <w:rPr>
                <w:rStyle w:val="CommentReference"/>
                <w:rFonts w:ascii="Calibri" w:hAnsi="Calibri" w:eastAsia="Calibri" w:cs="Calibri"/>
                <w:color w:val="000000" w:themeColor="text1"/>
                <w:sz w:val="22"/>
                <w:szCs w:val="22"/>
                <w:lang w:val="en-US"/>
              </w:rPr>
              <w:commentReference w:id="142"/>
            </w:r>
            <w:commentRangeEnd w:id="143"/>
            <w:r>
              <w:rPr>
                <w:rStyle w:val="CommentReference"/>
              </w:rPr>
              <w:commentReference w:id="143"/>
            </w:r>
          </w:p>
        </w:tc>
      </w:tr>
    </w:tbl>
    <w:p w:rsidR="67A8C63F" w:rsidP="19659DE0" w:rsidRDefault="67A8C63F" w14:paraId="6D497B34" w14:textId="78A3244D">
      <w:pPr>
        <w:spacing w:after="0"/>
        <w:rPr>
          <w:rStyle w:val="eop"/>
          <w:rFonts w:ascii="Calibri" w:hAnsi="Calibri" w:cs="Calibri"/>
          <w:color w:val="000000" w:themeColor="text1"/>
        </w:rPr>
      </w:pPr>
    </w:p>
    <w:p w:rsidR="67A8C63F" w:rsidP="19659DE0" w:rsidRDefault="4C6C4464" w14:paraId="2E64EE62" w14:textId="69981DFF">
      <w:pPr>
        <w:spacing w:after="0"/>
      </w:pPr>
      <w:r>
        <w:t>Notes:</w:t>
      </w:r>
    </w:p>
    <w:p w:rsidR="67A8C63F" w:rsidP="19659DE0" w:rsidRDefault="67A8C63F" w14:paraId="04870684" w14:textId="45E81C7E">
      <w:pPr>
        <w:spacing w:after="0"/>
      </w:pPr>
    </w:p>
    <w:p w:rsidR="007413CF" w:rsidP="00366661" w:rsidRDefault="265BB1C9" w14:paraId="3D0B5FC4" w14:textId="77777777">
      <w:pPr>
        <w:pStyle w:val="ListParagraph"/>
        <w:numPr>
          <w:ilvl w:val="0"/>
          <w:numId w:val="26"/>
        </w:numPr>
        <w:spacing w:after="0"/>
        <w:rPr>
          <w:lang w:val="en-US"/>
        </w:rPr>
      </w:pPr>
      <w:r w:rsidRPr="477C5BEC">
        <w:rPr>
          <w:lang w:val="en-US"/>
        </w:rPr>
        <w:t>For all 3 gateway</w:t>
      </w:r>
      <w:r w:rsidRPr="477C5BEC" w:rsidR="08AADEC6">
        <w:rPr>
          <w:lang w:val="en-US"/>
        </w:rPr>
        <w:t>s</w:t>
      </w:r>
      <w:r w:rsidRPr="477C5BEC">
        <w:rPr>
          <w:lang w:val="en-US"/>
        </w:rPr>
        <w:t>, if there is not an existing HighWire Content ID present (</w:t>
      </w:r>
      <w:commentRangeStart w:id="144"/>
      <w:commentRangeStart w:id="145"/>
      <w:commentRangeStart w:id="146"/>
      <w:commentRangeStart w:id="147"/>
      <w:commentRangeStart w:id="148"/>
      <w:r w:rsidRPr="477C5BEC">
        <w:rPr>
          <w:lang w:val="en-US"/>
        </w:rPr>
        <w:t>HWCID</w:t>
      </w:r>
      <w:commentRangeEnd w:id="144"/>
      <w:r w:rsidRPr="477C5BEC" w:rsidR="54DE27AA">
        <w:rPr>
          <w:rStyle w:val="CommentReference"/>
          <w:sz w:val="18"/>
          <w:szCs w:val="18"/>
          <w:lang w:val="en-US"/>
        </w:rPr>
        <w:commentReference w:id="144"/>
      </w:r>
      <w:commentRangeEnd w:id="145"/>
      <w:r>
        <w:rPr>
          <w:rStyle w:val="CommentReference"/>
        </w:rPr>
        <w:commentReference w:id="145"/>
      </w:r>
      <w:commentRangeEnd w:id="146"/>
      <w:r>
        <w:rPr>
          <w:rStyle w:val="CommentReference"/>
        </w:rPr>
        <w:commentReference w:id="146"/>
      </w:r>
      <w:commentRangeEnd w:id="147"/>
      <w:r>
        <w:rPr>
          <w:rStyle w:val="CommentReference"/>
        </w:rPr>
        <w:commentReference w:id="147"/>
      </w:r>
      <w:commentRangeEnd w:id="148"/>
      <w:r>
        <w:rPr>
          <w:rStyle w:val="CommentReference"/>
        </w:rPr>
        <w:commentReference w:id="148"/>
      </w:r>
      <w:r w:rsidRPr="477C5BEC">
        <w:rPr>
          <w:lang w:val="en-US"/>
        </w:rPr>
        <w:t>), HighWire will create one</w:t>
      </w:r>
      <w:r w:rsidRPr="477C5BEC" w:rsidR="1A3C6068">
        <w:rPr>
          <w:lang w:val="en-US"/>
        </w:rPr>
        <w:t>. The HWCID is the unique identifier for the content within the HighWire platform.</w:t>
      </w:r>
    </w:p>
    <w:p w:rsidRPr="007413CF" w:rsidR="67A8C63F" w:rsidP="00366661" w:rsidRDefault="1EE4DAD0" w14:paraId="6409174E" w14:textId="30C0EE39">
      <w:pPr>
        <w:pStyle w:val="ListParagraph"/>
        <w:numPr>
          <w:ilvl w:val="0"/>
          <w:numId w:val="26"/>
        </w:numPr>
        <w:spacing w:after="0"/>
        <w:rPr>
          <w:lang w:val="en-US"/>
        </w:rPr>
      </w:pPr>
      <w:r w:rsidRPr="3DEF00A6">
        <w:rPr>
          <w:lang w:val="en-US"/>
        </w:rPr>
        <w:t xml:space="preserve">Within the HighWire platform, the authoritative source of data is the </w:t>
      </w:r>
      <w:commentRangeStart w:id="149"/>
      <w:commentRangeStart w:id="150"/>
      <w:commentRangeStart w:id="151"/>
      <w:r w:rsidRPr="3DEF00A6">
        <w:rPr>
          <w:lang w:val="en-US"/>
        </w:rPr>
        <w:t>AtomStore in the Content Display Portal</w:t>
      </w:r>
      <w:commentRangeEnd w:id="149"/>
      <w:r w:rsidRPr="3DEF00A6" w:rsidR="4C6C4464">
        <w:rPr>
          <w:rStyle w:val="CommentReference"/>
          <w:sz w:val="18"/>
          <w:szCs w:val="18"/>
          <w:lang w:val="en-US"/>
        </w:rPr>
        <w:commentReference w:id="149"/>
      </w:r>
      <w:commentRangeEnd w:id="150"/>
      <w:r>
        <w:rPr>
          <w:rStyle w:val="CommentReference"/>
        </w:rPr>
        <w:commentReference w:id="150"/>
      </w:r>
      <w:commentRangeEnd w:id="151"/>
      <w:r>
        <w:rPr>
          <w:rStyle w:val="CommentReference"/>
        </w:rPr>
        <w:commentReference w:id="151"/>
      </w:r>
      <w:r w:rsidRPr="3DEF00A6">
        <w:rPr>
          <w:lang w:val="en-US"/>
        </w:rPr>
        <w:t xml:space="preserve">. This is the </w:t>
      </w:r>
      <w:commentRangeStart w:id="152"/>
      <w:commentRangeStart w:id="153"/>
      <w:commentRangeStart w:id="154"/>
      <w:r w:rsidRPr="3DEF00A6">
        <w:rPr>
          <w:lang w:val="en-US"/>
        </w:rPr>
        <w:t>long-term store</w:t>
      </w:r>
      <w:commentRangeEnd w:id="152"/>
      <w:r w:rsidRPr="3DEF00A6" w:rsidR="4C6C4464">
        <w:rPr>
          <w:rStyle w:val="CommentReference"/>
          <w:sz w:val="18"/>
          <w:szCs w:val="18"/>
          <w:lang w:val="en-US"/>
        </w:rPr>
        <w:commentReference w:id="152"/>
      </w:r>
      <w:commentRangeEnd w:id="153"/>
      <w:r>
        <w:rPr>
          <w:rStyle w:val="CommentReference"/>
        </w:rPr>
        <w:commentReference w:id="153"/>
      </w:r>
      <w:commentRangeEnd w:id="154"/>
      <w:r>
        <w:rPr>
          <w:rStyle w:val="CommentReference"/>
        </w:rPr>
        <w:commentReference w:id="154"/>
      </w:r>
      <w:r w:rsidRPr="3DEF00A6">
        <w:rPr>
          <w:lang w:val="en-US"/>
        </w:rPr>
        <w:t xml:space="preserve"> </w:t>
      </w:r>
      <w:ins w:author="Joshua Routh" w:date="2026-01-15T11:01:00Z" w16du:dateUtc="2026-01-15T11:01:45Z" w:id="155">
        <w:r w:rsidRPr="3DEF00A6" w:rsidR="641F1CBF">
          <w:rPr>
            <w:lang w:val="en-US"/>
          </w:rPr>
          <w:t xml:space="preserve">to support public access </w:t>
        </w:r>
      </w:ins>
      <w:r w:rsidRPr="3DEF00A6">
        <w:rPr>
          <w:lang w:val="en-US"/>
        </w:rPr>
        <w:t>of the content, which other parts of the system will query</w:t>
      </w:r>
      <w:r w:rsidRPr="3DEF00A6" w:rsidR="3391EC35">
        <w:rPr>
          <w:lang w:val="en-US"/>
        </w:rPr>
        <w:t>.</w:t>
      </w:r>
    </w:p>
    <w:p w:rsidR="67A8C63F" w:rsidP="19659DE0" w:rsidRDefault="67A8C63F" w14:paraId="1E92DA92" w14:textId="5C9C3857">
      <w:pPr>
        <w:spacing w:after="0"/>
        <w:rPr>
          <w:lang w:val="en-US"/>
        </w:rPr>
      </w:pPr>
    </w:p>
    <w:p w:rsidR="67A8C63F" w:rsidP="67A8C63F" w:rsidRDefault="67A8C63F" w14:paraId="600F9FB6" w14:textId="0830B100"/>
    <w:p w:rsidR="27FF8445" w:rsidP="059AE98A" w:rsidRDefault="6E584ACB" w14:paraId="08F1A63B" w14:textId="3340267B">
      <w:pPr>
        <w:pStyle w:val="Heading3"/>
        <w:spacing w:before="0" w:after="0"/>
      </w:pPr>
      <w:bookmarkStart w:name="_Toc216334975" w:id="156"/>
      <w:bookmarkStart w:name="_Toc216335028" w:id="157"/>
      <w:bookmarkStart w:name="_Toc637785907" w:id="158"/>
      <w:r>
        <w:t>Content types</w:t>
      </w:r>
      <w:bookmarkEnd w:id="156"/>
      <w:bookmarkEnd w:id="157"/>
      <w:bookmarkEnd w:id="158"/>
    </w:p>
    <w:p w:rsidR="27FF8445" w:rsidP="059AE98A" w:rsidRDefault="6E584ACB" w14:paraId="48DC2FCD" w14:textId="26AD4532">
      <w:pPr>
        <w:spacing w:after="0"/>
      </w:pPr>
      <w:r w:rsidRPr="19659DE0">
        <w:rPr>
          <w:lang w:val="en-US"/>
        </w:rPr>
        <w:t>There will be 4 content types, each with subtypes</w:t>
      </w:r>
      <w:r w:rsidRPr="19659DE0" w:rsidR="4277C8B3">
        <w:rPr>
          <w:lang w:val="en-US"/>
        </w:rPr>
        <w:t>. Indentation here illustrates hierarchy</w:t>
      </w:r>
      <w:r w:rsidRPr="19659DE0">
        <w:rPr>
          <w:lang w:val="en-US"/>
        </w:rPr>
        <w:t>:</w:t>
      </w:r>
    </w:p>
    <w:p w:rsidR="19659DE0" w:rsidP="19659DE0" w:rsidRDefault="19659DE0" w14:paraId="5DA38109" w14:textId="1263A0CC">
      <w:pPr>
        <w:spacing w:after="0"/>
        <w:rPr>
          <w:lang w:val="en-US"/>
        </w:rPr>
      </w:pPr>
    </w:p>
    <w:p w:rsidR="27FF8445" w:rsidP="00366661" w:rsidRDefault="0AEB36A2" w14:paraId="18987859" w14:textId="409A7AB7">
      <w:pPr>
        <w:pStyle w:val="ListParagraph"/>
        <w:numPr>
          <w:ilvl w:val="0"/>
          <w:numId w:val="38"/>
        </w:numPr>
        <w:spacing w:after="0"/>
        <w:rPr>
          <w:lang w:val="en-US"/>
        </w:rPr>
      </w:pPr>
      <w:commentRangeStart w:id="159"/>
      <w:commentRangeStart w:id="160"/>
      <w:commentRangeStart w:id="161"/>
      <w:commentRangeStart w:id="162"/>
      <w:commentRangeStart w:id="163"/>
      <w:commentRangeStart w:id="164"/>
      <w:commentRangeStart w:id="165"/>
      <w:r w:rsidRPr="477C5BEC">
        <w:rPr>
          <w:lang w:val="en-US"/>
        </w:rPr>
        <w:t>Journals</w:t>
      </w:r>
      <w:commentRangeEnd w:id="159"/>
      <w:r w:rsidR="0375CBB4">
        <w:rPr>
          <w:rStyle w:val="CommentReference"/>
          <w:sz w:val="18"/>
          <w:szCs w:val="18"/>
          <w:lang w:val="en-US"/>
        </w:rPr>
        <w:commentReference w:id="159"/>
      </w:r>
      <w:commentRangeEnd w:id="160"/>
      <w:r>
        <w:rPr>
          <w:rStyle w:val="CommentReference"/>
        </w:rPr>
        <w:commentReference w:id="160"/>
      </w:r>
      <w:commentRangeEnd w:id="161"/>
      <w:r>
        <w:rPr>
          <w:rStyle w:val="CommentReference"/>
        </w:rPr>
        <w:commentReference w:id="161"/>
      </w:r>
      <w:commentRangeEnd w:id="162"/>
      <w:r>
        <w:rPr>
          <w:rStyle w:val="CommentReference"/>
        </w:rPr>
        <w:commentReference w:id="162"/>
      </w:r>
      <w:commentRangeEnd w:id="163"/>
      <w:r>
        <w:rPr>
          <w:rStyle w:val="CommentReference"/>
        </w:rPr>
        <w:commentReference w:id="163"/>
      </w:r>
      <w:commentRangeEnd w:id="164"/>
      <w:r>
        <w:rPr>
          <w:rStyle w:val="CommentReference"/>
        </w:rPr>
        <w:commentReference w:id="164"/>
      </w:r>
      <w:commentRangeEnd w:id="165"/>
      <w:r>
        <w:rPr>
          <w:rStyle w:val="CommentReference"/>
        </w:rPr>
        <w:commentReference w:id="165"/>
      </w:r>
    </w:p>
    <w:p w:rsidR="27FF8445" w:rsidP="00366661" w:rsidRDefault="07C2CB22" w14:paraId="6FEC80B0" w14:textId="0458CBFA">
      <w:pPr>
        <w:pStyle w:val="ListParagraph"/>
        <w:numPr>
          <w:ilvl w:val="1"/>
          <w:numId w:val="38"/>
        </w:numPr>
        <w:spacing w:after="0"/>
        <w:rPr>
          <w:lang w:val="en-US"/>
        </w:rPr>
      </w:pPr>
      <w:r w:rsidRPr="059AE98A">
        <w:rPr>
          <w:lang w:val="en-US"/>
        </w:rPr>
        <w:t>Journal</w:t>
      </w:r>
    </w:p>
    <w:p w:rsidR="27FF8445" w:rsidP="00366661" w:rsidRDefault="07C2CB22" w14:paraId="45A045C2" w14:textId="53F64465">
      <w:pPr>
        <w:pStyle w:val="ListParagraph"/>
        <w:numPr>
          <w:ilvl w:val="2"/>
          <w:numId w:val="38"/>
        </w:numPr>
        <w:spacing w:after="0"/>
        <w:rPr>
          <w:lang w:val="en-US"/>
        </w:rPr>
      </w:pPr>
      <w:r w:rsidRPr="67A8C63F">
        <w:rPr>
          <w:lang w:val="en-US"/>
        </w:rPr>
        <w:t>Journal issue</w:t>
      </w:r>
    </w:p>
    <w:p w:rsidR="27FF8445" w:rsidP="00366661" w:rsidRDefault="07C2CB22" w14:paraId="5A6BD7F2" w14:textId="73E0508C">
      <w:pPr>
        <w:pStyle w:val="ListParagraph"/>
        <w:numPr>
          <w:ilvl w:val="3"/>
          <w:numId w:val="38"/>
        </w:numPr>
        <w:spacing w:after="0"/>
        <w:rPr>
          <w:lang w:val="en-US"/>
        </w:rPr>
      </w:pPr>
      <w:r w:rsidRPr="67A8C63F">
        <w:rPr>
          <w:lang w:val="en-US"/>
        </w:rPr>
        <w:t>Journal article</w:t>
      </w:r>
    </w:p>
    <w:p w:rsidR="27FF8445" w:rsidP="00366661" w:rsidRDefault="07C2CB22" w14:paraId="2181AAA9" w14:textId="3972ADBA">
      <w:pPr>
        <w:pStyle w:val="ListParagraph"/>
        <w:numPr>
          <w:ilvl w:val="4"/>
          <w:numId w:val="38"/>
        </w:numPr>
        <w:spacing w:after="0"/>
        <w:rPr>
          <w:lang w:val="en-US"/>
        </w:rPr>
      </w:pPr>
      <w:r w:rsidRPr="67A8C63F">
        <w:rPr>
          <w:lang w:val="en-US"/>
        </w:rPr>
        <w:t>Supplementary material</w:t>
      </w:r>
    </w:p>
    <w:p w:rsidR="27FF8445" w:rsidP="00366661" w:rsidRDefault="07C2CB22" w14:paraId="787996E5" w14:textId="40BA721E">
      <w:pPr>
        <w:pStyle w:val="ListParagraph"/>
        <w:numPr>
          <w:ilvl w:val="0"/>
          <w:numId w:val="38"/>
        </w:numPr>
        <w:spacing w:after="0"/>
        <w:rPr>
          <w:lang w:val="en-US"/>
        </w:rPr>
      </w:pPr>
      <w:r w:rsidRPr="059AE98A">
        <w:rPr>
          <w:lang w:val="en-US"/>
        </w:rPr>
        <w:t>Books</w:t>
      </w:r>
    </w:p>
    <w:p w:rsidR="27FF8445" w:rsidP="00366661" w:rsidRDefault="07C2CB22" w14:paraId="0A5BE27E" w14:textId="5BFA5514">
      <w:pPr>
        <w:pStyle w:val="ListParagraph"/>
        <w:numPr>
          <w:ilvl w:val="1"/>
          <w:numId w:val="38"/>
        </w:numPr>
        <w:spacing w:after="0"/>
        <w:rPr>
          <w:lang w:val="en-US"/>
        </w:rPr>
      </w:pPr>
      <w:r w:rsidRPr="059AE98A">
        <w:rPr>
          <w:lang w:val="en-US"/>
        </w:rPr>
        <w:t>Book Series – this is the parent type of Book, and is optional</w:t>
      </w:r>
    </w:p>
    <w:p w:rsidR="27FF8445" w:rsidP="00366661" w:rsidRDefault="07C2CB22" w14:paraId="208BF9FE" w14:textId="3E05287A">
      <w:pPr>
        <w:pStyle w:val="ListParagraph"/>
        <w:numPr>
          <w:ilvl w:val="2"/>
          <w:numId w:val="38"/>
        </w:numPr>
        <w:spacing w:after="0"/>
        <w:rPr>
          <w:lang w:val="en-US"/>
        </w:rPr>
      </w:pPr>
      <w:r w:rsidRPr="67A8C63F">
        <w:rPr>
          <w:lang w:val="en-US"/>
        </w:rPr>
        <w:t>Book</w:t>
      </w:r>
    </w:p>
    <w:p w:rsidR="27FF8445" w:rsidP="00366661" w:rsidRDefault="07C2CB22" w14:paraId="0136CB1A" w14:textId="1C8ADE40">
      <w:pPr>
        <w:pStyle w:val="ListParagraph"/>
        <w:numPr>
          <w:ilvl w:val="3"/>
          <w:numId w:val="38"/>
        </w:numPr>
        <w:spacing w:after="0"/>
        <w:rPr>
          <w:lang w:val="en-US"/>
        </w:rPr>
      </w:pPr>
      <w:r w:rsidRPr="67A8C63F">
        <w:rPr>
          <w:lang w:val="en-US"/>
        </w:rPr>
        <w:t>Supplementary material</w:t>
      </w:r>
    </w:p>
    <w:p w:rsidR="27FF8445" w:rsidP="00366661" w:rsidRDefault="07C2CB22" w14:paraId="639C47C6" w14:textId="2FA576DD">
      <w:pPr>
        <w:pStyle w:val="ListParagraph"/>
        <w:numPr>
          <w:ilvl w:val="3"/>
          <w:numId w:val="38"/>
        </w:numPr>
        <w:spacing w:after="0"/>
        <w:rPr>
          <w:lang w:val="en-US"/>
        </w:rPr>
      </w:pPr>
      <w:r w:rsidRPr="67A8C63F">
        <w:rPr>
          <w:lang w:val="en-US"/>
        </w:rPr>
        <w:t>Chapter (Less common)</w:t>
      </w:r>
    </w:p>
    <w:p w:rsidR="27FF8445" w:rsidP="00366661" w:rsidRDefault="6E584ACB" w14:paraId="4EFEEEB0" w14:textId="34BE7377">
      <w:pPr>
        <w:pStyle w:val="ListParagraph"/>
        <w:numPr>
          <w:ilvl w:val="0"/>
          <w:numId w:val="38"/>
        </w:numPr>
        <w:spacing w:after="0"/>
        <w:rPr>
          <w:lang w:val="en-US"/>
        </w:rPr>
      </w:pPr>
      <w:r w:rsidRPr="19659DE0">
        <w:rPr>
          <w:lang w:val="en-US"/>
        </w:rPr>
        <w:t>Music</w:t>
      </w:r>
      <w:r w:rsidRPr="19659DE0" w:rsidR="77FF88E7">
        <w:rPr>
          <w:lang w:val="en-US"/>
        </w:rPr>
        <w:t xml:space="preserve"> – Note that there is deliberately no hierarchy here</w:t>
      </w:r>
    </w:p>
    <w:p w:rsidR="27FF8445" w:rsidP="00366661" w:rsidRDefault="6E584ACB" w14:paraId="674F93BD" w14:textId="1FBE1B11">
      <w:pPr>
        <w:pStyle w:val="ListParagraph"/>
        <w:numPr>
          <w:ilvl w:val="1"/>
          <w:numId w:val="38"/>
        </w:numPr>
        <w:spacing w:after="0"/>
        <w:rPr>
          <w:lang w:val="en-US"/>
        </w:rPr>
      </w:pPr>
      <w:r w:rsidRPr="19659DE0">
        <w:rPr>
          <w:lang w:val="en-US"/>
        </w:rPr>
        <w:t xml:space="preserve">Series </w:t>
      </w:r>
    </w:p>
    <w:p w:rsidR="27FF8445" w:rsidP="00366661" w:rsidRDefault="07C2CB22" w14:paraId="65D0C0F0" w14:textId="49EED7B8">
      <w:pPr>
        <w:pStyle w:val="ListParagraph"/>
        <w:numPr>
          <w:ilvl w:val="2"/>
          <w:numId w:val="38"/>
        </w:numPr>
        <w:spacing w:after="0"/>
        <w:rPr>
          <w:lang w:val="en-US"/>
        </w:rPr>
      </w:pPr>
      <w:r w:rsidRPr="059AE98A">
        <w:rPr>
          <w:lang w:val="en-US"/>
        </w:rPr>
        <w:t>Supplementary material</w:t>
      </w:r>
    </w:p>
    <w:p w:rsidR="27FF8445" w:rsidP="00366661" w:rsidRDefault="07C2CB22" w14:paraId="0A65071A" w14:textId="5F64EC39">
      <w:pPr>
        <w:pStyle w:val="ListParagraph"/>
        <w:numPr>
          <w:ilvl w:val="1"/>
          <w:numId w:val="38"/>
        </w:numPr>
        <w:spacing w:after="0"/>
        <w:rPr>
          <w:lang w:val="en-US"/>
        </w:rPr>
      </w:pPr>
      <w:r w:rsidRPr="059AE98A">
        <w:rPr>
          <w:lang w:val="en-US"/>
        </w:rPr>
        <w:t>Score</w:t>
      </w:r>
    </w:p>
    <w:p w:rsidR="27FF8445" w:rsidP="00366661" w:rsidRDefault="07C2CB22" w14:paraId="2453381E" w14:textId="775BCD19">
      <w:pPr>
        <w:pStyle w:val="ListParagraph"/>
        <w:numPr>
          <w:ilvl w:val="2"/>
          <w:numId w:val="38"/>
        </w:numPr>
        <w:spacing w:after="0"/>
        <w:rPr>
          <w:lang w:val="en-US"/>
        </w:rPr>
      </w:pPr>
      <w:r w:rsidRPr="059AE98A">
        <w:rPr>
          <w:lang w:val="en-US"/>
        </w:rPr>
        <w:t>Supplementary material</w:t>
      </w:r>
    </w:p>
    <w:p w:rsidR="27FF8445" w:rsidP="00366661" w:rsidRDefault="07C2CB22" w14:paraId="0F93B59E" w14:textId="45E6E61C">
      <w:pPr>
        <w:pStyle w:val="ListParagraph"/>
        <w:numPr>
          <w:ilvl w:val="1"/>
          <w:numId w:val="38"/>
        </w:numPr>
        <w:spacing w:after="0"/>
        <w:rPr>
          <w:lang w:val="en-US"/>
        </w:rPr>
      </w:pPr>
      <w:r w:rsidRPr="059AE98A">
        <w:rPr>
          <w:lang w:val="en-US"/>
        </w:rPr>
        <w:t>Parts</w:t>
      </w:r>
    </w:p>
    <w:p w:rsidR="27FF8445" w:rsidP="00366661" w:rsidRDefault="07C2CB22" w14:paraId="5568F7D3" w14:textId="16EFC5AE">
      <w:pPr>
        <w:pStyle w:val="ListParagraph"/>
        <w:numPr>
          <w:ilvl w:val="0"/>
          <w:numId w:val="38"/>
        </w:numPr>
        <w:spacing w:after="0"/>
        <w:rPr>
          <w:lang w:val="en-US"/>
        </w:rPr>
      </w:pPr>
      <w:r w:rsidRPr="059AE98A">
        <w:rPr>
          <w:lang w:val="en-US"/>
        </w:rPr>
        <w:t>Other material</w:t>
      </w:r>
    </w:p>
    <w:p w:rsidR="27FF8445" w:rsidP="00366661" w:rsidRDefault="0AEB36A2" w14:paraId="4FF08A4F" w14:textId="502068C3">
      <w:pPr>
        <w:pStyle w:val="ListParagraph"/>
        <w:numPr>
          <w:ilvl w:val="1"/>
          <w:numId w:val="38"/>
        </w:numPr>
        <w:spacing w:after="0"/>
        <w:rPr>
          <w:lang w:val="en-US"/>
        </w:rPr>
      </w:pPr>
      <w:commentRangeStart w:id="166"/>
      <w:commentRangeStart w:id="167"/>
      <w:commentRangeStart w:id="168"/>
      <w:commentRangeStart w:id="169"/>
      <w:r w:rsidRPr="477C5BEC">
        <w:rPr>
          <w:lang w:val="en-US"/>
        </w:rPr>
        <w:t>Loose lea</w:t>
      </w:r>
      <w:commentRangeEnd w:id="166"/>
      <w:r w:rsidRPr="477C5BEC" w:rsidR="0375CBB4">
        <w:rPr>
          <w:rStyle w:val="CommentReference"/>
          <w:sz w:val="18"/>
          <w:szCs w:val="18"/>
          <w:lang w:val="en-US"/>
        </w:rPr>
        <w:commentReference w:id="166"/>
      </w:r>
      <w:commentRangeEnd w:id="167"/>
      <w:r>
        <w:rPr>
          <w:rStyle w:val="CommentReference"/>
        </w:rPr>
        <w:commentReference w:id="167"/>
      </w:r>
      <w:commentRangeEnd w:id="168"/>
      <w:r>
        <w:rPr>
          <w:rStyle w:val="CommentReference"/>
        </w:rPr>
        <w:commentReference w:id="168"/>
      </w:r>
      <w:commentRangeEnd w:id="169"/>
      <w:r>
        <w:rPr>
          <w:rStyle w:val="CommentReference"/>
        </w:rPr>
        <w:commentReference w:id="169"/>
      </w:r>
      <w:r w:rsidRPr="477C5BEC">
        <w:rPr>
          <w:lang w:val="en-US"/>
        </w:rPr>
        <w:t>f</w:t>
      </w:r>
    </w:p>
    <w:p w:rsidR="6D3BD2ED" w:rsidP="00366661" w:rsidRDefault="6D3BD2ED" w14:paraId="3786AC28" w14:textId="4C291BF5">
      <w:pPr>
        <w:pStyle w:val="ListParagraph"/>
        <w:numPr>
          <w:ilvl w:val="2"/>
          <w:numId w:val="38"/>
        </w:numPr>
        <w:spacing w:after="0"/>
        <w:rPr>
          <w:lang w:val="en-US"/>
        </w:rPr>
      </w:pPr>
      <w:r w:rsidRPr="67A8C63F">
        <w:rPr>
          <w:lang w:val="en-US"/>
        </w:rPr>
        <w:t>Supplementary material</w:t>
      </w:r>
    </w:p>
    <w:p w:rsidR="27FF8445" w:rsidP="00366661" w:rsidRDefault="07C2CB22" w14:paraId="0DD75290" w14:textId="211E0E3C">
      <w:pPr>
        <w:pStyle w:val="ListParagraph"/>
        <w:numPr>
          <w:ilvl w:val="1"/>
          <w:numId w:val="38"/>
        </w:numPr>
        <w:spacing w:after="0"/>
        <w:rPr>
          <w:lang w:val="en-US"/>
        </w:rPr>
      </w:pPr>
      <w:r w:rsidRPr="67A8C63F">
        <w:rPr>
          <w:lang w:val="en-US"/>
        </w:rPr>
        <w:t>Other types of content</w:t>
      </w:r>
    </w:p>
    <w:p w:rsidR="611EA5F9" w:rsidP="00366661" w:rsidRDefault="611EA5F9" w14:paraId="642A2E22" w14:textId="7B7E7A39">
      <w:pPr>
        <w:pStyle w:val="ListParagraph"/>
        <w:numPr>
          <w:ilvl w:val="2"/>
          <w:numId w:val="38"/>
        </w:numPr>
        <w:spacing w:after="0"/>
        <w:rPr>
          <w:lang w:val="en-US"/>
        </w:rPr>
      </w:pPr>
      <w:r w:rsidRPr="67A8C63F">
        <w:rPr>
          <w:lang w:val="en-US"/>
        </w:rPr>
        <w:t>Supplementary material</w:t>
      </w:r>
    </w:p>
    <w:p w:rsidR="27FF8445" w:rsidP="059AE98A" w:rsidRDefault="27FF8445" w14:paraId="5194D79F" w14:textId="4D350AED">
      <w:pPr>
        <w:pStyle w:val="ListParagraph"/>
        <w:spacing w:after="0"/>
        <w:ind w:left="1440"/>
        <w:rPr>
          <w:lang w:val="en-US"/>
        </w:rPr>
      </w:pPr>
    </w:p>
    <w:p w:rsidR="27FF8445" w:rsidP="059AE98A" w:rsidRDefault="27FF8445" w14:paraId="665D2B5B" w14:textId="5157912B">
      <w:pPr>
        <w:spacing w:after="0"/>
        <w:rPr>
          <w:lang w:val="en-US"/>
        </w:rPr>
      </w:pPr>
    </w:p>
    <w:p w:rsidR="67A8C63F" w:rsidP="19659DE0" w:rsidRDefault="6E584ACB" w14:paraId="4BF2EB00" w14:textId="2756C97D">
      <w:pPr>
        <w:pStyle w:val="Heading3"/>
        <w:spacing w:before="0" w:after="0"/>
      </w:pPr>
      <w:bookmarkStart w:name="_Toc216334976" w:id="170"/>
      <w:bookmarkStart w:name="_Toc216335029" w:id="171"/>
      <w:bookmarkStart w:name="_Toc1003846119" w:id="172"/>
      <w:r>
        <w:t>Metadata fields</w:t>
      </w:r>
      <w:bookmarkEnd w:id="170"/>
      <w:bookmarkEnd w:id="171"/>
      <w:bookmarkEnd w:id="172"/>
    </w:p>
    <w:p w:rsidR="2BB52D85" w:rsidP="19659DE0" w:rsidRDefault="2BB52D85" w14:paraId="3D8F39DF" w14:textId="320444B8">
      <w:pPr>
        <w:spacing w:before="240" w:after="240"/>
        <w:rPr>
          <w:lang w:val="en-US"/>
        </w:rPr>
      </w:pPr>
      <w:r>
        <w:t xml:space="preserve">The following metadata will be present for all 4 content types. </w:t>
      </w:r>
      <w:r w:rsidRPr="19659DE0" w:rsidR="3ED67FBC">
        <w:rPr>
          <w:lang w:val="en-US"/>
        </w:rPr>
        <w:t xml:space="preserve">Please see the </w:t>
      </w:r>
      <w:r w:rsidRPr="19659DE0" w:rsidR="6E584ACB">
        <w:rPr>
          <w:lang w:val="en-US"/>
        </w:rPr>
        <w:t xml:space="preserve">appendix </w:t>
      </w:r>
      <w:r w:rsidRPr="19659DE0" w:rsidR="319B2B54">
        <w:rPr>
          <w:lang w:val="en-US"/>
        </w:rPr>
        <w:t xml:space="preserve">for metadata fields </w:t>
      </w:r>
      <w:r w:rsidRPr="19659DE0" w:rsidR="584A6D24">
        <w:rPr>
          <w:lang w:val="en-US"/>
        </w:rPr>
        <w:t>which</w:t>
      </w:r>
      <w:r w:rsidRPr="19659DE0" w:rsidR="319B2B54">
        <w:rPr>
          <w:lang w:val="en-US"/>
        </w:rPr>
        <w:t xml:space="preserve"> </w:t>
      </w:r>
      <w:r w:rsidRPr="19659DE0" w:rsidR="584A6D24">
        <w:rPr>
          <w:lang w:val="en-US"/>
        </w:rPr>
        <w:t xml:space="preserve">are specific to each </w:t>
      </w:r>
      <w:r w:rsidRPr="19659DE0" w:rsidR="319B2B54">
        <w:rPr>
          <w:lang w:val="en-US"/>
        </w:rPr>
        <w:t>content type</w:t>
      </w:r>
      <w:r w:rsidRPr="19659DE0" w:rsidR="2D85B2B6">
        <w:rPr>
          <w:lang w:val="en-US"/>
        </w:rPr>
        <w:t>.</w:t>
      </w:r>
      <w:r w:rsidRPr="19659DE0" w:rsidR="0B61C64E">
        <w:rPr>
          <w:lang w:val="en-US"/>
        </w:rPr>
        <w:t xml:space="preserve"> This addresses initial requirement: RfP ID: 3.1.2m, ‘Add identifiers’</w:t>
      </w:r>
    </w:p>
    <w:p w:rsidR="19659DE0" w:rsidP="19659DE0" w:rsidRDefault="19659DE0" w14:paraId="5C6885CE" w14:textId="543B2A9B">
      <w:pPr>
        <w:spacing w:after="0"/>
      </w:pPr>
    </w:p>
    <w:tbl>
      <w:tblPr>
        <w:tblStyle w:val="TableGrid"/>
        <w:tblW w:w="0" w:type="auto"/>
        <w:tblLook w:val="06A0" w:firstRow="1" w:lastRow="0" w:firstColumn="1" w:lastColumn="0" w:noHBand="1" w:noVBand="1"/>
      </w:tblPr>
      <w:tblGrid>
        <w:gridCol w:w="2372"/>
        <w:gridCol w:w="988"/>
        <w:gridCol w:w="2025"/>
        <w:gridCol w:w="904"/>
        <w:gridCol w:w="650"/>
        <w:gridCol w:w="2321"/>
      </w:tblGrid>
      <w:tr w:rsidR="19659DE0" w:rsidTr="0D9520A5" w14:paraId="6476437F" w14:textId="77777777">
        <w:trPr>
          <w:trHeight w:val="300"/>
        </w:trPr>
        <w:tc>
          <w:tcPr>
            <w:tcW w:w="1324" w:type="dxa"/>
            <w:shd w:val="clear" w:color="auto" w:fill="DBE5F1" w:themeFill="accent1" w:themeFillTint="33"/>
          </w:tcPr>
          <w:p w:rsidR="7B52269D" w:rsidP="19659DE0" w:rsidRDefault="7B52269D" w14:paraId="03EDD159" w14:textId="0135E41C">
            <w:pPr>
              <w:rPr>
                <w:rFonts w:ascii="Aptos Narrow" w:hAnsi="Aptos Narrow" w:eastAsia="Aptos Narrow" w:cs="Aptos Narrow"/>
                <w:b/>
                <w:bCs/>
                <w:color w:val="242424"/>
                <w:sz w:val="22"/>
                <w:szCs w:val="22"/>
                <w:lang w:val="en-US"/>
              </w:rPr>
            </w:pPr>
            <w:r w:rsidRPr="19659DE0">
              <w:rPr>
                <w:rFonts w:ascii="Aptos Narrow" w:hAnsi="Aptos Narrow" w:eastAsia="Aptos Narrow" w:cs="Aptos Narrow"/>
                <w:b/>
                <w:bCs/>
                <w:color w:val="242424"/>
                <w:sz w:val="22"/>
                <w:szCs w:val="22"/>
                <w:lang w:val="en-US"/>
              </w:rPr>
              <w:t>Name</w:t>
            </w:r>
          </w:p>
        </w:tc>
        <w:tc>
          <w:tcPr>
            <w:tcW w:w="1800" w:type="dxa"/>
            <w:shd w:val="clear" w:color="auto" w:fill="DBE5F1" w:themeFill="accent1" w:themeFillTint="33"/>
          </w:tcPr>
          <w:p w:rsidR="0724B9DF" w:rsidP="19659DE0" w:rsidRDefault="0724B9DF" w14:paraId="28A628BB" w14:textId="65B71AEC">
            <w:pPr>
              <w:rPr>
                <w:rFonts w:ascii="Aptos Narrow" w:hAnsi="Aptos Narrow" w:eastAsia="Aptos Narrow" w:cs="Aptos Narrow"/>
                <w:b/>
                <w:bCs/>
                <w:color w:val="242424"/>
                <w:sz w:val="22"/>
                <w:szCs w:val="22"/>
                <w:lang w:val="en-US"/>
              </w:rPr>
            </w:pPr>
            <w:r w:rsidRPr="19659DE0">
              <w:rPr>
                <w:rFonts w:ascii="Aptos Narrow" w:hAnsi="Aptos Narrow" w:eastAsia="Aptos Narrow" w:cs="Aptos Narrow"/>
                <w:b/>
                <w:bCs/>
                <w:color w:val="242424"/>
                <w:sz w:val="22"/>
                <w:szCs w:val="22"/>
                <w:lang w:val="en-US"/>
              </w:rPr>
              <w:t>Description</w:t>
            </w:r>
          </w:p>
        </w:tc>
        <w:tc>
          <w:tcPr>
            <w:tcW w:w="1785" w:type="dxa"/>
            <w:shd w:val="clear" w:color="auto" w:fill="DBE5F1" w:themeFill="accent1" w:themeFillTint="33"/>
          </w:tcPr>
          <w:p w:rsidR="3042F4B0" w:rsidP="19659DE0" w:rsidRDefault="3042F4B0" w14:paraId="16857D85" w14:textId="519B9E4C">
            <w:pPr>
              <w:rPr>
                <w:rFonts w:ascii="Aptos Narrow" w:hAnsi="Aptos Narrow" w:eastAsia="Aptos Narrow" w:cs="Aptos Narrow"/>
                <w:b/>
                <w:bCs/>
                <w:color w:val="242424"/>
                <w:sz w:val="22"/>
                <w:szCs w:val="22"/>
                <w:lang w:val="en-US"/>
              </w:rPr>
            </w:pPr>
            <w:r w:rsidRPr="19659DE0">
              <w:rPr>
                <w:rFonts w:ascii="Aptos Narrow" w:hAnsi="Aptos Narrow" w:eastAsia="Aptos Narrow" w:cs="Aptos Narrow"/>
                <w:b/>
                <w:bCs/>
                <w:color w:val="242424"/>
                <w:sz w:val="22"/>
                <w:szCs w:val="22"/>
                <w:lang w:val="en-US"/>
              </w:rPr>
              <w:t>Data type</w:t>
            </w:r>
          </w:p>
          <w:p w:rsidR="19659DE0" w:rsidP="19659DE0" w:rsidRDefault="19659DE0" w14:paraId="74B9ADF8" w14:textId="45EDC9FF">
            <w:pPr>
              <w:rPr>
                <w:rFonts w:ascii="Aptos Narrow" w:hAnsi="Aptos Narrow" w:eastAsia="Aptos Narrow" w:cs="Aptos Narrow"/>
                <w:b/>
                <w:bCs/>
                <w:color w:val="242424"/>
                <w:sz w:val="22"/>
                <w:szCs w:val="22"/>
                <w:lang w:val="en-US"/>
              </w:rPr>
            </w:pPr>
          </w:p>
        </w:tc>
        <w:tc>
          <w:tcPr>
            <w:tcW w:w="1395" w:type="dxa"/>
            <w:shd w:val="clear" w:color="auto" w:fill="DBE5F1" w:themeFill="accent1" w:themeFillTint="33"/>
          </w:tcPr>
          <w:p w:rsidR="3042F4B0" w:rsidP="19659DE0" w:rsidRDefault="3042F4B0" w14:paraId="5D0B321A" w14:textId="4574F0B4">
            <w:pPr>
              <w:rPr>
                <w:rFonts w:ascii="Aptos Narrow" w:hAnsi="Aptos Narrow" w:eastAsia="Aptos Narrow" w:cs="Aptos Narrow"/>
                <w:b/>
                <w:bCs/>
                <w:color w:val="242424"/>
                <w:sz w:val="22"/>
                <w:szCs w:val="22"/>
                <w:lang w:val="en-US"/>
              </w:rPr>
            </w:pPr>
            <w:r w:rsidRPr="19659DE0">
              <w:rPr>
                <w:rFonts w:ascii="Aptos Narrow" w:hAnsi="Aptos Narrow" w:eastAsia="Aptos Narrow" w:cs="Aptos Narrow"/>
                <w:b/>
                <w:bCs/>
                <w:color w:val="242424"/>
                <w:sz w:val="22"/>
                <w:szCs w:val="22"/>
                <w:lang w:val="en-US"/>
              </w:rPr>
              <w:t>Example data</w:t>
            </w:r>
          </w:p>
        </w:tc>
        <w:tc>
          <w:tcPr>
            <w:tcW w:w="1183" w:type="dxa"/>
            <w:shd w:val="clear" w:color="auto" w:fill="DBE5F1" w:themeFill="accent1" w:themeFillTint="33"/>
          </w:tcPr>
          <w:p w:rsidR="4423EBBE" w:rsidP="19659DE0" w:rsidRDefault="4423EBBE" w14:paraId="72A8A116" w14:textId="3402B614">
            <w:pPr>
              <w:rPr>
                <w:rFonts w:ascii="Aptos Narrow" w:hAnsi="Aptos Narrow" w:eastAsia="Aptos Narrow" w:cs="Aptos Narrow"/>
                <w:b/>
                <w:bCs/>
                <w:color w:val="242424"/>
                <w:sz w:val="22"/>
                <w:szCs w:val="22"/>
                <w:lang w:val="en-US"/>
              </w:rPr>
            </w:pPr>
            <w:r w:rsidRPr="19659DE0">
              <w:rPr>
                <w:rFonts w:ascii="Aptos Narrow" w:hAnsi="Aptos Narrow" w:eastAsia="Aptos Narrow" w:cs="Aptos Narrow"/>
                <w:b/>
                <w:bCs/>
                <w:color w:val="242424"/>
                <w:sz w:val="22"/>
                <w:szCs w:val="22"/>
                <w:lang w:val="en-US"/>
              </w:rPr>
              <w:t>Required</w:t>
            </w:r>
          </w:p>
        </w:tc>
        <w:tc>
          <w:tcPr>
            <w:tcW w:w="1699" w:type="dxa"/>
            <w:shd w:val="clear" w:color="auto" w:fill="DBE5F1" w:themeFill="accent1" w:themeFillTint="33"/>
          </w:tcPr>
          <w:p w:rsidR="3042F4B0" w:rsidP="19659DE0" w:rsidRDefault="3042F4B0" w14:paraId="63A03898" w14:textId="0465254C">
            <w:pPr>
              <w:rPr>
                <w:rFonts w:ascii="Aptos Narrow" w:hAnsi="Aptos Narrow" w:eastAsia="Aptos Narrow" w:cs="Aptos Narrow"/>
                <w:b/>
                <w:bCs/>
                <w:color w:val="242424"/>
                <w:sz w:val="22"/>
                <w:szCs w:val="22"/>
                <w:lang w:val="en-US"/>
              </w:rPr>
            </w:pPr>
            <w:r w:rsidRPr="19659DE0">
              <w:rPr>
                <w:rFonts w:ascii="Aptos Narrow" w:hAnsi="Aptos Narrow" w:eastAsia="Aptos Narrow" w:cs="Aptos Narrow"/>
                <w:b/>
                <w:bCs/>
                <w:color w:val="242424"/>
                <w:sz w:val="22"/>
                <w:szCs w:val="22"/>
                <w:lang w:val="en-US"/>
              </w:rPr>
              <w:t>Notes</w:t>
            </w:r>
          </w:p>
        </w:tc>
      </w:tr>
      <w:tr w:rsidR="19659DE0" w:rsidTr="0D9520A5" w14:paraId="704D2725" w14:textId="77777777">
        <w:trPr>
          <w:trHeight w:val="300"/>
        </w:trPr>
        <w:tc>
          <w:tcPr>
            <w:tcW w:w="1324" w:type="dxa"/>
            <w:shd w:val="clear" w:color="auto" w:fill="F2F2F2" w:themeFill="background1" w:themeFillShade="F2"/>
          </w:tcPr>
          <w:p w:rsidR="19659DE0" w:rsidP="19659DE0" w:rsidRDefault="19659DE0" w14:paraId="7D20AB26" w14:textId="45004CBC">
            <w:pPr>
              <w:rPr>
                <w:rFonts w:ascii="Aptos Narrow" w:hAnsi="Aptos Narrow" w:eastAsia="Aptos Narrow" w:cs="Aptos Narrow"/>
                <w:b/>
                <w:bCs/>
                <w:color w:val="242424"/>
                <w:sz w:val="22"/>
                <w:szCs w:val="22"/>
                <w:lang w:val="en-US"/>
              </w:rPr>
            </w:pPr>
            <w:r w:rsidRPr="19659DE0">
              <w:rPr>
                <w:rFonts w:ascii="Aptos Narrow" w:hAnsi="Aptos Narrow" w:eastAsia="Aptos Narrow" w:cs="Aptos Narrow"/>
                <w:b/>
                <w:bCs/>
                <w:color w:val="242424"/>
                <w:sz w:val="22"/>
                <w:szCs w:val="22"/>
                <w:lang w:val="en-US"/>
              </w:rPr>
              <w:t>System metadata:</w:t>
            </w:r>
          </w:p>
        </w:tc>
        <w:tc>
          <w:tcPr>
            <w:tcW w:w="7862" w:type="dxa"/>
            <w:gridSpan w:val="5"/>
            <w:shd w:val="clear" w:color="auto" w:fill="F2F2F2" w:themeFill="background1" w:themeFillShade="F2"/>
          </w:tcPr>
          <w:p w:rsidR="19659DE0" w:rsidP="19659DE0" w:rsidRDefault="19659DE0" w14:paraId="1C9301EE" w14:textId="09FC5599">
            <w:pPr>
              <w:rPr>
                <w:b/>
                <w:bCs/>
                <w:lang w:val="en-US"/>
              </w:rPr>
            </w:pPr>
            <w:r w:rsidRPr="19659DE0">
              <w:rPr>
                <w:b/>
                <w:bCs/>
                <w:lang w:val="en-US"/>
              </w:rPr>
              <w:t>This is only present on the HighWire platform</w:t>
            </w:r>
            <w:r w:rsidRPr="19659DE0" w:rsidR="6304FD9D">
              <w:rPr>
                <w:b/>
                <w:bCs/>
                <w:lang w:val="en-US"/>
              </w:rPr>
              <w:t xml:space="preserve"> in the Publisher Submissions Portal</w:t>
            </w:r>
            <w:r w:rsidRPr="19659DE0">
              <w:rPr>
                <w:b/>
                <w:bCs/>
                <w:lang w:val="en-US"/>
              </w:rPr>
              <w:t>. It is not present in data ingested by users or the LDLs:</w:t>
            </w:r>
          </w:p>
        </w:tc>
      </w:tr>
      <w:tr w:rsidR="19659DE0" w:rsidTr="0D9520A5" w14:paraId="6C60DC29" w14:textId="77777777">
        <w:trPr>
          <w:trHeight w:val="300"/>
        </w:trPr>
        <w:tc>
          <w:tcPr>
            <w:tcW w:w="1324" w:type="dxa"/>
          </w:tcPr>
          <w:p w:rsidR="19659DE0" w:rsidP="19659DE0" w:rsidRDefault="19659DE0" w14:paraId="790B8417" w14:textId="0B13C2EC">
            <w:pPr>
              <w:rPr>
                <w:lang w:val="en-US"/>
              </w:rPr>
            </w:pPr>
            <w:r w:rsidRPr="19659DE0">
              <w:rPr>
                <w:lang w:val="en-US"/>
              </w:rPr>
              <w:t>HighWire Submission ID (HWSID)</w:t>
            </w:r>
          </w:p>
        </w:tc>
        <w:tc>
          <w:tcPr>
            <w:tcW w:w="1800" w:type="dxa"/>
          </w:tcPr>
          <w:p w:rsidR="19659DE0" w:rsidP="19659DE0" w:rsidRDefault="19659DE0" w14:paraId="7C886A61" w14:textId="460EFB0D">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This is the identifier for the submission (not the content)</w:t>
            </w:r>
          </w:p>
        </w:tc>
        <w:tc>
          <w:tcPr>
            <w:tcW w:w="1785" w:type="dxa"/>
          </w:tcPr>
          <w:p w:rsidR="730D1D14" w:rsidP="19659DE0" w:rsidRDefault="651EE736" w14:paraId="677662C4" w14:textId="62D8EF7B">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String</w:t>
            </w:r>
          </w:p>
        </w:tc>
        <w:tc>
          <w:tcPr>
            <w:tcW w:w="1395" w:type="dxa"/>
          </w:tcPr>
          <w:p w:rsidR="651EE736" w:rsidP="19659DE0" w:rsidRDefault="651EE736" w14:paraId="03163E0F" w14:textId="3B85D0C9">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7adhu1d2a3</w:t>
            </w:r>
          </w:p>
        </w:tc>
        <w:tc>
          <w:tcPr>
            <w:tcW w:w="1183" w:type="dxa"/>
          </w:tcPr>
          <w:p w:rsidR="19659DE0" w:rsidP="19659DE0" w:rsidRDefault="19659DE0" w14:paraId="479EB72F" w14:textId="7672F0CA">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Y</w:t>
            </w:r>
          </w:p>
        </w:tc>
        <w:tc>
          <w:tcPr>
            <w:tcW w:w="1699" w:type="dxa"/>
          </w:tcPr>
          <w:p w:rsidR="19659DE0" w:rsidP="19659DE0" w:rsidRDefault="19659DE0" w14:paraId="3EF3A35F" w14:textId="4CF13F59">
            <w:pPr>
              <w:rPr>
                <w:rFonts w:ascii="Aptos Narrow" w:hAnsi="Aptos Narrow" w:eastAsia="Aptos Narrow" w:cs="Aptos Narrow"/>
                <w:color w:val="242424"/>
                <w:sz w:val="22"/>
                <w:szCs w:val="22"/>
                <w:lang w:val="en-US"/>
              </w:rPr>
            </w:pPr>
          </w:p>
        </w:tc>
      </w:tr>
      <w:tr w:rsidR="19659DE0" w:rsidTr="0D9520A5" w14:paraId="3B2F800A" w14:textId="77777777">
        <w:trPr>
          <w:trHeight w:val="300"/>
        </w:trPr>
        <w:tc>
          <w:tcPr>
            <w:tcW w:w="1324" w:type="dxa"/>
          </w:tcPr>
          <w:p w:rsidR="7FC1E68A" w:rsidP="19659DE0" w:rsidRDefault="7FC1E68A" w14:paraId="555C4771" w14:textId="67E0AE01">
            <w:pPr>
              <w:rPr>
                <w:rFonts w:ascii="Aptos Narrow" w:hAnsi="Aptos Narrow" w:eastAsia="Aptos Narrow" w:cs="Aptos Narrow"/>
                <w:b/>
                <w:bCs/>
                <w:color w:val="242424"/>
                <w:sz w:val="22"/>
                <w:szCs w:val="22"/>
                <w:lang w:val="en-US"/>
              </w:rPr>
            </w:pPr>
            <w:r w:rsidRPr="19659DE0">
              <w:rPr>
                <w:rFonts w:ascii="Aptos Narrow" w:hAnsi="Aptos Narrow" w:eastAsia="Aptos Narrow" w:cs="Aptos Narrow"/>
                <w:b/>
                <w:bCs/>
                <w:color w:val="242424"/>
                <w:sz w:val="22"/>
                <w:szCs w:val="22"/>
                <w:lang w:val="en-US"/>
              </w:rPr>
              <w:t>History</w:t>
            </w:r>
            <w:r w:rsidRPr="19659DE0" w:rsidR="389D60B4">
              <w:rPr>
                <w:rFonts w:ascii="Aptos Narrow" w:hAnsi="Aptos Narrow" w:eastAsia="Aptos Narrow" w:cs="Aptos Narrow"/>
                <w:b/>
                <w:bCs/>
                <w:color w:val="242424"/>
                <w:sz w:val="22"/>
                <w:szCs w:val="22"/>
                <w:lang w:val="en-US"/>
              </w:rPr>
              <w:t xml:space="preserve"> and comments</w:t>
            </w:r>
          </w:p>
        </w:tc>
        <w:tc>
          <w:tcPr>
            <w:tcW w:w="1800" w:type="dxa"/>
          </w:tcPr>
          <w:p w:rsidR="7FC1E68A" w:rsidP="19659DE0" w:rsidRDefault="7FC1E68A" w14:paraId="1B419D6F" w14:textId="38B69A5C">
            <w:pPr>
              <w:rPr>
                <w:rFonts w:ascii="Aptos Narrow" w:hAnsi="Aptos Narrow" w:eastAsia="Aptos Narrow" w:cs="Aptos Narrow"/>
                <w:b/>
                <w:bCs/>
                <w:color w:val="242424"/>
                <w:sz w:val="22"/>
                <w:szCs w:val="22"/>
                <w:lang w:val="en-US"/>
              </w:rPr>
            </w:pPr>
            <w:r w:rsidRPr="19659DE0">
              <w:rPr>
                <w:rFonts w:ascii="Aptos Narrow" w:hAnsi="Aptos Narrow" w:eastAsia="Aptos Narrow" w:cs="Aptos Narrow"/>
                <w:b/>
                <w:bCs/>
                <w:color w:val="242424"/>
                <w:sz w:val="22"/>
                <w:szCs w:val="22"/>
                <w:lang w:val="en-US"/>
              </w:rPr>
              <w:t xml:space="preserve">The audit of changes for this content </w:t>
            </w:r>
          </w:p>
        </w:tc>
        <w:tc>
          <w:tcPr>
            <w:tcW w:w="1785" w:type="dxa"/>
          </w:tcPr>
          <w:p w:rsidR="343458A4" w:rsidP="19659DE0" w:rsidRDefault="343458A4" w14:paraId="5D6EDF27" w14:textId="7F7695FD">
            <w:pPr>
              <w:rPr>
                <w:rFonts w:ascii="Aptos Narrow" w:hAnsi="Aptos Narrow" w:eastAsia="Aptos Narrow" w:cs="Aptos Narrow"/>
                <w:b/>
                <w:bCs/>
                <w:color w:val="242424"/>
                <w:sz w:val="22"/>
                <w:szCs w:val="22"/>
                <w:lang w:val="en-US"/>
              </w:rPr>
            </w:pPr>
            <w:r w:rsidRPr="19659DE0">
              <w:rPr>
                <w:rFonts w:ascii="Aptos Narrow" w:hAnsi="Aptos Narrow" w:eastAsia="Aptos Narrow" w:cs="Aptos Narrow"/>
                <w:b/>
                <w:bCs/>
                <w:color w:val="242424"/>
                <w:sz w:val="22"/>
                <w:szCs w:val="22"/>
                <w:lang w:val="en-US"/>
              </w:rPr>
              <w:t>0-n events. Each one has</w:t>
            </w:r>
            <w:r w:rsidRPr="19659DE0" w:rsidR="7FC41DCB">
              <w:rPr>
                <w:rFonts w:ascii="Aptos Narrow" w:hAnsi="Aptos Narrow" w:eastAsia="Aptos Narrow" w:cs="Aptos Narrow"/>
                <w:b/>
                <w:bCs/>
                <w:color w:val="242424"/>
                <w:sz w:val="22"/>
                <w:szCs w:val="22"/>
                <w:lang w:val="en-US"/>
              </w:rPr>
              <w:t>:</w:t>
            </w:r>
            <w:r w:rsidRPr="19659DE0">
              <w:rPr>
                <w:rFonts w:ascii="Aptos Narrow" w:hAnsi="Aptos Narrow" w:eastAsia="Aptos Narrow" w:cs="Aptos Narrow"/>
                <w:b/>
                <w:bCs/>
                <w:color w:val="242424"/>
                <w:sz w:val="22"/>
                <w:szCs w:val="22"/>
                <w:lang w:val="en-US"/>
              </w:rPr>
              <w:t xml:space="preserve">  </w:t>
            </w:r>
          </w:p>
        </w:tc>
        <w:tc>
          <w:tcPr>
            <w:tcW w:w="1395" w:type="dxa"/>
          </w:tcPr>
          <w:p w:rsidR="19659DE0" w:rsidP="19659DE0" w:rsidRDefault="19659DE0" w14:paraId="0AE0631F" w14:textId="4CF13F59">
            <w:pPr>
              <w:rPr>
                <w:rFonts w:ascii="Aptos Narrow" w:hAnsi="Aptos Narrow" w:eastAsia="Aptos Narrow" w:cs="Aptos Narrow"/>
                <w:b/>
                <w:bCs/>
                <w:color w:val="242424"/>
                <w:sz w:val="22"/>
                <w:szCs w:val="22"/>
                <w:lang w:val="en-US"/>
              </w:rPr>
            </w:pPr>
          </w:p>
        </w:tc>
        <w:tc>
          <w:tcPr>
            <w:tcW w:w="1183" w:type="dxa"/>
          </w:tcPr>
          <w:p w:rsidR="19659DE0" w:rsidP="19659DE0" w:rsidRDefault="19659DE0" w14:paraId="01307DA8" w14:textId="177C6083">
            <w:pPr>
              <w:rPr>
                <w:rFonts w:ascii="Aptos Narrow" w:hAnsi="Aptos Narrow" w:eastAsia="Aptos Narrow" w:cs="Aptos Narrow"/>
                <w:b/>
                <w:bCs/>
                <w:color w:val="242424"/>
                <w:sz w:val="22"/>
                <w:szCs w:val="22"/>
                <w:lang w:val="en-US"/>
              </w:rPr>
            </w:pPr>
          </w:p>
        </w:tc>
        <w:tc>
          <w:tcPr>
            <w:tcW w:w="1699" w:type="dxa"/>
          </w:tcPr>
          <w:p w:rsidR="3A592921" w:rsidP="19659DE0" w:rsidRDefault="3A592921" w14:paraId="4F138989" w14:textId="4DE95A92">
            <w:pPr>
              <w:rPr>
                <w:rFonts w:ascii="Aptos Narrow" w:hAnsi="Aptos Narrow" w:eastAsia="Aptos Narrow" w:cs="Aptos Narrow"/>
                <w:b/>
                <w:bCs/>
                <w:color w:val="242424"/>
                <w:sz w:val="22"/>
                <w:szCs w:val="22"/>
                <w:lang w:val="en-US"/>
              </w:rPr>
            </w:pPr>
            <w:r w:rsidRPr="19659DE0">
              <w:rPr>
                <w:rFonts w:ascii="Aptos Narrow" w:hAnsi="Aptos Narrow" w:eastAsia="Aptos Narrow" w:cs="Aptos Narrow"/>
                <w:b/>
                <w:bCs/>
                <w:color w:val="242424"/>
                <w:sz w:val="22"/>
                <w:szCs w:val="22"/>
                <w:lang w:val="en-US"/>
              </w:rPr>
              <w:t>See ‘Content assignment and Commenting’</w:t>
            </w:r>
          </w:p>
        </w:tc>
      </w:tr>
      <w:tr w:rsidR="19659DE0" w:rsidTr="0D9520A5" w14:paraId="50AD7757" w14:textId="77777777">
        <w:trPr>
          <w:trHeight w:val="300"/>
        </w:trPr>
        <w:tc>
          <w:tcPr>
            <w:tcW w:w="1324" w:type="dxa"/>
          </w:tcPr>
          <w:p w:rsidR="1E90013B" w:rsidP="19659DE0" w:rsidRDefault="1E90013B" w14:paraId="567BDD31" w14:textId="16100593">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Date/timestamp</w:t>
            </w:r>
          </w:p>
        </w:tc>
        <w:tc>
          <w:tcPr>
            <w:tcW w:w="1800" w:type="dxa"/>
          </w:tcPr>
          <w:p w:rsidR="31D154B2" w:rsidP="19659DE0" w:rsidRDefault="31D154B2" w14:paraId="6E0B6B6B" w14:textId="1DCE5B0E">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Date and time</w:t>
            </w:r>
          </w:p>
          <w:p w:rsidR="19659DE0" w:rsidP="19659DE0" w:rsidRDefault="19659DE0" w14:paraId="199648CD" w14:textId="1A26B0B6">
            <w:pPr>
              <w:rPr>
                <w:rFonts w:ascii="Aptos Narrow" w:hAnsi="Aptos Narrow" w:eastAsia="Aptos Narrow" w:cs="Aptos Narrow"/>
                <w:color w:val="242424"/>
                <w:sz w:val="22"/>
                <w:szCs w:val="22"/>
                <w:lang w:val="en-US"/>
              </w:rPr>
            </w:pPr>
          </w:p>
        </w:tc>
        <w:tc>
          <w:tcPr>
            <w:tcW w:w="1785" w:type="dxa"/>
          </w:tcPr>
          <w:p w:rsidR="31D154B2" w:rsidP="19659DE0" w:rsidRDefault="31D154B2" w14:paraId="4EEEF456" w14:textId="1DCE5B0E">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Date and time</w:t>
            </w:r>
          </w:p>
          <w:p w:rsidR="19659DE0" w:rsidP="19659DE0" w:rsidRDefault="19659DE0" w14:paraId="2F55559B" w14:textId="20761FF3">
            <w:pPr>
              <w:rPr>
                <w:rFonts w:ascii="Aptos Narrow" w:hAnsi="Aptos Narrow" w:eastAsia="Aptos Narrow" w:cs="Aptos Narrow"/>
                <w:color w:val="242424"/>
                <w:sz w:val="22"/>
                <w:szCs w:val="22"/>
                <w:lang w:val="en-US"/>
              </w:rPr>
            </w:pPr>
          </w:p>
        </w:tc>
        <w:tc>
          <w:tcPr>
            <w:tcW w:w="1395" w:type="dxa"/>
          </w:tcPr>
          <w:p w:rsidR="19659DE0" w:rsidP="19659DE0" w:rsidRDefault="19659DE0" w14:paraId="42B96FE5" w14:textId="3EFD6D48">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1</w:t>
            </w:r>
            <w:r w:rsidRPr="19659DE0">
              <w:rPr>
                <w:rFonts w:ascii="Aptos Narrow" w:hAnsi="Aptos Narrow" w:eastAsia="Aptos Narrow" w:cs="Aptos Narrow"/>
                <w:color w:val="242424"/>
                <w:sz w:val="22"/>
                <w:szCs w:val="22"/>
                <w:vertAlign w:val="superscript"/>
                <w:lang w:val="en-US"/>
              </w:rPr>
              <w:t>st</w:t>
            </w:r>
            <w:r w:rsidRPr="19659DE0">
              <w:rPr>
                <w:rFonts w:ascii="Aptos Narrow" w:hAnsi="Aptos Narrow" w:eastAsia="Aptos Narrow" w:cs="Aptos Narrow"/>
                <w:color w:val="242424"/>
                <w:sz w:val="22"/>
                <w:szCs w:val="22"/>
                <w:lang w:val="en-US"/>
              </w:rPr>
              <w:t xml:space="preserve"> Jan 2025, 15:24</w:t>
            </w:r>
          </w:p>
        </w:tc>
        <w:tc>
          <w:tcPr>
            <w:tcW w:w="1183" w:type="dxa"/>
          </w:tcPr>
          <w:p w:rsidR="075419A7" w:rsidP="19659DE0" w:rsidRDefault="075419A7" w14:paraId="4E314E7F" w14:textId="72FB4CB3">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Y</w:t>
            </w:r>
          </w:p>
        </w:tc>
        <w:tc>
          <w:tcPr>
            <w:tcW w:w="1699" w:type="dxa"/>
          </w:tcPr>
          <w:p w:rsidR="691E62F9" w:rsidP="19659DE0" w:rsidRDefault="691E62F9" w14:paraId="21C79531" w14:textId="38B46F83">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Date and time of comment or change</w:t>
            </w:r>
          </w:p>
        </w:tc>
      </w:tr>
      <w:tr w:rsidR="19659DE0" w:rsidTr="0D9520A5" w14:paraId="53F46071" w14:textId="77777777">
        <w:trPr>
          <w:trHeight w:val="300"/>
        </w:trPr>
        <w:tc>
          <w:tcPr>
            <w:tcW w:w="1324" w:type="dxa"/>
          </w:tcPr>
          <w:p w:rsidR="73A5B366" w:rsidP="19659DE0" w:rsidRDefault="73A5B366" w14:paraId="7DC81C24" w14:textId="04ABED8B">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User</w:t>
            </w:r>
          </w:p>
        </w:tc>
        <w:tc>
          <w:tcPr>
            <w:tcW w:w="1800" w:type="dxa"/>
          </w:tcPr>
          <w:p w:rsidR="19659DE0" w:rsidP="19659DE0" w:rsidRDefault="19659DE0" w14:paraId="28C52921" w14:textId="4C1645C1">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User who took action</w:t>
            </w:r>
          </w:p>
        </w:tc>
        <w:tc>
          <w:tcPr>
            <w:tcW w:w="1785" w:type="dxa"/>
          </w:tcPr>
          <w:p w:rsidR="648B09E3" w:rsidP="19659DE0" w:rsidRDefault="648B09E3" w14:paraId="2C655D3F" w14:textId="218006DF">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User name</w:t>
            </w:r>
          </w:p>
        </w:tc>
        <w:tc>
          <w:tcPr>
            <w:tcW w:w="1395" w:type="dxa"/>
          </w:tcPr>
          <w:p w:rsidR="19659DE0" w:rsidP="19659DE0" w:rsidRDefault="19659DE0" w14:paraId="00D9A92A" w14:textId="125A2DFE">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John Smith</w:t>
            </w:r>
          </w:p>
        </w:tc>
        <w:tc>
          <w:tcPr>
            <w:tcW w:w="1183" w:type="dxa"/>
          </w:tcPr>
          <w:p w:rsidR="22BE5DAC" w:rsidP="19659DE0" w:rsidRDefault="22BE5DAC" w14:paraId="5552DB66" w14:textId="3770E28C">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Y</w:t>
            </w:r>
          </w:p>
        </w:tc>
        <w:tc>
          <w:tcPr>
            <w:tcW w:w="1699" w:type="dxa"/>
          </w:tcPr>
          <w:p w:rsidR="19659DE0" w:rsidP="19659DE0" w:rsidRDefault="19659DE0" w14:paraId="63E35A12" w14:textId="4CF13F59">
            <w:pPr>
              <w:rPr>
                <w:rFonts w:ascii="Aptos Narrow" w:hAnsi="Aptos Narrow" w:eastAsia="Aptos Narrow" w:cs="Aptos Narrow"/>
                <w:color w:val="242424"/>
                <w:sz w:val="22"/>
                <w:szCs w:val="22"/>
                <w:lang w:val="en-US"/>
              </w:rPr>
            </w:pPr>
          </w:p>
        </w:tc>
      </w:tr>
      <w:tr w:rsidR="19659DE0" w:rsidTr="0D9520A5" w14:paraId="158AD3AA" w14:textId="77777777">
        <w:trPr>
          <w:trHeight w:val="300"/>
        </w:trPr>
        <w:tc>
          <w:tcPr>
            <w:tcW w:w="1324" w:type="dxa"/>
          </w:tcPr>
          <w:p w:rsidR="6863A526" w:rsidP="19659DE0" w:rsidRDefault="6863A526" w14:paraId="3F483710" w14:textId="1EDDEC1A">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Field affected</w:t>
            </w:r>
          </w:p>
        </w:tc>
        <w:tc>
          <w:tcPr>
            <w:tcW w:w="1800" w:type="dxa"/>
          </w:tcPr>
          <w:p w:rsidR="19659DE0" w:rsidP="19659DE0" w:rsidRDefault="19659DE0" w14:paraId="35F8DAB5" w14:textId="35AAA0F4">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Field affected</w:t>
            </w:r>
          </w:p>
        </w:tc>
        <w:tc>
          <w:tcPr>
            <w:tcW w:w="1785" w:type="dxa"/>
          </w:tcPr>
          <w:p w:rsidR="648B09E3" w:rsidP="19659DE0" w:rsidRDefault="648B09E3" w14:paraId="4308955C" w14:textId="011C6EFB">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Field name</w:t>
            </w:r>
          </w:p>
        </w:tc>
        <w:tc>
          <w:tcPr>
            <w:tcW w:w="1395" w:type="dxa"/>
          </w:tcPr>
          <w:p w:rsidR="19659DE0" w:rsidP="19659DE0" w:rsidRDefault="19659DE0" w14:paraId="728E9618" w14:textId="425238CE">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Title</w:t>
            </w:r>
          </w:p>
        </w:tc>
        <w:tc>
          <w:tcPr>
            <w:tcW w:w="1183" w:type="dxa"/>
          </w:tcPr>
          <w:p w:rsidR="5BFC67F2" w:rsidP="19659DE0" w:rsidRDefault="5BFC67F2" w14:paraId="69DF74A2" w14:textId="36CD7345">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Y</w:t>
            </w:r>
          </w:p>
        </w:tc>
        <w:tc>
          <w:tcPr>
            <w:tcW w:w="1699" w:type="dxa"/>
          </w:tcPr>
          <w:p w:rsidR="19A0B022" w:rsidP="19659DE0" w:rsidRDefault="19A0B022" w14:paraId="6BB6CC87" w14:textId="20404E0B">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Fields can include ‘Assignee’</w:t>
            </w:r>
            <w:r w:rsidRPr="19659DE0" w:rsidR="76FB4505">
              <w:rPr>
                <w:rFonts w:ascii="Aptos Narrow" w:hAnsi="Aptos Narrow" w:eastAsia="Aptos Narrow" w:cs="Aptos Narrow"/>
                <w:color w:val="242424"/>
                <w:sz w:val="22"/>
                <w:szCs w:val="22"/>
                <w:lang w:val="en-US"/>
              </w:rPr>
              <w:t xml:space="preserve"> </w:t>
            </w:r>
          </w:p>
        </w:tc>
      </w:tr>
      <w:tr w:rsidR="19659DE0" w:rsidTr="0D9520A5" w14:paraId="5C6CF4FF" w14:textId="77777777">
        <w:trPr>
          <w:trHeight w:val="300"/>
        </w:trPr>
        <w:tc>
          <w:tcPr>
            <w:tcW w:w="1324" w:type="dxa"/>
          </w:tcPr>
          <w:p w:rsidR="757FEE9B" w:rsidP="19659DE0" w:rsidRDefault="757FEE9B" w14:paraId="309C5520" w14:textId="18B0BA32">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Previous value</w:t>
            </w:r>
          </w:p>
        </w:tc>
        <w:tc>
          <w:tcPr>
            <w:tcW w:w="1800" w:type="dxa"/>
          </w:tcPr>
          <w:p w:rsidR="19659DE0" w:rsidP="19659DE0" w:rsidRDefault="19659DE0" w14:paraId="711F8393" w14:textId="6FD86B73">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Previous value</w:t>
            </w:r>
          </w:p>
        </w:tc>
        <w:tc>
          <w:tcPr>
            <w:tcW w:w="1785" w:type="dxa"/>
          </w:tcPr>
          <w:p w:rsidR="648B09E3" w:rsidP="19659DE0" w:rsidRDefault="648B09E3" w14:paraId="5C600F29" w14:textId="2FCD7E04">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As per affected field</w:t>
            </w:r>
          </w:p>
        </w:tc>
        <w:tc>
          <w:tcPr>
            <w:tcW w:w="1395" w:type="dxa"/>
          </w:tcPr>
          <w:p w:rsidR="19659DE0" w:rsidP="19659DE0" w:rsidRDefault="19659DE0" w14:paraId="0F2EF4D8" w14:textId="4A146800">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Birrd Book</w:t>
            </w:r>
          </w:p>
        </w:tc>
        <w:tc>
          <w:tcPr>
            <w:tcW w:w="1183" w:type="dxa"/>
          </w:tcPr>
          <w:p w:rsidR="5BFC67F2" w:rsidP="19659DE0" w:rsidRDefault="5BFC67F2" w14:paraId="2C545A83" w14:textId="518B57ED">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Y</w:t>
            </w:r>
          </w:p>
        </w:tc>
        <w:tc>
          <w:tcPr>
            <w:tcW w:w="1699" w:type="dxa"/>
          </w:tcPr>
          <w:p w:rsidR="19659DE0" w:rsidP="19659DE0" w:rsidRDefault="19659DE0" w14:paraId="7FDF6337" w14:textId="334099E6">
            <w:pPr>
              <w:rPr>
                <w:rFonts w:ascii="Aptos Narrow" w:hAnsi="Aptos Narrow" w:eastAsia="Aptos Narrow" w:cs="Aptos Narrow"/>
                <w:color w:val="242424"/>
                <w:sz w:val="22"/>
                <w:szCs w:val="22"/>
                <w:lang w:val="en-US"/>
              </w:rPr>
            </w:pPr>
          </w:p>
        </w:tc>
      </w:tr>
      <w:tr w:rsidR="19659DE0" w:rsidTr="0D9520A5" w14:paraId="7C3C7FFE" w14:textId="77777777">
        <w:trPr>
          <w:trHeight w:val="300"/>
        </w:trPr>
        <w:tc>
          <w:tcPr>
            <w:tcW w:w="1324" w:type="dxa"/>
          </w:tcPr>
          <w:p w:rsidR="3FFFD895" w:rsidP="19659DE0" w:rsidRDefault="3FFFD895" w14:paraId="18428B5E" w14:textId="7C20F0B3">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New value</w:t>
            </w:r>
          </w:p>
        </w:tc>
        <w:tc>
          <w:tcPr>
            <w:tcW w:w="1800" w:type="dxa"/>
          </w:tcPr>
          <w:p w:rsidR="19659DE0" w:rsidP="19659DE0" w:rsidRDefault="19659DE0" w14:paraId="1FDC2DCF" w14:textId="0676B76E">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New value</w:t>
            </w:r>
          </w:p>
        </w:tc>
        <w:tc>
          <w:tcPr>
            <w:tcW w:w="1785" w:type="dxa"/>
          </w:tcPr>
          <w:p w:rsidR="648B09E3" w:rsidP="19659DE0" w:rsidRDefault="648B09E3" w14:paraId="4E7AB504" w14:textId="42954D51">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As per affected field</w:t>
            </w:r>
          </w:p>
        </w:tc>
        <w:tc>
          <w:tcPr>
            <w:tcW w:w="1395" w:type="dxa"/>
          </w:tcPr>
          <w:p w:rsidR="19659DE0" w:rsidP="19659DE0" w:rsidRDefault="19659DE0" w14:paraId="34939F4D" w14:textId="6CC57A94">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Bird Book</w:t>
            </w:r>
          </w:p>
        </w:tc>
        <w:tc>
          <w:tcPr>
            <w:tcW w:w="1183" w:type="dxa"/>
          </w:tcPr>
          <w:p w:rsidR="4C48842E" w:rsidP="19659DE0" w:rsidRDefault="4C48842E" w14:paraId="62FF9D62" w14:textId="56A1478E">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Y</w:t>
            </w:r>
          </w:p>
        </w:tc>
        <w:tc>
          <w:tcPr>
            <w:tcW w:w="1699" w:type="dxa"/>
          </w:tcPr>
          <w:p w:rsidR="19659DE0" w:rsidP="19659DE0" w:rsidRDefault="19659DE0" w14:paraId="703BF3C0" w14:textId="4CF13F59">
            <w:pPr>
              <w:rPr>
                <w:rFonts w:ascii="Aptos Narrow" w:hAnsi="Aptos Narrow" w:eastAsia="Aptos Narrow" w:cs="Aptos Narrow"/>
                <w:color w:val="242424"/>
                <w:sz w:val="22"/>
                <w:szCs w:val="22"/>
                <w:lang w:val="en-US"/>
              </w:rPr>
            </w:pPr>
          </w:p>
        </w:tc>
      </w:tr>
      <w:tr w:rsidR="19659DE0" w:rsidTr="0D9520A5" w14:paraId="02A29B64" w14:textId="77777777">
        <w:trPr>
          <w:trHeight w:val="300"/>
        </w:trPr>
        <w:tc>
          <w:tcPr>
            <w:tcW w:w="1324" w:type="dxa"/>
          </w:tcPr>
          <w:p w:rsidR="3F7FF2C2" w:rsidP="19659DE0" w:rsidRDefault="3F7FF2C2" w14:paraId="2F5A4B7D" w14:textId="1A0C04D7">
            <w:pPr>
              <w:rPr>
                <w:rFonts w:ascii="Aptos Narrow" w:hAnsi="Aptos Narrow" w:eastAsia="Aptos Narrow" w:cs="Aptos Narrow"/>
                <w:b/>
                <w:bCs/>
                <w:color w:val="242424"/>
                <w:sz w:val="22"/>
                <w:szCs w:val="22"/>
                <w:lang w:val="en-US"/>
              </w:rPr>
            </w:pPr>
            <w:r w:rsidRPr="19659DE0">
              <w:rPr>
                <w:rFonts w:ascii="Aptos Narrow" w:hAnsi="Aptos Narrow" w:eastAsia="Aptos Narrow" w:cs="Aptos Narrow"/>
                <w:b/>
                <w:bCs/>
                <w:color w:val="242424"/>
                <w:sz w:val="22"/>
                <w:szCs w:val="22"/>
                <w:lang w:val="en-US"/>
              </w:rPr>
              <w:t>Comment</w:t>
            </w:r>
          </w:p>
        </w:tc>
        <w:tc>
          <w:tcPr>
            <w:tcW w:w="1800" w:type="dxa"/>
          </w:tcPr>
          <w:p w:rsidR="309BE505" w:rsidP="19659DE0" w:rsidRDefault="309BE505" w14:paraId="6A111DA6" w14:textId="6E9513FF">
            <w:pPr>
              <w:rPr>
                <w:rFonts w:ascii="Aptos Narrow" w:hAnsi="Aptos Narrow" w:eastAsia="Aptos Narrow" w:cs="Aptos Narrow"/>
                <w:b/>
                <w:bCs/>
                <w:color w:val="242424"/>
                <w:sz w:val="22"/>
                <w:szCs w:val="22"/>
                <w:lang w:val="en-US"/>
              </w:rPr>
            </w:pPr>
            <w:r w:rsidRPr="19659DE0">
              <w:rPr>
                <w:rFonts w:ascii="Aptos Narrow" w:hAnsi="Aptos Narrow" w:eastAsia="Aptos Narrow" w:cs="Aptos Narrow"/>
                <w:b/>
                <w:bCs/>
                <w:color w:val="242424"/>
                <w:sz w:val="22"/>
                <w:szCs w:val="22"/>
                <w:lang w:val="en-US"/>
              </w:rPr>
              <w:t>Comment</w:t>
            </w:r>
            <w:r w:rsidRPr="19659DE0" w:rsidR="39C3ACB3">
              <w:rPr>
                <w:rFonts w:ascii="Aptos Narrow" w:hAnsi="Aptos Narrow" w:eastAsia="Aptos Narrow" w:cs="Aptos Narrow"/>
                <w:b/>
                <w:bCs/>
                <w:color w:val="242424"/>
                <w:sz w:val="22"/>
                <w:szCs w:val="22"/>
                <w:lang w:val="en-US"/>
              </w:rPr>
              <w:t>s applied</w:t>
            </w:r>
          </w:p>
        </w:tc>
        <w:tc>
          <w:tcPr>
            <w:tcW w:w="1785" w:type="dxa"/>
          </w:tcPr>
          <w:p w:rsidR="309BE505" w:rsidP="19659DE0" w:rsidRDefault="309BE505" w14:paraId="3D7C0239" w14:textId="5D57EA01">
            <w:pPr>
              <w:rPr>
                <w:rFonts w:ascii="Aptos Narrow" w:hAnsi="Aptos Narrow" w:eastAsia="Aptos Narrow" w:cs="Aptos Narrow"/>
                <w:b/>
                <w:bCs/>
                <w:color w:val="242424"/>
                <w:sz w:val="22"/>
                <w:szCs w:val="22"/>
                <w:lang w:val="en-US"/>
              </w:rPr>
            </w:pPr>
            <w:r w:rsidRPr="19659DE0">
              <w:rPr>
                <w:rFonts w:ascii="Aptos Narrow" w:hAnsi="Aptos Narrow" w:eastAsia="Aptos Narrow" w:cs="Aptos Narrow"/>
                <w:b/>
                <w:bCs/>
                <w:color w:val="242424"/>
                <w:sz w:val="22"/>
                <w:szCs w:val="22"/>
                <w:lang w:val="en-US"/>
              </w:rPr>
              <w:t>0-n comments, each with</w:t>
            </w:r>
            <w:r w:rsidRPr="19659DE0" w:rsidR="61C9D67E">
              <w:rPr>
                <w:rFonts w:ascii="Aptos Narrow" w:hAnsi="Aptos Narrow" w:eastAsia="Aptos Narrow" w:cs="Aptos Narrow"/>
                <w:b/>
                <w:bCs/>
                <w:color w:val="242424"/>
                <w:sz w:val="22"/>
                <w:szCs w:val="22"/>
                <w:lang w:val="en-US"/>
              </w:rPr>
              <w:t xml:space="preserve">: </w:t>
            </w:r>
          </w:p>
        </w:tc>
        <w:tc>
          <w:tcPr>
            <w:tcW w:w="1395" w:type="dxa"/>
          </w:tcPr>
          <w:p w:rsidR="19659DE0" w:rsidP="19659DE0" w:rsidRDefault="19659DE0" w14:paraId="1D987F3F" w14:textId="55C2C205">
            <w:pPr>
              <w:rPr>
                <w:rFonts w:ascii="Aptos Narrow" w:hAnsi="Aptos Narrow" w:eastAsia="Aptos Narrow" w:cs="Aptos Narrow"/>
                <w:b/>
                <w:bCs/>
                <w:color w:val="242424"/>
                <w:sz w:val="22"/>
                <w:szCs w:val="22"/>
                <w:lang w:val="en-US"/>
              </w:rPr>
            </w:pPr>
          </w:p>
        </w:tc>
        <w:tc>
          <w:tcPr>
            <w:tcW w:w="1183" w:type="dxa"/>
          </w:tcPr>
          <w:p w:rsidR="19659DE0" w:rsidP="19659DE0" w:rsidRDefault="19659DE0" w14:paraId="3B5EA18D" w14:textId="29D43C76">
            <w:pPr>
              <w:rPr>
                <w:rFonts w:ascii="Aptos Narrow" w:hAnsi="Aptos Narrow" w:eastAsia="Aptos Narrow" w:cs="Aptos Narrow"/>
                <w:b/>
                <w:bCs/>
                <w:color w:val="242424"/>
                <w:sz w:val="22"/>
                <w:szCs w:val="22"/>
                <w:lang w:val="en-US"/>
              </w:rPr>
            </w:pPr>
          </w:p>
        </w:tc>
        <w:tc>
          <w:tcPr>
            <w:tcW w:w="1699" w:type="dxa"/>
          </w:tcPr>
          <w:p w:rsidR="19659DE0" w:rsidP="19659DE0" w:rsidRDefault="19659DE0" w14:paraId="271E0B00" w14:textId="16A4DA82">
            <w:pPr>
              <w:rPr>
                <w:rFonts w:ascii="Aptos Narrow" w:hAnsi="Aptos Narrow" w:eastAsia="Aptos Narrow" w:cs="Aptos Narrow"/>
                <w:b/>
                <w:bCs/>
                <w:color w:val="242424"/>
                <w:sz w:val="22"/>
                <w:szCs w:val="22"/>
                <w:lang w:val="en-US"/>
              </w:rPr>
            </w:pPr>
          </w:p>
        </w:tc>
      </w:tr>
      <w:tr w:rsidR="19659DE0" w:rsidTr="0D9520A5" w14:paraId="095E13C9" w14:textId="77777777">
        <w:trPr>
          <w:trHeight w:val="405"/>
        </w:trPr>
        <w:tc>
          <w:tcPr>
            <w:tcW w:w="1324" w:type="dxa"/>
          </w:tcPr>
          <w:p w:rsidR="05471F3E" w:rsidP="19659DE0" w:rsidRDefault="05471F3E" w14:paraId="3778B90A" w14:textId="289A7CA7">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Comment</w:t>
            </w:r>
          </w:p>
        </w:tc>
        <w:tc>
          <w:tcPr>
            <w:tcW w:w="1800" w:type="dxa"/>
          </w:tcPr>
          <w:p w:rsidR="61C9D67E" w:rsidP="19659DE0" w:rsidRDefault="61C9D67E" w14:paraId="6FC08EEC" w14:textId="732E23BA">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Content</w:t>
            </w:r>
          </w:p>
        </w:tc>
        <w:tc>
          <w:tcPr>
            <w:tcW w:w="1785" w:type="dxa"/>
          </w:tcPr>
          <w:p w:rsidR="61C9D67E" w:rsidP="19659DE0" w:rsidRDefault="61C9D67E" w14:paraId="6DBFCA7C" w14:textId="13EDD1A5">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String</w:t>
            </w:r>
          </w:p>
        </w:tc>
        <w:tc>
          <w:tcPr>
            <w:tcW w:w="1395" w:type="dxa"/>
          </w:tcPr>
          <w:p w:rsidR="23E27DFF" w:rsidP="19659DE0" w:rsidRDefault="23E27DFF" w14:paraId="4729D226" w14:textId="3CE7DA09">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‘I made this change to correct a typ</w:t>
            </w:r>
            <w:r w:rsidRPr="19659DE0" w:rsidR="5B657643">
              <w:rPr>
                <w:rFonts w:ascii="Aptos Narrow" w:hAnsi="Aptos Narrow" w:eastAsia="Aptos Narrow" w:cs="Aptos Narrow"/>
                <w:color w:val="242424"/>
                <w:sz w:val="22"/>
                <w:szCs w:val="22"/>
                <w:lang w:val="en-US"/>
              </w:rPr>
              <w:t>o</w:t>
            </w:r>
            <w:r w:rsidRPr="19659DE0">
              <w:rPr>
                <w:rFonts w:ascii="Aptos Narrow" w:hAnsi="Aptos Narrow" w:eastAsia="Aptos Narrow" w:cs="Aptos Narrow"/>
                <w:color w:val="242424"/>
                <w:sz w:val="22"/>
                <w:szCs w:val="22"/>
                <w:lang w:val="en-US"/>
              </w:rPr>
              <w:t>’</w:t>
            </w:r>
          </w:p>
        </w:tc>
        <w:tc>
          <w:tcPr>
            <w:tcW w:w="1183" w:type="dxa"/>
          </w:tcPr>
          <w:p w:rsidR="23E27DFF" w:rsidP="19659DE0" w:rsidRDefault="23E27DFF" w14:paraId="08D668A3" w14:textId="7A346C39">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Y</w:t>
            </w:r>
          </w:p>
        </w:tc>
        <w:tc>
          <w:tcPr>
            <w:tcW w:w="1699" w:type="dxa"/>
          </w:tcPr>
          <w:p w:rsidR="19659DE0" w:rsidP="19659DE0" w:rsidRDefault="19659DE0" w14:paraId="578DB1E2" w14:textId="45A20691">
            <w:pPr>
              <w:rPr>
                <w:rFonts w:ascii="Aptos Narrow" w:hAnsi="Aptos Narrow" w:eastAsia="Aptos Narrow" w:cs="Aptos Narrow"/>
                <w:color w:val="242424"/>
                <w:sz w:val="22"/>
                <w:szCs w:val="22"/>
                <w:lang w:val="en-US"/>
              </w:rPr>
            </w:pPr>
          </w:p>
        </w:tc>
      </w:tr>
      <w:tr w:rsidR="19659DE0" w:rsidTr="0D9520A5" w14:paraId="34970F24" w14:textId="77777777">
        <w:trPr>
          <w:trHeight w:val="300"/>
        </w:trPr>
        <w:tc>
          <w:tcPr>
            <w:tcW w:w="1324" w:type="dxa"/>
          </w:tcPr>
          <w:p w:rsidR="648B09E3" w:rsidP="19659DE0" w:rsidRDefault="648B09E3" w14:paraId="55541F7E" w14:textId="11B63D0B">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Submitted by</w:t>
            </w:r>
          </w:p>
        </w:tc>
        <w:tc>
          <w:tcPr>
            <w:tcW w:w="1800" w:type="dxa"/>
          </w:tcPr>
          <w:p w:rsidR="648B09E3" w:rsidP="19659DE0" w:rsidRDefault="648B09E3" w14:paraId="5E5660F5" w14:textId="356FF48D">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 xml:space="preserve">The user who </w:t>
            </w:r>
            <w:r w:rsidRPr="19659DE0" w:rsidR="7B65F362">
              <w:rPr>
                <w:rFonts w:ascii="Aptos Narrow" w:hAnsi="Aptos Narrow" w:eastAsia="Aptos Narrow" w:cs="Aptos Narrow"/>
                <w:color w:val="242424"/>
                <w:sz w:val="22"/>
                <w:szCs w:val="22"/>
                <w:lang w:val="en-US"/>
              </w:rPr>
              <w:t>submitted the content</w:t>
            </w:r>
          </w:p>
        </w:tc>
        <w:tc>
          <w:tcPr>
            <w:tcW w:w="1785" w:type="dxa"/>
          </w:tcPr>
          <w:p w:rsidR="1D67E4F8" w:rsidP="19659DE0" w:rsidRDefault="1D67E4F8" w14:paraId="6D478F16" w14:textId="1EE0FBE8">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User name</w:t>
            </w:r>
          </w:p>
        </w:tc>
        <w:tc>
          <w:tcPr>
            <w:tcW w:w="1395" w:type="dxa"/>
          </w:tcPr>
          <w:p w:rsidR="15C8AD0E" w:rsidP="19659DE0" w:rsidRDefault="15C8AD0E" w14:paraId="597928DB" w14:textId="42AF966A">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John Smith</w:t>
            </w:r>
          </w:p>
        </w:tc>
        <w:tc>
          <w:tcPr>
            <w:tcW w:w="1183" w:type="dxa"/>
          </w:tcPr>
          <w:p w:rsidR="7A3960D3" w:rsidP="19659DE0" w:rsidRDefault="7A3960D3" w14:paraId="6EF6A85F" w14:textId="76C0DAF8">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Y</w:t>
            </w:r>
          </w:p>
        </w:tc>
        <w:tc>
          <w:tcPr>
            <w:tcW w:w="1699" w:type="dxa"/>
          </w:tcPr>
          <w:p w:rsidR="19659DE0" w:rsidP="19659DE0" w:rsidRDefault="19659DE0" w14:paraId="0FB6A2F0" w14:textId="74B84ADC">
            <w:pPr>
              <w:rPr>
                <w:rFonts w:ascii="Aptos Narrow" w:hAnsi="Aptos Narrow" w:eastAsia="Aptos Narrow" w:cs="Aptos Narrow"/>
                <w:color w:val="242424"/>
                <w:sz w:val="22"/>
                <w:szCs w:val="22"/>
                <w:lang w:val="en-US"/>
              </w:rPr>
            </w:pPr>
          </w:p>
        </w:tc>
      </w:tr>
      <w:tr w:rsidR="19659DE0" w:rsidTr="0D9520A5" w14:paraId="09A19AF5" w14:textId="77777777">
        <w:trPr>
          <w:trHeight w:val="300"/>
        </w:trPr>
        <w:tc>
          <w:tcPr>
            <w:tcW w:w="1324" w:type="dxa"/>
          </w:tcPr>
          <w:p w:rsidR="648B09E3" w:rsidP="19659DE0" w:rsidRDefault="648B09E3" w14:paraId="063D16D2" w14:textId="33BC8403">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Submission date</w:t>
            </w:r>
            <w:r w:rsidRPr="19659DE0" w:rsidR="5309D27C">
              <w:rPr>
                <w:rFonts w:ascii="Aptos Narrow" w:hAnsi="Aptos Narrow" w:eastAsia="Aptos Narrow" w:cs="Aptos Narrow"/>
                <w:color w:val="242424"/>
                <w:sz w:val="22"/>
                <w:szCs w:val="22"/>
                <w:lang w:val="en-US"/>
              </w:rPr>
              <w:t xml:space="preserve"> and time</w:t>
            </w:r>
          </w:p>
        </w:tc>
        <w:tc>
          <w:tcPr>
            <w:tcW w:w="1800" w:type="dxa"/>
          </w:tcPr>
          <w:p w:rsidR="5309D27C" w:rsidP="19659DE0" w:rsidRDefault="5309D27C" w14:paraId="67DF1FEB" w14:textId="384CC2FC">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Latest submission date</w:t>
            </w:r>
          </w:p>
        </w:tc>
        <w:tc>
          <w:tcPr>
            <w:tcW w:w="1785" w:type="dxa"/>
          </w:tcPr>
          <w:p w:rsidR="035F70A1" w:rsidP="19659DE0" w:rsidRDefault="035F70A1" w14:paraId="7A19C6F5" w14:textId="1DCE5B0E">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Date and time</w:t>
            </w:r>
          </w:p>
          <w:p w:rsidR="19659DE0" w:rsidP="19659DE0" w:rsidRDefault="19659DE0" w14:paraId="7C476555" w14:textId="643EE32D">
            <w:pPr>
              <w:rPr>
                <w:rFonts w:ascii="Aptos Narrow" w:hAnsi="Aptos Narrow" w:eastAsia="Aptos Narrow" w:cs="Aptos Narrow"/>
                <w:color w:val="242424"/>
                <w:sz w:val="22"/>
                <w:szCs w:val="22"/>
                <w:lang w:val="en-US"/>
              </w:rPr>
            </w:pPr>
          </w:p>
        </w:tc>
        <w:tc>
          <w:tcPr>
            <w:tcW w:w="1395" w:type="dxa"/>
          </w:tcPr>
          <w:p w:rsidR="3091D24A" w:rsidP="19659DE0" w:rsidRDefault="3091D24A" w14:paraId="63DF9ABD" w14:textId="0C29B413">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1</w:t>
            </w:r>
            <w:r w:rsidRPr="19659DE0">
              <w:rPr>
                <w:rFonts w:ascii="Aptos Narrow" w:hAnsi="Aptos Narrow" w:eastAsia="Aptos Narrow" w:cs="Aptos Narrow"/>
                <w:color w:val="242424"/>
                <w:sz w:val="22"/>
                <w:szCs w:val="22"/>
                <w:vertAlign w:val="superscript"/>
                <w:lang w:val="en-US"/>
              </w:rPr>
              <w:t>st</w:t>
            </w:r>
            <w:r w:rsidRPr="19659DE0">
              <w:rPr>
                <w:rFonts w:ascii="Aptos Narrow" w:hAnsi="Aptos Narrow" w:eastAsia="Aptos Narrow" w:cs="Aptos Narrow"/>
                <w:color w:val="242424"/>
                <w:sz w:val="22"/>
                <w:szCs w:val="22"/>
                <w:lang w:val="en-US"/>
              </w:rPr>
              <w:t xml:space="preserve"> Jan 2025, 15:24</w:t>
            </w:r>
          </w:p>
        </w:tc>
        <w:tc>
          <w:tcPr>
            <w:tcW w:w="1183" w:type="dxa"/>
          </w:tcPr>
          <w:p w:rsidR="7A3960D3" w:rsidP="19659DE0" w:rsidRDefault="7A3960D3" w14:paraId="4657F803" w14:textId="2B4D6B2C">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Y</w:t>
            </w:r>
          </w:p>
        </w:tc>
        <w:tc>
          <w:tcPr>
            <w:tcW w:w="1699" w:type="dxa"/>
          </w:tcPr>
          <w:p w:rsidR="19659DE0" w:rsidP="19659DE0" w:rsidRDefault="19659DE0" w14:paraId="76AA7EBB" w14:textId="2F86C6D4">
            <w:pPr>
              <w:rPr>
                <w:rFonts w:ascii="Aptos Narrow" w:hAnsi="Aptos Narrow" w:eastAsia="Aptos Narrow" w:cs="Aptos Narrow"/>
                <w:color w:val="242424"/>
                <w:sz w:val="22"/>
                <w:szCs w:val="22"/>
                <w:lang w:val="en-US"/>
              </w:rPr>
            </w:pPr>
          </w:p>
        </w:tc>
      </w:tr>
      <w:tr w:rsidR="19659DE0" w:rsidTr="0D9520A5" w14:paraId="31FA8431" w14:textId="77777777">
        <w:trPr>
          <w:trHeight w:val="300"/>
        </w:trPr>
        <w:tc>
          <w:tcPr>
            <w:tcW w:w="1324" w:type="dxa"/>
          </w:tcPr>
          <w:p w:rsidR="4E3DB485" w:rsidP="19659DE0" w:rsidRDefault="4E3DB485" w14:paraId="7050FF04" w14:textId="300FAC3F">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Assignee</w:t>
            </w:r>
          </w:p>
        </w:tc>
        <w:tc>
          <w:tcPr>
            <w:tcW w:w="1800" w:type="dxa"/>
          </w:tcPr>
          <w:p w:rsidR="4E3DB485" w:rsidP="19659DE0" w:rsidRDefault="4E3DB485" w14:paraId="379DBC61" w14:textId="6BD35126">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Who the task is currently assigned to</w:t>
            </w:r>
          </w:p>
        </w:tc>
        <w:tc>
          <w:tcPr>
            <w:tcW w:w="1785" w:type="dxa"/>
          </w:tcPr>
          <w:p w:rsidR="51B9FDA3" w:rsidP="19659DE0" w:rsidRDefault="51B9FDA3" w14:paraId="356B7884" w14:textId="384B13B7">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User name</w:t>
            </w:r>
          </w:p>
        </w:tc>
        <w:tc>
          <w:tcPr>
            <w:tcW w:w="1395" w:type="dxa"/>
          </w:tcPr>
          <w:p w:rsidR="2BA82309" w:rsidP="19659DE0" w:rsidRDefault="2BA82309" w14:paraId="00ADAA9F" w14:textId="0B1494C0">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Linda Patel</w:t>
            </w:r>
          </w:p>
        </w:tc>
        <w:tc>
          <w:tcPr>
            <w:tcW w:w="1183" w:type="dxa"/>
          </w:tcPr>
          <w:p w:rsidR="5E0CA3B1" w:rsidP="19659DE0" w:rsidRDefault="5E0CA3B1" w14:paraId="27B8FA02" w14:textId="2DD0B238">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N</w:t>
            </w:r>
          </w:p>
        </w:tc>
        <w:tc>
          <w:tcPr>
            <w:tcW w:w="1699" w:type="dxa"/>
          </w:tcPr>
          <w:p w:rsidR="19659DE0" w:rsidP="19659DE0" w:rsidRDefault="19659DE0" w14:paraId="1F8BEAA5" w14:textId="47D2F86B">
            <w:pPr>
              <w:rPr>
                <w:rFonts w:ascii="Aptos Narrow" w:hAnsi="Aptos Narrow" w:eastAsia="Aptos Narrow" w:cs="Aptos Narrow"/>
                <w:color w:val="242424"/>
                <w:sz w:val="22"/>
                <w:szCs w:val="22"/>
                <w:lang w:val="en-US"/>
              </w:rPr>
            </w:pPr>
          </w:p>
        </w:tc>
      </w:tr>
      <w:tr w:rsidR="19659DE0" w:rsidTr="0D9520A5" w14:paraId="25714A83" w14:textId="77777777">
        <w:trPr>
          <w:trHeight w:val="300"/>
        </w:trPr>
        <w:tc>
          <w:tcPr>
            <w:tcW w:w="1324" w:type="dxa"/>
            <w:shd w:val="clear" w:color="auto" w:fill="F2F2F2" w:themeFill="background1" w:themeFillShade="F2"/>
          </w:tcPr>
          <w:p w:rsidR="7557CDB1" w:rsidP="19659DE0" w:rsidRDefault="7557CDB1" w14:paraId="5021A004" w14:textId="7B45A1A4">
            <w:pPr>
              <w:rPr>
                <w:rFonts w:ascii="Aptos Narrow" w:hAnsi="Aptos Narrow" w:eastAsia="Aptos Narrow" w:cs="Aptos Narrow"/>
                <w:b/>
                <w:bCs/>
                <w:color w:val="242424"/>
                <w:sz w:val="22"/>
                <w:szCs w:val="22"/>
                <w:lang w:val="en-US"/>
              </w:rPr>
            </w:pPr>
            <w:r w:rsidRPr="19659DE0">
              <w:rPr>
                <w:rFonts w:ascii="Aptos Narrow" w:hAnsi="Aptos Narrow" w:eastAsia="Aptos Narrow" w:cs="Aptos Narrow"/>
                <w:b/>
                <w:bCs/>
                <w:color w:val="242424"/>
                <w:sz w:val="22"/>
                <w:szCs w:val="22"/>
                <w:lang w:val="en-US"/>
              </w:rPr>
              <w:t>Availability</w:t>
            </w:r>
            <w:r w:rsidRPr="19659DE0" w:rsidR="06A62A97">
              <w:rPr>
                <w:rFonts w:ascii="Aptos Narrow" w:hAnsi="Aptos Narrow" w:eastAsia="Aptos Narrow" w:cs="Aptos Narrow"/>
                <w:b/>
                <w:bCs/>
                <w:color w:val="242424"/>
                <w:sz w:val="22"/>
                <w:szCs w:val="22"/>
                <w:lang w:val="en-US"/>
              </w:rPr>
              <w:t xml:space="preserve"> metadata</w:t>
            </w:r>
          </w:p>
        </w:tc>
        <w:tc>
          <w:tcPr>
            <w:tcW w:w="7862" w:type="dxa"/>
            <w:gridSpan w:val="5"/>
            <w:shd w:val="clear" w:color="auto" w:fill="F2F2F2" w:themeFill="background1" w:themeFillShade="F2"/>
          </w:tcPr>
          <w:p w:rsidR="06A62A97" w:rsidP="19659DE0" w:rsidRDefault="06A62A97" w14:paraId="39CBEF08" w14:textId="510C2642">
            <w:pPr>
              <w:rPr>
                <w:rFonts w:ascii="Aptos Narrow" w:hAnsi="Aptos Narrow" w:eastAsia="Aptos Narrow" w:cs="Aptos Narrow"/>
                <w:b/>
                <w:bCs/>
                <w:color w:val="242424"/>
                <w:sz w:val="22"/>
                <w:szCs w:val="22"/>
                <w:lang w:val="en-US"/>
              </w:rPr>
            </w:pPr>
            <w:r w:rsidRPr="19659DE0">
              <w:rPr>
                <w:rFonts w:ascii="Aptos Narrow" w:hAnsi="Aptos Narrow" w:eastAsia="Aptos Narrow" w:cs="Aptos Narrow"/>
                <w:b/>
                <w:bCs/>
                <w:color w:val="242424"/>
                <w:sz w:val="22"/>
                <w:szCs w:val="22"/>
                <w:lang w:val="en-US"/>
              </w:rPr>
              <w:t>This is received in the data</w:t>
            </w:r>
            <w:r w:rsidRPr="19659DE0" w:rsidR="539E204A">
              <w:rPr>
                <w:rFonts w:ascii="Aptos Narrow" w:hAnsi="Aptos Narrow" w:eastAsia="Aptos Narrow" w:cs="Aptos Narrow"/>
                <w:b/>
                <w:bCs/>
                <w:color w:val="242424"/>
                <w:sz w:val="22"/>
                <w:szCs w:val="22"/>
                <w:lang w:val="en-US"/>
              </w:rPr>
              <w:t xml:space="preserve"> unless otherwise specified</w:t>
            </w:r>
            <w:r w:rsidRPr="19659DE0" w:rsidR="5D898564">
              <w:rPr>
                <w:rFonts w:ascii="Aptos Narrow" w:hAnsi="Aptos Narrow" w:eastAsia="Aptos Narrow" w:cs="Aptos Narrow"/>
                <w:b/>
                <w:bCs/>
                <w:color w:val="242424"/>
                <w:sz w:val="22"/>
                <w:szCs w:val="22"/>
                <w:lang w:val="en-US"/>
              </w:rPr>
              <w:t xml:space="preserve">. </w:t>
            </w:r>
          </w:p>
          <w:p w:rsidR="5D898564" w:rsidP="19659DE0" w:rsidRDefault="5D898564" w14:paraId="295B75D7" w14:textId="23905C98">
            <w:pPr>
              <w:rPr>
                <w:rFonts w:ascii="Aptos Narrow" w:hAnsi="Aptos Narrow" w:eastAsia="Aptos Narrow" w:cs="Aptos Narrow"/>
                <w:b/>
                <w:bCs/>
                <w:color w:val="242424"/>
                <w:sz w:val="22"/>
                <w:szCs w:val="22"/>
                <w:lang w:val="en-US"/>
              </w:rPr>
            </w:pPr>
            <w:r w:rsidRPr="19659DE0">
              <w:rPr>
                <w:rFonts w:ascii="Aptos Narrow" w:hAnsi="Aptos Narrow" w:eastAsia="Aptos Narrow" w:cs="Aptos Narrow"/>
                <w:b/>
                <w:bCs/>
                <w:color w:val="242424"/>
                <w:sz w:val="22"/>
                <w:szCs w:val="22"/>
                <w:lang w:val="en-US"/>
              </w:rPr>
              <w:t xml:space="preserve">It is used to </w:t>
            </w:r>
            <w:r w:rsidRPr="19659DE0" w:rsidR="597128FD">
              <w:rPr>
                <w:rFonts w:ascii="Aptos Narrow" w:hAnsi="Aptos Narrow" w:eastAsia="Aptos Narrow" w:cs="Aptos Narrow"/>
                <w:b/>
                <w:bCs/>
                <w:color w:val="242424"/>
                <w:sz w:val="22"/>
                <w:szCs w:val="22"/>
                <w:lang w:val="en-US"/>
              </w:rPr>
              <w:t xml:space="preserve">control the content’s </w:t>
            </w:r>
            <w:r w:rsidRPr="19659DE0">
              <w:rPr>
                <w:rFonts w:ascii="Aptos Narrow" w:hAnsi="Aptos Narrow" w:eastAsia="Aptos Narrow" w:cs="Aptos Narrow"/>
                <w:b/>
                <w:bCs/>
                <w:color w:val="242424"/>
                <w:sz w:val="22"/>
                <w:szCs w:val="22"/>
                <w:lang w:val="en-US"/>
              </w:rPr>
              <w:t>availability</w:t>
            </w:r>
          </w:p>
        </w:tc>
      </w:tr>
      <w:tr w:rsidR="19659DE0" w:rsidTr="0D9520A5" w14:paraId="2F4AC901" w14:textId="77777777">
        <w:trPr>
          <w:trHeight w:val="300"/>
        </w:trPr>
        <w:tc>
          <w:tcPr>
            <w:tcW w:w="1324" w:type="dxa"/>
          </w:tcPr>
          <w:p w:rsidR="4C158A2E" w:rsidP="19659DE0" w:rsidRDefault="4C158A2E" w14:paraId="723670E8" w14:textId="6747E6CA">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Availability status</w:t>
            </w:r>
          </w:p>
        </w:tc>
        <w:tc>
          <w:tcPr>
            <w:tcW w:w="1800" w:type="dxa"/>
          </w:tcPr>
          <w:p w:rsidR="68D88A38" w:rsidP="19659DE0" w:rsidRDefault="68D88A38" w14:paraId="17C86180" w14:textId="471EA860">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Single selection to determine availability within the platform</w:t>
            </w:r>
          </w:p>
        </w:tc>
        <w:tc>
          <w:tcPr>
            <w:tcW w:w="1785" w:type="dxa"/>
          </w:tcPr>
          <w:p w:rsidR="4C158A2E" w:rsidP="19659DE0" w:rsidRDefault="4C158A2E" w14:paraId="3C4D340E" w14:textId="4F0B9991">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Single choice:</w:t>
            </w:r>
          </w:p>
          <w:p w:rsidR="19659DE0" w:rsidP="19659DE0" w:rsidRDefault="19659DE0" w14:paraId="7F7A695F" w14:textId="26347A4C">
            <w:pPr>
              <w:rPr>
                <w:lang w:val="en-US"/>
              </w:rPr>
            </w:pPr>
          </w:p>
          <w:p w:rsidR="4C158A2E" w:rsidP="19659DE0" w:rsidRDefault="4C158A2E" w14:paraId="008E5762" w14:textId="7D423C08">
            <w:pPr>
              <w:rPr>
                <w:lang w:val="en-US"/>
              </w:rPr>
            </w:pPr>
            <w:r w:rsidRPr="19659DE0">
              <w:rPr>
                <w:b/>
                <w:bCs/>
                <w:lang w:val="en-US"/>
              </w:rPr>
              <w:t>Standard</w:t>
            </w:r>
            <w:r w:rsidRPr="19659DE0" w:rsidR="5657C672">
              <w:rPr>
                <w:b/>
                <w:bCs/>
                <w:lang w:val="en-US"/>
              </w:rPr>
              <w:t xml:space="preserve">  </w:t>
            </w:r>
            <w:r w:rsidRPr="19659DE0" w:rsidR="5657C672">
              <w:rPr>
                <w:lang w:val="en-US"/>
              </w:rPr>
              <w:t>(standard)</w:t>
            </w:r>
            <w:r w:rsidRPr="19659DE0">
              <w:rPr>
                <w:lang w:val="en-US"/>
              </w:rPr>
              <w:t>: Visible to all users</w:t>
            </w:r>
          </w:p>
          <w:p w:rsidR="19659DE0" w:rsidP="19659DE0" w:rsidRDefault="19659DE0" w14:paraId="620EA01C" w14:textId="12D6DB41">
            <w:pPr>
              <w:rPr>
                <w:lang w:val="en-US"/>
              </w:rPr>
            </w:pPr>
          </w:p>
          <w:p w:rsidR="4C158A2E" w:rsidP="19659DE0" w:rsidRDefault="40C6FA82" w14:paraId="2AF1FFB3" w14:textId="2B4BE198">
            <w:pPr>
              <w:rPr>
                <w:lang w:val="en-US"/>
              </w:rPr>
            </w:pPr>
            <w:commentRangeStart w:id="173"/>
            <w:commentRangeStart w:id="174"/>
            <w:commentRangeStart w:id="175"/>
            <w:commentRangeStart w:id="176"/>
            <w:commentRangeStart w:id="177"/>
            <w:r w:rsidRPr="0D9520A5">
              <w:rPr>
                <w:b/>
                <w:bCs/>
                <w:lang w:val="en-US"/>
              </w:rPr>
              <w:t>Embargoed</w:t>
            </w:r>
            <w:r w:rsidRPr="0D9520A5">
              <w:rPr>
                <w:lang w:val="en-US"/>
              </w:rPr>
              <w:t xml:space="preserve">: Visible to LDL </w:t>
            </w:r>
            <w:commentRangeEnd w:id="173"/>
            <w:r w:rsidRPr="0D9520A5" w:rsidR="204B1FAE">
              <w:rPr>
                <w:rStyle w:val="CommentReference"/>
                <w:sz w:val="18"/>
                <w:szCs w:val="18"/>
                <w:lang w:val="en-US"/>
              </w:rPr>
              <w:commentReference w:id="173"/>
            </w:r>
            <w:commentRangeEnd w:id="174"/>
            <w:r>
              <w:rPr>
                <w:rStyle w:val="CommentReference"/>
              </w:rPr>
              <w:commentReference w:id="174"/>
            </w:r>
            <w:commentRangeEnd w:id="175"/>
            <w:r>
              <w:rPr>
                <w:rStyle w:val="CommentReference"/>
              </w:rPr>
              <w:commentReference w:id="175"/>
            </w:r>
            <w:commentRangeEnd w:id="176"/>
            <w:r>
              <w:rPr>
                <w:rStyle w:val="CommentReference"/>
              </w:rPr>
              <w:commentReference w:id="176"/>
            </w:r>
            <w:commentRangeEnd w:id="177"/>
            <w:r>
              <w:rPr>
                <w:rStyle w:val="CommentReference"/>
              </w:rPr>
              <w:commentReference w:id="177"/>
            </w:r>
            <w:r w:rsidRPr="0D9520A5">
              <w:rPr>
                <w:lang w:val="en-US"/>
              </w:rPr>
              <w:t>staff and Publisher in the Publisher Portal; Not visible in the Content Display system until the embargo period finishes</w:t>
            </w:r>
          </w:p>
          <w:p w:rsidR="19659DE0" w:rsidP="19659DE0" w:rsidRDefault="19659DE0" w14:paraId="3877E3D3" w14:textId="46BC0E82">
            <w:pPr>
              <w:rPr>
                <w:lang w:val="en-US"/>
              </w:rPr>
            </w:pPr>
          </w:p>
          <w:p w:rsidR="4C158A2E" w:rsidP="19659DE0" w:rsidRDefault="4C158A2E" w14:paraId="1F2118BD" w14:textId="30CB2F42">
            <w:pPr>
              <w:rPr>
                <w:lang w:val="en-US"/>
              </w:rPr>
            </w:pPr>
            <w:r w:rsidRPr="19659DE0">
              <w:rPr>
                <w:b/>
                <w:bCs/>
                <w:lang w:val="en-US"/>
              </w:rPr>
              <w:t>Suppressed</w:t>
            </w:r>
            <w:r w:rsidRPr="19659DE0">
              <w:rPr>
                <w:lang w:val="en-US"/>
              </w:rPr>
              <w:t>: Visible to LDL staff in the Publisher Portal, but not Publishers; Not visible in the Content display system</w:t>
            </w:r>
          </w:p>
          <w:p w:rsidR="19659DE0" w:rsidP="19659DE0" w:rsidRDefault="19659DE0" w14:paraId="6D316852" w14:textId="1C9FD38F">
            <w:pPr>
              <w:rPr>
                <w:lang w:val="en-US"/>
              </w:rPr>
            </w:pPr>
          </w:p>
          <w:p w:rsidR="4C158A2E" w:rsidP="19659DE0" w:rsidRDefault="4C158A2E" w14:paraId="41A461B6" w14:textId="44379872">
            <w:pPr>
              <w:rPr>
                <w:lang w:val="en-US"/>
              </w:rPr>
            </w:pPr>
            <w:r w:rsidRPr="19659DE0">
              <w:rPr>
                <w:b/>
                <w:bCs/>
                <w:lang w:val="en-US"/>
              </w:rPr>
              <w:t>Restricted</w:t>
            </w:r>
            <w:r w:rsidRPr="19659DE0">
              <w:rPr>
                <w:lang w:val="en-US"/>
              </w:rPr>
              <w:t>: Not visible to any users in any system. It would require HighWire involvement to access the content</w:t>
            </w:r>
          </w:p>
          <w:p w:rsidR="19659DE0" w:rsidP="19659DE0" w:rsidRDefault="19659DE0" w14:paraId="235B2DDA" w14:textId="3FC4EFFD">
            <w:pPr>
              <w:rPr>
                <w:rFonts w:ascii="Aptos Narrow" w:hAnsi="Aptos Narrow" w:eastAsia="Aptos Narrow" w:cs="Aptos Narrow"/>
                <w:color w:val="242424"/>
                <w:sz w:val="22"/>
                <w:szCs w:val="22"/>
                <w:lang w:val="en-US"/>
              </w:rPr>
            </w:pPr>
          </w:p>
        </w:tc>
        <w:tc>
          <w:tcPr>
            <w:tcW w:w="1395" w:type="dxa"/>
          </w:tcPr>
          <w:p w:rsidR="700526FC" w:rsidP="19659DE0" w:rsidRDefault="700526FC" w14:paraId="4F1FE299" w14:textId="0A3D8179">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Standard</w:t>
            </w:r>
          </w:p>
        </w:tc>
        <w:tc>
          <w:tcPr>
            <w:tcW w:w="1183" w:type="dxa"/>
          </w:tcPr>
          <w:p w:rsidR="700526FC" w:rsidP="19659DE0" w:rsidRDefault="700526FC" w14:paraId="08E5B6CA" w14:textId="79DF824C">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Y</w:t>
            </w:r>
          </w:p>
        </w:tc>
        <w:tc>
          <w:tcPr>
            <w:tcW w:w="1699" w:type="dxa"/>
          </w:tcPr>
          <w:p w:rsidR="19659DE0" w:rsidP="19659DE0" w:rsidRDefault="19659DE0" w14:paraId="41D8F748" w14:textId="548BDEAD">
            <w:pPr>
              <w:rPr>
                <w:rFonts w:ascii="Aptos Narrow" w:hAnsi="Aptos Narrow" w:eastAsia="Aptos Narrow" w:cs="Aptos Narrow"/>
                <w:color w:val="242424"/>
                <w:sz w:val="22"/>
                <w:szCs w:val="22"/>
                <w:lang w:val="en-US"/>
              </w:rPr>
            </w:pPr>
          </w:p>
        </w:tc>
      </w:tr>
      <w:tr w:rsidR="19659DE0" w:rsidTr="0D9520A5" w14:paraId="0DB1BB89" w14:textId="77777777">
        <w:trPr>
          <w:trHeight w:val="300"/>
        </w:trPr>
        <w:tc>
          <w:tcPr>
            <w:tcW w:w="1324" w:type="dxa"/>
          </w:tcPr>
          <w:p w:rsidR="7C245565" w:rsidP="19659DE0" w:rsidRDefault="7C245565" w14:paraId="70355DB4" w14:textId="3C65BA6F">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Embargo</w:t>
            </w:r>
          </w:p>
        </w:tc>
        <w:tc>
          <w:tcPr>
            <w:tcW w:w="1800" w:type="dxa"/>
          </w:tcPr>
          <w:p w:rsidR="7C245565" w:rsidP="19659DE0" w:rsidRDefault="7C245565" w14:paraId="3C460A72" w14:textId="6822F849">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A defined period in which the content will not be available as an access copy.</w:t>
            </w:r>
          </w:p>
        </w:tc>
        <w:tc>
          <w:tcPr>
            <w:tcW w:w="1785" w:type="dxa"/>
          </w:tcPr>
          <w:p w:rsidR="0691DBC5" w:rsidP="19659DE0" w:rsidRDefault="0691DBC5" w14:paraId="22FA07D7" w14:textId="626B528A">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 xml:space="preserve">Years. </w:t>
            </w:r>
          </w:p>
          <w:p w:rsidR="0691DBC5" w:rsidP="19659DE0" w:rsidRDefault="0691DBC5" w14:paraId="20CF69E2" w14:textId="5A6E9C3E">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 xml:space="preserve">Radio option:  Years: 1,3,5. </w:t>
            </w:r>
          </w:p>
          <w:p w:rsidR="0691DBC5" w:rsidP="19659DE0" w:rsidRDefault="0691DBC5" w14:paraId="4C10BD80" w14:textId="2FF32792">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 xml:space="preserve">Or </w:t>
            </w:r>
            <w:r w:rsidRPr="19659DE0" w:rsidR="75919270">
              <w:rPr>
                <w:rFonts w:ascii="Aptos Narrow" w:hAnsi="Aptos Narrow" w:eastAsia="Aptos Narrow" w:cs="Aptos Narrow"/>
                <w:color w:val="242424"/>
                <w:sz w:val="22"/>
                <w:szCs w:val="22"/>
                <w:lang w:val="en-US"/>
              </w:rPr>
              <w:t xml:space="preserve">integer free entry </w:t>
            </w:r>
            <w:r w:rsidRPr="19659DE0" w:rsidR="7E9AB142">
              <w:rPr>
                <w:rFonts w:ascii="Aptos Narrow" w:hAnsi="Aptos Narrow" w:eastAsia="Aptos Narrow" w:cs="Aptos Narrow"/>
                <w:color w:val="242424"/>
                <w:sz w:val="22"/>
                <w:szCs w:val="22"/>
                <w:lang w:val="en-US"/>
              </w:rPr>
              <w:t>field</w:t>
            </w:r>
            <w:r w:rsidRPr="19659DE0" w:rsidR="7E5CA03B">
              <w:rPr>
                <w:rFonts w:ascii="Aptos Narrow" w:hAnsi="Aptos Narrow" w:eastAsia="Aptos Narrow" w:cs="Aptos Narrow"/>
                <w:color w:val="242424"/>
                <w:sz w:val="22"/>
                <w:szCs w:val="22"/>
                <w:lang w:val="en-US"/>
              </w:rPr>
              <w:t xml:space="preserve">; valid </w:t>
            </w:r>
            <w:r w:rsidRPr="19659DE0" w:rsidR="7E9AB142">
              <w:rPr>
                <w:rFonts w:ascii="Aptos Narrow" w:hAnsi="Aptos Narrow" w:eastAsia="Aptos Narrow" w:cs="Aptos Narrow"/>
                <w:color w:val="242424"/>
                <w:sz w:val="22"/>
                <w:szCs w:val="22"/>
                <w:lang w:val="en-US"/>
              </w:rPr>
              <w:t xml:space="preserve">  &gt;0</w:t>
            </w:r>
          </w:p>
          <w:p w:rsidR="19659DE0" w:rsidP="19659DE0" w:rsidRDefault="19659DE0" w14:paraId="6D31EC8B" w14:textId="4D7151D8">
            <w:pPr>
              <w:rPr>
                <w:rFonts w:ascii="Aptos Narrow" w:hAnsi="Aptos Narrow" w:eastAsia="Aptos Narrow" w:cs="Aptos Narrow"/>
                <w:color w:val="242424"/>
                <w:sz w:val="22"/>
                <w:szCs w:val="22"/>
                <w:lang w:val="en-US"/>
              </w:rPr>
            </w:pPr>
          </w:p>
          <w:p w:rsidR="0691DBC5" w:rsidP="19659DE0" w:rsidRDefault="0691DBC5" w14:paraId="12EFE78E" w14:textId="36529632">
            <w:r w:rsidRPr="19659DE0">
              <w:rPr>
                <w:rFonts w:ascii="Aptos Narrow" w:hAnsi="Aptos Narrow" w:eastAsia="Aptos Narrow" w:cs="Aptos Narrow"/>
                <w:color w:val="242424"/>
                <w:sz w:val="22"/>
                <w:szCs w:val="22"/>
                <w:lang w:val="en-US"/>
              </w:rPr>
              <w:t>Months</w:t>
            </w:r>
          </w:p>
          <w:p w:rsidR="1164C3D8" w:rsidP="19659DE0" w:rsidRDefault="1164C3D8" w14:paraId="1E9541AA" w14:textId="545CD684">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Radio options</w:t>
            </w:r>
            <w:r w:rsidRPr="19659DE0" w:rsidR="0691DBC5">
              <w:rPr>
                <w:rFonts w:ascii="Aptos Narrow" w:hAnsi="Aptos Narrow" w:eastAsia="Aptos Narrow" w:cs="Aptos Narrow"/>
                <w:color w:val="242424"/>
                <w:sz w:val="22"/>
                <w:szCs w:val="22"/>
                <w:lang w:val="en-US"/>
              </w:rPr>
              <w:t xml:space="preserve"> </w:t>
            </w:r>
            <w:r w:rsidRPr="19659DE0" w:rsidR="74B67CF3">
              <w:rPr>
                <w:rFonts w:ascii="Aptos Narrow" w:hAnsi="Aptos Narrow" w:eastAsia="Aptos Narrow" w:cs="Aptos Narrow"/>
                <w:color w:val="242424"/>
                <w:sz w:val="22"/>
                <w:szCs w:val="22"/>
                <w:lang w:val="en-US"/>
              </w:rPr>
              <w:t xml:space="preserve">3,6,9 Or </w:t>
            </w:r>
            <w:r w:rsidRPr="19659DE0" w:rsidR="5EE00B6E">
              <w:rPr>
                <w:rFonts w:ascii="Aptos Narrow" w:hAnsi="Aptos Narrow" w:eastAsia="Aptos Narrow" w:cs="Aptos Narrow"/>
                <w:color w:val="242424"/>
                <w:sz w:val="22"/>
                <w:szCs w:val="22"/>
                <w:lang w:val="en-US"/>
              </w:rPr>
              <w:t xml:space="preserve">integer free entry </w:t>
            </w:r>
            <w:r w:rsidRPr="19659DE0" w:rsidR="74B67CF3">
              <w:rPr>
                <w:rFonts w:ascii="Aptos Narrow" w:hAnsi="Aptos Narrow" w:eastAsia="Aptos Narrow" w:cs="Aptos Narrow"/>
                <w:color w:val="242424"/>
                <w:sz w:val="22"/>
                <w:szCs w:val="22"/>
                <w:lang w:val="en-US"/>
              </w:rPr>
              <w:t>field</w:t>
            </w:r>
            <w:r w:rsidRPr="19659DE0" w:rsidR="5149A12F">
              <w:rPr>
                <w:rFonts w:ascii="Aptos Narrow" w:hAnsi="Aptos Narrow" w:eastAsia="Aptos Narrow" w:cs="Aptos Narrow"/>
                <w:color w:val="242424"/>
                <w:sz w:val="22"/>
                <w:szCs w:val="22"/>
                <w:lang w:val="en-US"/>
              </w:rPr>
              <w:t xml:space="preserve">; valid </w:t>
            </w:r>
            <w:r w:rsidRPr="19659DE0" w:rsidR="74B67CF3">
              <w:rPr>
                <w:rFonts w:ascii="Aptos Narrow" w:hAnsi="Aptos Narrow" w:eastAsia="Aptos Narrow" w:cs="Aptos Narrow"/>
                <w:color w:val="242424"/>
                <w:sz w:val="22"/>
                <w:szCs w:val="22"/>
                <w:lang w:val="en-US"/>
              </w:rPr>
              <w:t>&gt;0</w:t>
            </w:r>
          </w:p>
          <w:p w:rsidR="19659DE0" w:rsidP="19659DE0" w:rsidRDefault="19659DE0" w14:paraId="74CF036D" w14:textId="141BB8E8">
            <w:pPr>
              <w:rPr>
                <w:rFonts w:ascii="Aptos Narrow" w:hAnsi="Aptos Narrow" w:eastAsia="Aptos Narrow" w:cs="Aptos Narrow"/>
                <w:color w:val="242424"/>
                <w:sz w:val="22"/>
                <w:szCs w:val="22"/>
                <w:lang w:val="en-US"/>
              </w:rPr>
            </w:pPr>
          </w:p>
        </w:tc>
        <w:tc>
          <w:tcPr>
            <w:tcW w:w="1395" w:type="dxa"/>
          </w:tcPr>
          <w:p w:rsidR="74B67CF3" w:rsidP="19659DE0" w:rsidRDefault="74B67CF3" w14:paraId="445D4098" w14:textId="7B079DD8">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1 year, 3 months</w:t>
            </w:r>
          </w:p>
        </w:tc>
        <w:tc>
          <w:tcPr>
            <w:tcW w:w="1183" w:type="dxa"/>
          </w:tcPr>
          <w:p w:rsidR="74B67CF3" w:rsidP="19659DE0" w:rsidRDefault="74B67CF3" w14:paraId="52938ECD" w14:textId="63AF8523">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N</w:t>
            </w:r>
          </w:p>
        </w:tc>
        <w:tc>
          <w:tcPr>
            <w:tcW w:w="1699" w:type="dxa"/>
          </w:tcPr>
          <w:p w:rsidR="0691DBC5" w:rsidP="19659DE0" w:rsidRDefault="0691DBC5" w14:paraId="4FE2D173" w14:textId="5AF84E36">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See ‘Content embargo’ section for more details</w:t>
            </w:r>
          </w:p>
        </w:tc>
      </w:tr>
      <w:tr w:rsidR="19659DE0" w:rsidTr="0D9520A5" w14:paraId="12FE102E" w14:textId="77777777">
        <w:trPr>
          <w:trHeight w:val="300"/>
        </w:trPr>
        <w:tc>
          <w:tcPr>
            <w:tcW w:w="1324" w:type="dxa"/>
          </w:tcPr>
          <w:p w:rsidR="5E9EF55D" w:rsidP="19659DE0" w:rsidRDefault="66520D12" w14:paraId="2E1F7A27" w14:textId="2CC9D254">
            <w:pPr>
              <w:rPr>
                <w:rFonts w:ascii="Aptos Narrow" w:hAnsi="Aptos Narrow" w:eastAsia="Aptos Narrow" w:cs="Aptos Narrow"/>
                <w:color w:val="242424"/>
                <w:sz w:val="22"/>
                <w:szCs w:val="22"/>
                <w:lang w:val="en-US"/>
              </w:rPr>
            </w:pPr>
            <w:commentRangeStart w:id="178"/>
            <w:commentRangeStart w:id="179"/>
            <w:commentRangeStart w:id="180"/>
            <w:commentRangeStart w:id="181"/>
            <w:commentRangeStart w:id="182"/>
            <w:commentRangeStart w:id="183"/>
            <w:r w:rsidRPr="477C5BEC">
              <w:rPr>
                <w:rFonts w:ascii="Aptos Narrow" w:hAnsi="Aptos Narrow" w:eastAsia="Aptos Narrow" w:cs="Aptos Narrow"/>
                <w:color w:val="242424"/>
                <w:sz w:val="22"/>
                <w:szCs w:val="22"/>
                <w:lang w:val="en-US"/>
              </w:rPr>
              <w:t>License</w:t>
            </w:r>
            <w:commentRangeEnd w:id="178"/>
            <w:r w:rsidR="326A16D4">
              <w:rPr>
                <w:rStyle w:val="CommentReference"/>
                <w:rFonts w:ascii="Aptos Narrow" w:hAnsi="Aptos Narrow" w:eastAsia="Aptos Narrow" w:cs="Aptos Narrow"/>
                <w:color w:val="242424"/>
                <w:sz w:val="22"/>
                <w:szCs w:val="22"/>
                <w:lang w:val="en-US"/>
              </w:rPr>
              <w:commentReference w:id="178"/>
            </w:r>
            <w:commentRangeEnd w:id="179"/>
            <w:r>
              <w:rPr>
                <w:rStyle w:val="CommentReference"/>
              </w:rPr>
              <w:commentReference w:id="179"/>
            </w:r>
            <w:commentRangeEnd w:id="180"/>
            <w:r>
              <w:rPr>
                <w:rStyle w:val="CommentReference"/>
              </w:rPr>
              <w:commentReference w:id="180"/>
            </w:r>
            <w:commentRangeEnd w:id="181"/>
            <w:r>
              <w:rPr>
                <w:rStyle w:val="CommentReference"/>
              </w:rPr>
              <w:commentReference w:id="181"/>
            </w:r>
            <w:commentRangeEnd w:id="182"/>
            <w:r>
              <w:rPr>
                <w:rStyle w:val="CommentReference"/>
              </w:rPr>
              <w:commentReference w:id="182"/>
            </w:r>
            <w:commentRangeEnd w:id="183"/>
            <w:r>
              <w:rPr>
                <w:rStyle w:val="CommentReference"/>
              </w:rPr>
              <w:commentReference w:id="183"/>
            </w:r>
          </w:p>
        </w:tc>
        <w:tc>
          <w:tcPr>
            <w:tcW w:w="1800" w:type="dxa"/>
          </w:tcPr>
          <w:p w:rsidR="5E9EF55D" w:rsidP="19659DE0" w:rsidRDefault="5E9EF55D" w14:paraId="670C940E" w14:textId="655CF44A">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The license associated with this content</w:t>
            </w:r>
          </w:p>
        </w:tc>
        <w:tc>
          <w:tcPr>
            <w:tcW w:w="1785" w:type="dxa"/>
          </w:tcPr>
          <w:p w:rsidR="5E9EF55D" w:rsidP="19659DE0" w:rsidRDefault="5E9EF55D" w14:paraId="428877C2" w14:textId="6E2D3D6C">
            <w:pPr>
              <w:rPr>
                <w:lang w:val="en-US"/>
              </w:rPr>
            </w:pPr>
            <w:r w:rsidRPr="19659DE0">
              <w:rPr>
                <w:lang w:val="en-US"/>
              </w:rPr>
              <w:t>CC options: (Single choice):</w:t>
            </w:r>
          </w:p>
          <w:p w:rsidR="5E9EF55D" w:rsidP="19659DE0" w:rsidRDefault="5E9EF55D" w14:paraId="6BBE8E1F" w14:textId="532F4006">
            <w:pPr>
              <w:rPr>
                <w:lang w:val="en-US"/>
              </w:rPr>
            </w:pPr>
            <w:r w:rsidRPr="19659DE0">
              <w:rPr>
                <w:lang w:val="en-US"/>
              </w:rPr>
              <w:t>CC BY-SA, CC BY-NC, CC BY-NC-SA,CC BY-ND, CC BY, CC BY-NC-ND,</w:t>
            </w:r>
          </w:p>
          <w:p w:rsidR="19659DE0" w:rsidP="19659DE0" w:rsidRDefault="19659DE0" w14:paraId="0513BF37" w14:textId="11EB6F50">
            <w:pPr>
              <w:rPr>
                <w:lang w:val="en-US"/>
              </w:rPr>
            </w:pPr>
          </w:p>
          <w:p w:rsidR="5E9EF55D" w:rsidP="19659DE0" w:rsidRDefault="5E9EF55D" w14:paraId="71F4F8B0" w14:textId="74A7C1AC">
            <w:pPr>
              <w:rPr>
                <w:lang w:val="en-US"/>
              </w:rPr>
            </w:pPr>
            <w:r w:rsidRPr="19659DE0">
              <w:rPr>
                <w:lang w:val="en-US"/>
              </w:rPr>
              <w:t xml:space="preserve">Subscription options (Single choice): </w:t>
            </w:r>
          </w:p>
          <w:p w:rsidR="5E9EF55D" w:rsidP="19659DE0" w:rsidRDefault="5E9EF55D" w14:paraId="0BA6D5D3" w14:textId="50AD96EA">
            <w:pPr>
              <w:rPr>
                <w:lang w:val="en-US"/>
              </w:rPr>
            </w:pPr>
            <w:r w:rsidRPr="19659DE0">
              <w:rPr>
                <w:lang w:val="en-US"/>
              </w:rPr>
              <w:t>Open Access, Subscription</w:t>
            </w:r>
          </w:p>
          <w:p w:rsidR="19659DE0" w:rsidP="19659DE0" w:rsidRDefault="19659DE0" w14:paraId="3F011163" w14:textId="5E852FAF">
            <w:pPr>
              <w:rPr>
                <w:rFonts w:ascii="Aptos Narrow" w:hAnsi="Aptos Narrow" w:eastAsia="Aptos Narrow" w:cs="Aptos Narrow"/>
                <w:color w:val="242424"/>
                <w:sz w:val="22"/>
                <w:szCs w:val="22"/>
                <w:lang w:val="en-US"/>
              </w:rPr>
            </w:pPr>
          </w:p>
        </w:tc>
        <w:tc>
          <w:tcPr>
            <w:tcW w:w="1395" w:type="dxa"/>
          </w:tcPr>
          <w:p w:rsidR="5E9EF55D" w:rsidP="19659DE0" w:rsidRDefault="5E9EF55D" w14:paraId="15FEC961" w14:textId="45970754">
            <w:pPr>
              <w:rPr>
                <w:lang w:val="en-US"/>
              </w:rPr>
            </w:pPr>
            <w:r w:rsidRPr="19659DE0">
              <w:rPr>
                <w:lang w:val="en-US"/>
              </w:rPr>
              <w:t>CC BY-NC</w:t>
            </w:r>
          </w:p>
        </w:tc>
        <w:tc>
          <w:tcPr>
            <w:tcW w:w="1183" w:type="dxa"/>
          </w:tcPr>
          <w:p w:rsidR="5E9EF55D" w:rsidP="19659DE0" w:rsidRDefault="5E9EF55D" w14:paraId="6C27B281" w14:textId="05F30624">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N</w:t>
            </w:r>
          </w:p>
        </w:tc>
        <w:tc>
          <w:tcPr>
            <w:tcW w:w="1699" w:type="dxa"/>
          </w:tcPr>
          <w:p w:rsidR="5E9EF55D" w:rsidP="19659DE0" w:rsidRDefault="5E9EF55D" w14:paraId="7638E23C" w14:textId="36FA83E1">
            <w:r w:rsidRPr="19659DE0">
              <w:rPr>
                <w:rFonts w:ascii="Aptos Narrow" w:hAnsi="Aptos Narrow" w:eastAsia="Aptos Narrow" w:cs="Aptos Narrow"/>
                <w:color w:val="242424"/>
                <w:sz w:val="22"/>
                <w:szCs w:val="22"/>
                <w:lang w:val="en-US"/>
              </w:rPr>
              <w:t>For now there will be no functional impact of this field. Later and as part of a separate phase of the project, it may be used to determine access control rules</w:t>
            </w:r>
          </w:p>
          <w:p w:rsidR="19659DE0" w:rsidP="19659DE0" w:rsidRDefault="19659DE0" w14:paraId="49F3A549" w14:textId="6BA998D9">
            <w:pPr>
              <w:rPr>
                <w:rFonts w:ascii="Aptos Narrow" w:hAnsi="Aptos Narrow" w:eastAsia="Aptos Narrow" w:cs="Aptos Narrow"/>
                <w:color w:val="242424"/>
                <w:sz w:val="22"/>
                <w:szCs w:val="22"/>
                <w:lang w:val="en-US"/>
              </w:rPr>
            </w:pPr>
          </w:p>
        </w:tc>
      </w:tr>
      <w:tr w:rsidR="19659DE0" w:rsidTr="0D9520A5" w14:paraId="226518FA" w14:textId="77777777">
        <w:trPr>
          <w:trHeight w:val="300"/>
        </w:trPr>
        <w:tc>
          <w:tcPr>
            <w:tcW w:w="1324" w:type="dxa"/>
          </w:tcPr>
          <w:p w:rsidR="5E9EF55D" w:rsidP="19659DE0" w:rsidRDefault="5E9EF55D" w14:paraId="37CE1699" w14:textId="7F2C1CCE">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Reading room license</w:t>
            </w:r>
          </w:p>
        </w:tc>
        <w:tc>
          <w:tcPr>
            <w:tcW w:w="1800" w:type="dxa"/>
          </w:tcPr>
          <w:p w:rsidR="5E9EF55D" w:rsidP="19659DE0" w:rsidRDefault="5E9EF55D" w14:paraId="758E4512" w14:textId="2F3D7A78">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Additional license data which has no functional impact on this phase of the project</w:t>
            </w:r>
          </w:p>
        </w:tc>
        <w:tc>
          <w:tcPr>
            <w:tcW w:w="1785" w:type="dxa"/>
          </w:tcPr>
          <w:p w:rsidR="5E9EF55D" w:rsidP="19659DE0" w:rsidRDefault="5E9EF55D" w14:paraId="6AE890CE" w14:textId="1B32B767">
            <w:pPr>
              <w:rPr>
                <w:rFonts w:ascii="Aptos Narrow" w:hAnsi="Aptos Narrow" w:eastAsia="Aptos Narrow" w:cs="Aptos Narrow"/>
                <w:color w:val="242424"/>
                <w:sz w:val="22"/>
                <w:szCs w:val="22"/>
                <w:lang w:val="en-US"/>
              </w:rPr>
            </w:pPr>
            <w:r w:rsidRPr="19659DE0">
              <w:rPr>
                <w:rFonts w:ascii="Aptos Narrow" w:hAnsi="Aptos Narrow" w:eastAsia="Aptos Narrow" w:cs="Aptos Narrow"/>
                <w:b/>
                <w:bCs/>
                <w:color w:val="242424"/>
                <w:sz w:val="22"/>
                <w:szCs w:val="22"/>
                <w:lang w:val="en-US"/>
              </w:rPr>
              <w:t>Single choice:</w:t>
            </w:r>
          </w:p>
          <w:p w:rsidR="19659DE0" w:rsidP="19659DE0" w:rsidRDefault="19659DE0" w14:paraId="1695E29F" w14:textId="046DEC0A">
            <w:pPr>
              <w:rPr>
                <w:rFonts w:ascii="Aptos Narrow" w:hAnsi="Aptos Narrow" w:eastAsia="Aptos Narrow" w:cs="Aptos Narrow"/>
                <w:b/>
                <w:bCs/>
                <w:color w:val="242424"/>
                <w:sz w:val="22"/>
                <w:szCs w:val="22"/>
                <w:lang w:val="en-US"/>
              </w:rPr>
            </w:pPr>
          </w:p>
          <w:p w:rsidR="5E9EF55D" w:rsidP="19659DE0" w:rsidRDefault="5E9EF55D" w14:paraId="5FD5A4FE" w14:textId="161028FF">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Immediately (default), After 1 year, After 5 years, When out of commerce, Other</w:t>
            </w:r>
          </w:p>
        </w:tc>
        <w:tc>
          <w:tcPr>
            <w:tcW w:w="1395" w:type="dxa"/>
          </w:tcPr>
          <w:p w:rsidR="5E9EF55D" w:rsidP="19659DE0" w:rsidRDefault="5E9EF55D" w14:paraId="38BFE50C" w14:textId="6434515B">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Immediately</w:t>
            </w:r>
          </w:p>
        </w:tc>
        <w:tc>
          <w:tcPr>
            <w:tcW w:w="1183" w:type="dxa"/>
          </w:tcPr>
          <w:p w:rsidR="5E9EF55D" w:rsidP="19659DE0" w:rsidRDefault="5E9EF55D" w14:paraId="47C1F9FD" w14:textId="7DF00FF6">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Y</w:t>
            </w:r>
          </w:p>
        </w:tc>
        <w:tc>
          <w:tcPr>
            <w:tcW w:w="1699" w:type="dxa"/>
          </w:tcPr>
          <w:p w:rsidR="5E9EF55D" w:rsidP="19659DE0" w:rsidRDefault="5E9EF55D" w14:paraId="4B8877CF" w14:textId="0C2F8F0F">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The publisher will be shown the message</w:t>
            </w:r>
          </w:p>
          <w:p w:rsidR="5E9EF55D" w:rsidP="19659DE0" w:rsidRDefault="5E9EF55D" w14:paraId="596B4438" w14:textId="409BE901">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’Publisher Agrees this content can be made available outside of the LDL reading rooms:’</w:t>
            </w:r>
          </w:p>
        </w:tc>
      </w:tr>
      <w:tr w:rsidR="19659DE0" w:rsidTr="0D9520A5" w14:paraId="06E1B24E" w14:textId="77777777">
        <w:trPr>
          <w:trHeight w:val="300"/>
        </w:trPr>
        <w:tc>
          <w:tcPr>
            <w:tcW w:w="1324" w:type="dxa"/>
          </w:tcPr>
          <w:p w:rsidR="5E9ED680" w:rsidP="19659DE0" w:rsidRDefault="5E9ED680" w14:paraId="4528011C" w14:textId="561A6869">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Irish publisher agreement</w:t>
            </w:r>
          </w:p>
        </w:tc>
        <w:tc>
          <w:tcPr>
            <w:tcW w:w="1800" w:type="dxa"/>
          </w:tcPr>
          <w:p w:rsidR="5E9ED680" w:rsidP="19659DE0" w:rsidRDefault="5E9ED680" w14:paraId="6BFEB35F" w14:textId="5EC66A07">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Additional license data which has no functional impact on this phase of the project</w:t>
            </w:r>
          </w:p>
          <w:p w:rsidR="19659DE0" w:rsidP="19659DE0" w:rsidRDefault="19659DE0" w14:paraId="3E220F7D" w14:textId="17D42AB6">
            <w:pPr>
              <w:rPr>
                <w:rFonts w:ascii="Aptos Narrow" w:hAnsi="Aptos Narrow" w:eastAsia="Aptos Narrow" w:cs="Aptos Narrow"/>
                <w:color w:val="242424"/>
                <w:sz w:val="22"/>
                <w:szCs w:val="22"/>
                <w:lang w:val="en-US"/>
              </w:rPr>
            </w:pPr>
          </w:p>
        </w:tc>
        <w:tc>
          <w:tcPr>
            <w:tcW w:w="1785" w:type="dxa"/>
          </w:tcPr>
          <w:p w:rsidR="5E9ED680" w:rsidP="19659DE0" w:rsidRDefault="5E9ED680" w14:paraId="5F144537" w14:textId="67A29E62">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Single choice:</w:t>
            </w:r>
          </w:p>
          <w:p w:rsidR="5E9ED680" w:rsidP="19659DE0" w:rsidRDefault="5E9ED680" w14:paraId="50522FBF" w14:textId="7DCBFFAE">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Yes (default), No</w:t>
            </w:r>
          </w:p>
        </w:tc>
        <w:tc>
          <w:tcPr>
            <w:tcW w:w="1395" w:type="dxa"/>
          </w:tcPr>
          <w:p w:rsidR="5E9ED680" w:rsidP="19659DE0" w:rsidRDefault="5E9ED680" w14:paraId="226538AD" w14:textId="4D36A5F0">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Yes</w:t>
            </w:r>
          </w:p>
        </w:tc>
        <w:tc>
          <w:tcPr>
            <w:tcW w:w="1183" w:type="dxa"/>
          </w:tcPr>
          <w:p w:rsidR="5E9ED680" w:rsidP="19659DE0" w:rsidRDefault="5E9ED680" w14:paraId="0FA86E62" w14:textId="5CA5155E">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Y</w:t>
            </w:r>
          </w:p>
        </w:tc>
        <w:tc>
          <w:tcPr>
            <w:tcW w:w="1699" w:type="dxa"/>
          </w:tcPr>
          <w:p w:rsidR="5E9ED680" w:rsidP="19659DE0" w:rsidRDefault="5E9ED680" w14:paraId="7AE72B0B" w14:textId="64BFC750">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 xml:space="preserve">The publisher will be shown the message </w:t>
            </w:r>
          </w:p>
          <w:p w:rsidR="5E9ED680" w:rsidP="19659DE0" w:rsidRDefault="5E9ED680" w14:paraId="5A05C2D2" w14:textId="2853304E">
            <w:pPr>
              <w:rPr>
                <w:rFonts w:ascii="Aptos Narrow" w:hAnsi="Aptos Narrow" w:eastAsia="Aptos Narrow" w:cs="Aptos Narrow"/>
                <w:b/>
                <w:bCs/>
                <w:color w:val="242424"/>
                <w:sz w:val="22"/>
                <w:szCs w:val="22"/>
                <w:lang w:val="en-US"/>
              </w:rPr>
            </w:pPr>
            <w:r w:rsidRPr="19659DE0">
              <w:rPr>
                <w:rFonts w:ascii="Aptos Narrow" w:hAnsi="Aptos Narrow" w:eastAsia="Aptos Narrow" w:cs="Aptos Narrow"/>
                <w:color w:val="242424"/>
                <w:sz w:val="22"/>
                <w:szCs w:val="22"/>
                <w:lang w:val="en-US"/>
              </w:rPr>
              <w:t>‘This content will be available in the reading rooms of Trinity College Dublin and the British Library. Do you give permission for this content to be available in the reading rooms of the other four UK Legal Deposit Libraries.’</w:t>
            </w:r>
          </w:p>
        </w:tc>
      </w:tr>
      <w:tr w:rsidR="19659DE0" w:rsidTr="0D9520A5" w14:paraId="49CBE90D" w14:textId="77777777">
        <w:trPr>
          <w:trHeight w:val="300"/>
        </w:trPr>
        <w:tc>
          <w:tcPr>
            <w:tcW w:w="1324" w:type="dxa"/>
            <w:shd w:val="clear" w:color="auto" w:fill="F2F2F2" w:themeFill="background1" w:themeFillShade="F2"/>
          </w:tcPr>
          <w:p w:rsidR="3E7500C6" w:rsidP="19659DE0" w:rsidRDefault="3E7500C6" w14:paraId="05813065" w14:textId="72906E17">
            <w:pPr>
              <w:rPr>
                <w:rFonts w:ascii="Aptos Narrow" w:hAnsi="Aptos Narrow" w:eastAsia="Aptos Narrow" w:cs="Aptos Narrow"/>
                <w:b/>
                <w:bCs/>
                <w:color w:val="242424"/>
                <w:sz w:val="22"/>
                <w:szCs w:val="22"/>
                <w:lang w:val="en-US"/>
              </w:rPr>
            </w:pPr>
            <w:r w:rsidRPr="19659DE0">
              <w:rPr>
                <w:rFonts w:ascii="Aptos Narrow" w:hAnsi="Aptos Narrow" w:eastAsia="Aptos Narrow" w:cs="Aptos Narrow"/>
                <w:b/>
                <w:bCs/>
                <w:color w:val="242424"/>
                <w:sz w:val="22"/>
                <w:szCs w:val="22"/>
                <w:lang w:val="en-US"/>
              </w:rPr>
              <w:t>Content metadata</w:t>
            </w:r>
          </w:p>
        </w:tc>
        <w:tc>
          <w:tcPr>
            <w:tcW w:w="7862" w:type="dxa"/>
            <w:gridSpan w:val="5"/>
            <w:shd w:val="clear" w:color="auto" w:fill="F2F2F2" w:themeFill="background1" w:themeFillShade="F2"/>
          </w:tcPr>
          <w:p w:rsidR="3E7500C6" w:rsidP="19659DE0" w:rsidRDefault="3E7500C6" w14:paraId="4523736E" w14:textId="3A17B0E8">
            <w:pPr>
              <w:rPr>
                <w:rFonts w:ascii="Aptos Narrow" w:hAnsi="Aptos Narrow" w:eastAsia="Aptos Narrow" w:cs="Aptos Narrow"/>
                <w:b/>
                <w:bCs/>
                <w:color w:val="242424"/>
                <w:sz w:val="22"/>
                <w:szCs w:val="22"/>
                <w:lang w:val="en-US"/>
              </w:rPr>
            </w:pPr>
            <w:r w:rsidRPr="19659DE0">
              <w:rPr>
                <w:rFonts w:ascii="Aptos Narrow" w:hAnsi="Aptos Narrow" w:eastAsia="Aptos Narrow" w:cs="Aptos Narrow"/>
                <w:b/>
                <w:bCs/>
                <w:color w:val="242424"/>
                <w:sz w:val="22"/>
                <w:szCs w:val="22"/>
                <w:lang w:val="en-US"/>
              </w:rPr>
              <w:t>This is received in the data unless otherwise specified.</w:t>
            </w:r>
          </w:p>
          <w:p w:rsidR="3E7500C6" w:rsidP="19659DE0" w:rsidRDefault="04264131" w14:paraId="0EADB63F" w14:textId="7DAD181F">
            <w:pPr>
              <w:rPr>
                <w:rFonts w:ascii="Aptos Narrow" w:hAnsi="Aptos Narrow" w:eastAsia="Aptos Narrow" w:cs="Aptos Narrow"/>
                <w:b/>
                <w:bCs/>
                <w:color w:val="242424"/>
                <w:sz w:val="22"/>
                <w:szCs w:val="22"/>
                <w:lang w:val="en-US"/>
              </w:rPr>
            </w:pPr>
            <w:commentRangeStart w:id="184"/>
            <w:commentRangeStart w:id="185"/>
            <w:commentRangeStart w:id="186"/>
            <w:commentRangeStart w:id="187"/>
            <w:r w:rsidRPr="477C5BEC">
              <w:rPr>
                <w:rFonts w:ascii="Aptos Narrow" w:hAnsi="Aptos Narrow" w:eastAsia="Aptos Narrow" w:cs="Aptos Narrow"/>
                <w:b/>
                <w:bCs/>
                <w:color w:val="242424"/>
                <w:sz w:val="22"/>
                <w:szCs w:val="22"/>
                <w:lang w:val="en-US"/>
              </w:rPr>
              <w:t>It is core information about the content</w:t>
            </w:r>
            <w:commentRangeEnd w:id="184"/>
            <w:r w:rsidR="737F9F82">
              <w:rPr>
                <w:rStyle w:val="CommentReference"/>
                <w:rFonts w:ascii="Aptos Narrow" w:hAnsi="Aptos Narrow" w:eastAsia="Aptos Narrow" w:cs="Aptos Narrow"/>
                <w:b/>
                <w:bCs/>
                <w:color w:val="242424"/>
                <w:sz w:val="22"/>
                <w:szCs w:val="22"/>
                <w:lang w:val="en-US"/>
              </w:rPr>
              <w:commentReference w:id="184"/>
            </w:r>
            <w:commentRangeEnd w:id="185"/>
            <w:r>
              <w:rPr>
                <w:rStyle w:val="CommentReference"/>
              </w:rPr>
              <w:commentReference w:id="185"/>
            </w:r>
            <w:commentRangeEnd w:id="186"/>
            <w:r>
              <w:rPr>
                <w:rStyle w:val="CommentReference"/>
              </w:rPr>
              <w:commentReference w:id="186"/>
            </w:r>
            <w:commentRangeEnd w:id="187"/>
            <w:r>
              <w:rPr>
                <w:rStyle w:val="CommentReference"/>
              </w:rPr>
              <w:commentReference w:id="187"/>
            </w:r>
          </w:p>
        </w:tc>
      </w:tr>
      <w:tr w:rsidR="19659DE0" w:rsidTr="0D9520A5" w14:paraId="7FD1364D" w14:textId="77777777">
        <w:trPr>
          <w:trHeight w:val="300"/>
        </w:trPr>
        <w:tc>
          <w:tcPr>
            <w:tcW w:w="1324" w:type="dxa"/>
          </w:tcPr>
          <w:p w:rsidR="19659DE0" w:rsidP="19659DE0" w:rsidRDefault="19659DE0" w14:paraId="752BF4A8" w14:textId="27B919E9">
            <w:pPr>
              <w:rPr>
                <w:lang w:val="en-US"/>
              </w:rPr>
            </w:pPr>
            <w:r w:rsidRPr="19659DE0">
              <w:rPr>
                <w:lang w:val="en-US"/>
              </w:rPr>
              <w:t>HighWire Content ID (HWCID)</w:t>
            </w:r>
          </w:p>
        </w:tc>
        <w:tc>
          <w:tcPr>
            <w:tcW w:w="1800" w:type="dxa"/>
          </w:tcPr>
          <w:p w:rsidR="19659DE0" w:rsidP="19659DE0" w:rsidRDefault="19659DE0" w14:paraId="301CAA49" w14:textId="0362A0E5">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This is the persistent identifier for all content</w:t>
            </w:r>
          </w:p>
        </w:tc>
        <w:tc>
          <w:tcPr>
            <w:tcW w:w="1785" w:type="dxa"/>
          </w:tcPr>
          <w:p w:rsidR="2C6CA191" w:rsidP="19659DE0" w:rsidRDefault="2C6CA191" w14:paraId="116EF27F" w14:textId="50869707">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String</w:t>
            </w:r>
          </w:p>
        </w:tc>
        <w:tc>
          <w:tcPr>
            <w:tcW w:w="1395" w:type="dxa"/>
          </w:tcPr>
          <w:p w:rsidR="2C6CA191" w:rsidP="19659DE0" w:rsidRDefault="2C6CA191" w14:paraId="7D86D745" w14:textId="2C846C79">
            <w:r w:rsidRPr="19659DE0">
              <w:rPr>
                <w:rFonts w:ascii="Segoe UI" w:hAnsi="Segoe UI" w:eastAsia="Segoe UI" w:cs="Segoe UI"/>
                <w:color w:val="333333"/>
                <w:lang w:val="en-US"/>
              </w:rPr>
              <w:t>a9ueno8x345ma</w:t>
            </w:r>
          </w:p>
        </w:tc>
        <w:tc>
          <w:tcPr>
            <w:tcW w:w="1183" w:type="dxa"/>
          </w:tcPr>
          <w:p w:rsidR="19659DE0" w:rsidP="19659DE0" w:rsidRDefault="19659DE0" w14:paraId="1831C714" w14:textId="14DFCD09">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Y</w:t>
            </w:r>
          </w:p>
        </w:tc>
        <w:tc>
          <w:tcPr>
            <w:tcW w:w="1699" w:type="dxa"/>
          </w:tcPr>
          <w:p w:rsidR="19659DE0" w:rsidP="19659DE0" w:rsidRDefault="19659DE0" w14:paraId="2AAB4624" w14:textId="2AFB6E9E">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If this field is empty it will be set by HighWire and defined as new content</w:t>
            </w:r>
          </w:p>
          <w:p w:rsidR="19659DE0" w:rsidP="19659DE0" w:rsidRDefault="19659DE0" w14:paraId="37DB6215" w14:textId="1987BEFC">
            <w:pPr>
              <w:rPr>
                <w:rFonts w:ascii="Aptos Narrow" w:hAnsi="Aptos Narrow" w:eastAsia="Aptos Narrow" w:cs="Aptos Narrow"/>
                <w:color w:val="242424"/>
                <w:sz w:val="22"/>
                <w:szCs w:val="22"/>
                <w:lang w:val="en-US"/>
              </w:rPr>
            </w:pPr>
          </w:p>
          <w:p w:rsidR="2EC7FD05" w:rsidP="19659DE0" w:rsidRDefault="2EC7FD05" w14:paraId="71963F92" w14:textId="4CF874E3">
            <w:pPr>
              <w:shd w:val="clear" w:color="auto" w:fill="FFFFFF" w:themeFill="background1"/>
            </w:pPr>
            <w:r w:rsidRPr="19659DE0">
              <w:rPr>
                <w:rFonts w:ascii="Segoe UI" w:hAnsi="Segoe UI" w:eastAsia="Segoe UI" w:cs="Segoe UI"/>
                <w:color w:val="333333"/>
                <w:lang w:val="en-US"/>
              </w:rPr>
              <w:t>&lt;marc:datafield tag="999" ind1=" " ind2=" "&gt;</w:t>
            </w:r>
          </w:p>
          <w:p w:rsidR="2EC7FD05" w:rsidP="19659DE0" w:rsidRDefault="2EC7FD05" w14:paraId="12064ADB" w14:textId="4CEF563F">
            <w:pPr>
              <w:shd w:val="clear" w:color="auto" w:fill="FFFFFF" w:themeFill="background1"/>
              <w:rPr>
                <w:rFonts w:ascii="Segoe UI" w:hAnsi="Segoe UI" w:eastAsia="Segoe UI" w:cs="Segoe UI"/>
                <w:color w:val="333333"/>
                <w:lang w:val="en-US"/>
              </w:rPr>
            </w:pPr>
            <w:r w:rsidRPr="19659DE0">
              <w:rPr>
                <w:rFonts w:ascii="Segoe UI" w:hAnsi="Segoe UI" w:eastAsia="Segoe UI" w:cs="Segoe UI"/>
                <w:color w:val="333333"/>
                <w:lang w:val="en-US"/>
              </w:rPr>
              <w:t>&lt;marc:subfield code="a"&gt;</w:t>
            </w:r>
            <w:r w:rsidRPr="19659DE0" w:rsidR="2ED05D3D">
              <w:rPr>
                <w:rFonts w:ascii="Segoe UI" w:hAnsi="Segoe UI" w:eastAsia="Segoe UI" w:cs="Segoe UI"/>
                <w:color w:val="333333"/>
                <w:lang w:val="en-US"/>
              </w:rPr>
              <w:t>HWCI</w:t>
            </w:r>
            <w:r w:rsidRPr="19659DE0">
              <w:rPr>
                <w:rFonts w:ascii="Segoe UI" w:hAnsi="Segoe UI" w:eastAsia="Segoe UI" w:cs="Segoe UI"/>
                <w:color w:val="333333"/>
                <w:lang w:val="en-US"/>
              </w:rPr>
              <w:t>a9ueno8x345ma&lt;/marc:subfield&gt;</w:t>
            </w:r>
          </w:p>
          <w:p w:rsidR="2EC7FD05" w:rsidP="19659DE0" w:rsidRDefault="2EC7FD05" w14:paraId="6E7366F5" w14:textId="1CAF3CB8">
            <w:pPr>
              <w:shd w:val="clear" w:color="auto" w:fill="FFFFFF" w:themeFill="background1"/>
            </w:pPr>
            <w:r w:rsidRPr="19659DE0">
              <w:rPr>
                <w:rFonts w:ascii="Segoe UI" w:hAnsi="Segoe UI" w:eastAsia="Segoe UI" w:cs="Segoe UI"/>
                <w:color w:val="333333"/>
                <w:lang w:val="en-US"/>
              </w:rPr>
              <w:t>&lt;marc:subfield code="i"&gt;HighWireContentID&lt;/marc:subfield&gt;</w:t>
            </w:r>
          </w:p>
          <w:p w:rsidR="2EC7FD05" w:rsidP="19659DE0" w:rsidRDefault="2EC7FD05" w14:paraId="6B9EC721" w14:textId="5FC1A5C5">
            <w:pPr>
              <w:shd w:val="clear" w:color="auto" w:fill="FFFFFF" w:themeFill="background1"/>
            </w:pPr>
            <w:r w:rsidRPr="19659DE0">
              <w:rPr>
                <w:rFonts w:ascii="Segoe UI" w:hAnsi="Segoe UI" w:eastAsia="Segoe UI" w:cs="Segoe UI"/>
                <w:color w:val="333333"/>
                <w:lang w:val="en-US"/>
              </w:rPr>
              <w:t>&lt;/marc:datafield&gt;</w:t>
            </w:r>
          </w:p>
        </w:tc>
      </w:tr>
      <w:tr w:rsidR="19659DE0" w:rsidTr="0D9520A5" w14:paraId="0B3613AA" w14:textId="77777777">
        <w:trPr>
          <w:trHeight w:val="300"/>
        </w:trPr>
        <w:tc>
          <w:tcPr>
            <w:tcW w:w="1324" w:type="dxa"/>
          </w:tcPr>
          <w:p w:rsidR="0C79BA86" w:rsidP="19659DE0" w:rsidRDefault="0C79BA86" w14:paraId="64783B05" w14:textId="53FC3AA3">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Title</w:t>
            </w:r>
          </w:p>
        </w:tc>
        <w:tc>
          <w:tcPr>
            <w:tcW w:w="1800" w:type="dxa"/>
          </w:tcPr>
          <w:p w:rsidR="0C79BA86" w:rsidP="19659DE0" w:rsidRDefault="0C79BA86" w14:paraId="4C55E43F" w14:textId="201E0C28">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The name of the content</w:t>
            </w:r>
          </w:p>
        </w:tc>
        <w:tc>
          <w:tcPr>
            <w:tcW w:w="1785" w:type="dxa"/>
          </w:tcPr>
          <w:p w:rsidR="0C79BA86" w:rsidP="19659DE0" w:rsidRDefault="0C79BA86" w14:paraId="7A03C7CA" w14:textId="68599337">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String</w:t>
            </w:r>
          </w:p>
        </w:tc>
        <w:tc>
          <w:tcPr>
            <w:tcW w:w="1395" w:type="dxa"/>
          </w:tcPr>
          <w:p w:rsidR="0C79BA86" w:rsidP="19659DE0" w:rsidRDefault="0C79BA86" w14:paraId="1586C97C" w14:textId="720345EF">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The Bird Book</w:t>
            </w:r>
          </w:p>
        </w:tc>
        <w:tc>
          <w:tcPr>
            <w:tcW w:w="1183" w:type="dxa"/>
          </w:tcPr>
          <w:p w:rsidR="0C79BA86" w:rsidP="19659DE0" w:rsidRDefault="0C79BA86" w14:paraId="583382EC" w14:textId="3AE08ED6">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Y</w:t>
            </w:r>
          </w:p>
        </w:tc>
        <w:tc>
          <w:tcPr>
            <w:tcW w:w="1699" w:type="dxa"/>
          </w:tcPr>
          <w:p w:rsidR="19659DE0" w:rsidP="19659DE0" w:rsidRDefault="19659DE0" w14:paraId="05CDF0DA" w14:textId="1CD1513B">
            <w:pPr>
              <w:rPr>
                <w:rFonts w:ascii="Aptos Narrow" w:hAnsi="Aptos Narrow" w:eastAsia="Aptos Narrow" w:cs="Aptos Narrow"/>
                <w:color w:val="242424"/>
                <w:sz w:val="22"/>
                <w:szCs w:val="22"/>
                <w:lang w:val="en-US"/>
              </w:rPr>
            </w:pPr>
          </w:p>
        </w:tc>
      </w:tr>
      <w:tr w:rsidR="19659DE0" w:rsidTr="0D9520A5" w14:paraId="2661D269" w14:textId="77777777">
        <w:trPr>
          <w:trHeight w:val="300"/>
        </w:trPr>
        <w:tc>
          <w:tcPr>
            <w:tcW w:w="1324" w:type="dxa"/>
          </w:tcPr>
          <w:p w:rsidR="0C79BA86" w:rsidP="19659DE0" w:rsidRDefault="0C79BA86" w14:paraId="0371526A" w14:textId="2B1E8FDA">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Country of publication</w:t>
            </w:r>
          </w:p>
        </w:tc>
        <w:tc>
          <w:tcPr>
            <w:tcW w:w="1800" w:type="dxa"/>
          </w:tcPr>
          <w:p w:rsidR="0C79BA86" w:rsidP="19659DE0" w:rsidRDefault="0C79BA86" w14:paraId="52C835EF" w14:textId="3B841C47">
            <w:pPr>
              <w:rPr>
                <w:rFonts w:ascii="Aptos Narrow" w:hAnsi="Aptos Narrow" w:eastAsia="Aptos Narrow" w:cs="Aptos Narrow"/>
                <w:color w:val="242424"/>
                <w:sz w:val="22"/>
                <w:szCs w:val="22"/>
                <w:lang w:val="en-US"/>
              </w:rPr>
            </w:pPr>
            <w:commentRangeStart w:id="188"/>
            <w:commentRangeStart w:id="189"/>
            <w:r w:rsidRPr="19659DE0">
              <w:rPr>
                <w:rFonts w:ascii="Aptos Narrow" w:hAnsi="Aptos Narrow" w:eastAsia="Aptos Narrow" w:cs="Aptos Narrow"/>
                <w:color w:val="242424"/>
                <w:sz w:val="22"/>
                <w:szCs w:val="22"/>
                <w:lang w:val="en-US"/>
              </w:rPr>
              <w:t xml:space="preserve">The country the content </w:t>
            </w:r>
            <w:commentRangeEnd w:id="188"/>
            <w:r w:rsidRPr="19659DE0" w:rsidR="007722B7">
              <w:rPr>
                <w:rStyle w:val="CommentReference"/>
                <w:rFonts w:ascii="Aptos Narrow" w:hAnsi="Aptos Narrow" w:eastAsia="Aptos Narrow" w:cs="Aptos Narrow"/>
                <w:color w:val="242424"/>
                <w:sz w:val="22"/>
                <w:szCs w:val="22"/>
                <w:lang w:val="en-US"/>
              </w:rPr>
              <w:commentReference w:id="188"/>
            </w:r>
            <w:commentRangeEnd w:id="189"/>
            <w:r>
              <w:rPr>
                <w:rStyle w:val="CommentReference"/>
              </w:rPr>
              <w:commentReference w:id="189"/>
            </w:r>
            <w:r w:rsidRPr="19659DE0">
              <w:rPr>
                <w:rFonts w:ascii="Aptos Narrow" w:hAnsi="Aptos Narrow" w:eastAsia="Aptos Narrow" w:cs="Aptos Narrow"/>
                <w:color w:val="242424"/>
                <w:sz w:val="22"/>
                <w:szCs w:val="22"/>
                <w:lang w:val="en-US"/>
              </w:rPr>
              <w:t>was published in</w:t>
            </w:r>
          </w:p>
        </w:tc>
        <w:tc>
          <w:tcPr>
            <w:tcW w:w="1785" w:type="dxa"/>
          </w:tcPr>
          <w:p w:rsidR="0C79BA86" w:rsidP="19659DE0" w:rsidRDefault="2C643373" w14:paraId="6B7BD8B1" w14:textId="2CBCC68E">
            <w:r w:rsidRPr="3DEF00A6">
              <w:rPr>
                <w:rFonts w:ascii="Aptos Narrow" w:hAnsi="Aptos Narrow" w:eastAsia="Aptos Narrow" w:cs="Aptos Narrow"/>
                <w:color w:val="000000" w:themeColor="text1"/>
                <w:sz w:val="22"/>
                <w:szCs w:val="22"/>
                <w:lang w:val="en-US"/>
              </w:rPr>
              <w:t xml:space="preserve">ISO 3166 countries, plus </w:t>
            </w:r>
            <w:commentRangeStart w:id="190"/>
            <w:commentRangeStart w:id="191"/>
            <w:commentRangeStart w:id="192"/>
            <w:r w:rsidRPr="3DEF00A6" w:rsidR="40CF901E">
              <w:rPr>
                <w:rFonts w:ascii="Aptos Narrow" w:hAnsi="Aptos Narrow" w:eastAsia="Aptos Narrow" w:cs="Aptos Narrow"/>
                <w:color w:val="000000" w:themeColor="text1"/>
                <w:sz w:val="22"/>
                <w:szCs w:val="22"/>
                <w:lang w:val="en-US"/>
              </w:rPr>
              <w:t>England</w:t>
            </w:r>
            <w:commentRangeEnd w:id="190"/>
            <w:r w:rsidRPr="3DEF00A6" w:rsidR="0C79BA86">
              <w:rPr>
                <w:rStyle w:val="CommentReference"/>
                <w:rFonts w:ascii="Aptos Narrow" w:hAnsi="Aptos Narrow" w:eastAsia="Aptos Narrow" w:cs="Aptos Narrow"/>
                <w:color w:val="000000" w:themeColor="text1"/>
                <w:sz w:val="22"/>
                <w:szCs w:val="22"/>
                <w:lang w:val="en-US"/>
              </w:rPr>
              <w:commentReference w:id="190"/>
            </w:r>
            <w:commentRangeEnd w:id="191"/>
            <w:r>
              <w:rPr>
                <w:rStyle w:val="CommentReference"/>
              </w:rPr>
              <w:commentReference w:id="191"/>
            </w:r>
            <w:commentRangeEnd w:id="192"/>
            <w:r>
              <w:rPr>
                <w:rStyle w:val="CommentReference"/>
              </w:rPr>
              <w:commentReference w:id="192"/>
            </w:r>
            <w:r w:rsidRPr="3DEF00A6" w:rsidR="64000A51">
              <w:rPr>
                <w:rFonts w:ascii="Aptos Narrow" w:hAnsi="Aptos Narrow" w:eastAsia="Aptos Narrow" w:cs="Aptos Narrow"/>
                <w:color w:val="000000" w:themeColor="text1"/>
                <w:sz w:val="22"/>
                <w:szCs w:val="22"/>
                <w:lang w:val="en-US"/>
              </w:rPr>
              <w:t xml:space="preserve">, </w:t>
            </w:r>
            <w:r w:rsidRPr="3DEF00A6">
              <w:rPr>
                <w:rFonts w:ascii="Aptos Narrow" w:hAnsi="Aptos Narrow" w:eastAsia="Aptos Narrow" w:cs="Aptos Narrow"/>
                <w:color w:val="000000" w:themeColor="text1"/>
                <w:sz w:val="22"/>
                <w:szCs w:val="22"/>
                <w:lang w:val="en-US"/>
              </w:rPr>
              <w:t>Wales, Northern Ireland and Scotland</w:t>
            </w:r>
          </w:p>
        </w:tc>
        <w:tc>
          <w:tcPr>
            <w:tcW w:w="1395" w:type="dxa"/>
          </w:tcPr>
          <w:p w:rsidR="0C79BA86" w:rsidP="19659DE0" w:rsidRDefault="0C79BA86" w14:paraId="48352636" w14:textId="6B41E909">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Wales</w:t>
            </w:r>
          </w:p>
        </w:tc>
        <w:tc>
          <w:tcPr>
            <w:tcW w:w="1183" w:type="dxa"/>
          </w:tcPr>
          <w:p w:rsidR="0C79BA86" w:rsidP="19659DE0" w:rsidRDefault="0C79BA86" w14:paraId="6B7E531E" w14:textId="3B3A7577">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Y</w:t>
            </w:r>
          </w:p>
        </w:tc>
        <w:tc>
          <w:tcPr>
            <w:tcW w:w="1699" w:type="dxa"/>
          </w:tcPr>
          <w:p w:rsidR="19659DE0" w:rsidP="19659DE0" w:rsidRDefault="19659DE0" w14:paraId="2153E445" w14:textId="3D37D659">
            <w:pPr>
              <w:rPr>
                <w:rFonts w:ascii="Aptos Narrow" w:hAnsi="Aptos Narrow" w:eastAsia="Aptos Narrow" w:cs="Aptos Narrow"/>
                <w:color w:val="242424"/>
                <w:sz w:val="22"/>
                <w:szCs w:val="22"/>
                <w:lang w:val="en-US"/>
              </w:rPr>
            </w:pPr>
          </w:p>
        </w:tc>
      </w:tr>
      <w:tr w:rsidR="19659DE0" w:rsidTr="0D9520A5" w14:paraId="53B8407B" w14:textId="77777777">
        <w:trPr>
          <w:trHeight w:val="300"/>
        </w:trPr>
        <w:tc>
          <w:tcPr>
            <w:tcW w:w="1324" w:type="dxa"/>
          </w:tcPr>
          <w:p w:rsidR="0C79BA86" w:rsidP="19659DE0" w:rsidRDefault="2C643373" w14:paraId="4D3B4CC1" w14:textId="5C9E7043">
            <w:pPr>
              <w:rPr>
                <w:rFonts w:ascii="Aptos Narrow" w:hAnsi="Aptos Narrow" w:eastAsia="Aptos Narrow" w:cs="Aptos Narrow"/>
                <w:color w:val="242424"/>
                <w:sz w:val="22"/>
                <w:szCs w:val="22"/>
                <w:lang w:val="en-US"/>
              </w:rPr>
            </w:pPr>
            <w:r w:rsidRPr="3DEF00A6">
              <w:rPr>
                <w:rFonts w:ascii="Aptos Narrow" w:hAnsi="Aptos Narrow" w:eastAsia="Aptos Narrow" w:cs="Aptos Narrow"/>
                <w:color w:val="242424"/>
                <w:sz w:val="22"/>
                <w:szCs w:val="22"/>
                <w:lang w:val="en-US"/>
              </w:rPr>
              <w:t xml:space="preserve">Year of </w:t>
            </w:r>
            <w:commentRangeStart w:id="193"/>
            <w:commentRangeStart w:id="194"/>
            <w:commentRangeStart w:id="195"/>
            <w:r w:rsidRPr="3DEF00A6">
              <w:rPr>
                <w:rFonts w:ascii="Aptos Narrow" w:hAnsi="Aptos Narrow" w:eastAsia="Aptos Narrow" w:cs="Aptos Narrow"/>
                <w:color w:val="242424"/>
                <w:sz w:val="22"/>
                <w:szCs w:val="22"/>
                <w:lang w:val="en-US"/>
              </w:rPr>
              <w:t>publication</w:t>
            </w:r>
            <w:commentRangeEnd w:id="193"/>
            <w:r w:rsidR="0C79BA86">
              <w:rPr>
                <w:rStyle w:val="CommentReference"/>
                <w:rFonts w:ascii="Aptos Narrow" w:hAnsi="Aptos Narrow" w:eastAsia="Aptos Narrow" w:cs="Aptos Narrow"/>
                <w:color w:val="242424"/>
                <w:sz w:val="22"/>
                <w:szCs w:val="22"/>
                <w:lang w:val="en-US"/>
              </w:rPr>
              <w:commentReference w:id="193"/>
            </w:r>
            <w:commentRangeEnd w:id="194"/>
            <w:r>
              <w:rPr>
                <w:rStyle w:val="CommentReference"/>
              </w:rPr>
              <w:commentReference w:id="194"/>
            </w:r>
            <w:commentRangeEnd w:id="195"/>
            <w:r>
              <w:rPr>
                <w:rStyle w:val="CommentReference"/>
              </w:rPr>
              <w:commentReference w:id="195"/>
            </w:r>
          </w:p>
        </w:tc>
        <w:tc>
          <w:tcPr>
            <w:tcW w:w="1800" w:type="dxa"/>
          </w:tcPr>
          <w:p w:rsidR="0C79BA86" w:rsidP="19659DE0" w:rsidRDefault="2C643373" w14:paraId="3D05FE6C" w14:textId="0E3D495E">
            <w:pPr>
              <w:rPr>
                <w:rFonts w:ascii="Aptos Narrow" w:hAnsi="Aptos Narrow" w:eastAsia="Aptos Narrow" w:cs="Aptos Narrow"/>
                <w:color w:val="242424"/>
                <w:sz w:val="22"/>
                <w:szCs w:val="22"/>
                <w:lang w:val="en-US"/>
              </w:rPr>
            </w:pPr>
            <w:r w:rsidRPr="3DEF00A6">
              <w:rPr>
                <w:rFonts w:ascii="Aptos Narrow" w:hAnsi="Aptos Narrow" w:eastAsia="Aptos Narrow" w:cs="Aptos Narrow"/>
                <w:color w:val="242424"/>
                <w:sz w:val="22"/>
                <w:szCs w:val="22"/>
                <w:lang w:val="en-US"/>
              </w:rPr>
              <w:t>The year the content was published in</w:t>
            </w:r>
            <w:ins w:author="Joshua Routh" w:date="2026-01-15T11:19:00Z" w16du:dateUtc="2026-01-15T11:19:58Z" w:id="196">
              <w:r w:rsidRPr="3DEF00A6" w:rsidR="47078C5D">
                <w:rPr>
                  <w:rFonts w:ascii="Aptos Narrow" w:hAnsi="Aptos Narrow" w:eastAsia="Aptos Narrow" w:cs="Aptos Narrow"/>
                  <w:color w:val="242424"/>
                  <w:sz w:val="22"/>
                  <w:szCs w:val="22"/>
                  <w:lang w:val="en-US"/>
                </w:rPr>
                <w:t xml:space="preserve"> (this version)</w:t>
              </w:r>
            </w:ins>
          </w:p>
        </w:tc>
        <w:tc>
          <w:tcPr>
            <w:tcW w:w="1785" w:type="dxa"/>
          </w:tcPr>
          <w:p w:rsidR="0C79BA86" w:rsidP="19659DE0" w:rsidRDefault="0C79BA86" w14:paraId="072A4A39" w14:textId="0248E2BF">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0 to 9999 AD</w:t>
            </w:r>
          </w:p>
        </w:tc>
        <w:tc>
          <w:tcPr>
            <w:tcW w:w="1395" w:type="dxa"/>
          </w:tcPr>
          <w:p w:rsidR="0C79BA86" w:rsidP="19659DE0" w:rsidRDefault="0C79BA86" w14:paraId="4FF63846" w14:textId="40756EE7">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1993</w:t>
            </w:r>
          </w:p>
        </w:tc>
        <w:tc>
          <w:tcPr>
            <w:tcW w:w="1183" w:type="dxa"/>
          </w:tcPr>
          <w:p w:rsidR="0C79BA86" w:rsidP="19659DE0" w:rsidRDefault="0C79BA86" w14:paraId="713F6AA5" w14:textId="51333116">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Y</w:t>
            </w:r>
          </w:p>
        </w:tc>
        <w:tc>
          <w:tcPr>
            <w:tcW w:w="1699" w:type="dxa"/>
          </w:tcPr>
          <w:p w:rsidR="19659DE0" w:rsidP="19659DE0" w:rsidRDefault="19659DE0" w14:paraId="0626E63F" w14:textId="6ED74049">
            <w:pPr>
              <w:rPr>
                <w:rFonts w:ascii="Aptos Narrow" w:hAnsi="Aptos Narrow" w:eastAsia="Aptos Narrow" w:cs="Aptos Narrow"/>
                <w:color w:val="242424"/>
                <w:sz w:val="22"/>
                <w:szCs w:val="22"/>
                <w:lang w:val="en-US"/>
              </w:rPr>
            </w:pPr>
          </w:p>
        </w:tc>
      </w:tr>
      <w:tr w:rsidR="3DEF00A6" w:rsidTr="0D9520A5" w14:paraId="4B6E15E5" w14:textId="77777777">
        <w:trPr>
          <w:trHeight w:val="300"/>
          <w:ins w:author="Joshua Routh" w:date="2026-01-15T11:19:00Z" w:id="197"/>
        </w:trPr>
        <w:tc>
          <w:tcPr>
            <w:tcW w:w="2111" w:type="dxa"/>
          </w:tcPr>
          <w:p w:rsidR="492677C0" w:rsidP="3DEF00A6" w:rsidRDefault="492677C0" w14:paraId="69E77E80" w14:textId="412156E3">
            <w:pPr>
              <w:rPr>
                <w:rFonts w:ascii="Aptos Narrow" w:hAnsi="Aptos Narrow" w:eastAsia="Aptos Narrow" w:cs="Aptos Narrow"/>
                <w:color w:val="242424"/>
                <w:sz w:val="22"/>
                <w:szCs w:val="22"/>
                <w:lang w:val="en-US"/>
              </w:rPr>
            </w:pPr>
            <w:ins w:author="Joshua Routh" w:date="2026-01-15T11:19:00Z" w16du:dateUtc="2026-01-15T11:19:49Z" w:id="198">
              <w:r w:rsidRPr="3DEF00A6">
                <w:rPr>
                  <w:rFonts w:ascii="Aptos Narrow" w:hAnsi="Aptos Narrow" w:eastAsia="Aptos Narrow" w:cs="Aptos Narrow"/>
                  <w:color w:val="242424"/>
                  <w:sz w:val="22"/>
                  <w:szCs w:val="22"/>
                  <w:lang w:val="en-US"/>
                </w:rPr>
                <w:t>Original publication date</w:t>
              </w:r>
            </w:ins>
          </w:p>
        </w:tc>
        <w:tc>
          <w:tcPr>
            <w:tcW w:w="1153" w:type="dxa"/>
          </w:tcPr>
          <w:p w:rsidR="04B9CF52" w:rsidP="3DEF00A6" w:rsidRDefault="04B9CF52" w14:paraId="31C10EA8" w14:textId="1B4EA52F">
            <w:pPr>
              <w:rPr>
                <w:rFonts w:ascii="Aptos Narrow" w:hAnsi="Aptos Narrow" w:eastAsia="Aptos Narrow" w:cs="Aptos Narrow"/>
                <w:color w:val="242424"/>
                <w:sz w:val="22"/>
                <w:szCs w:val="22"/>
                <w:lang w:val="en-US"/>
              </w:rPr>
            </w:pPr>
            <w:ins w:author="Joshua Routh" w:date="2026-01-15T11:20:00Z" w16du:dateUtc="2026-01-15T11:20:12Z" w:id="199">
              <w:r w:rsidRPr="3DEF00A6">
                <w:rPr>
                  <w:rFonts w:ascii="Aptos Narrow" w:hAnsi="Aptos Narrow" w:eastAsia="Aptos Narrow" w:cs="Aptos Narrow"/>
                  <w:color w:val="242424"/>
                  <w:sz w:val="22"/>
                  <w:szCs w:val="22"/>
                  <w:lang w:val="en-US"/>
                </w:rPr>
                <w:t>The year the original version of the content was published</w:t>
              </w:r>
            </w:ins>
          </w:p>
        </w:tc>
        <w:tc>
          <w:tcPr>
            <w:tcW w:w="1452" w:type="dxa"/>
          </w:tcPr>
          <w:p w:rsidR="04B9CF52" w:rsidP="3DEF00A6" w:rsidRDefault="04B9CF52" w14:paraId="79DD0680" w14:textId="0248E2BF">
            <w:pPr>
              <w:rPr>
                <w:ins w:author="Joshua Routh" w:date="2026-01-15T11:20:00Z" w16du:dateUtc="2026-01-15T11:20:17Z" w:id="200"/>
                <w:rFonts w:ascii="Aptos Narrow" w:hAnsi="Aptos Narrow" w:eastAsia="Aptos Narrow" w:cs="Aptos Narrow"/>
                <w:color w:val="242424"/>
                <w:sz w:val="22"/>
                <w:szCs w:val="22"/>
                <w:lang w:val="en-US"/>
              </w:rPr>
            </w:pPr>
            <w:ins w:author="Joshua Routh" w:date="2026-01-15T11:20:00Z" w16du:dateUtc="2026-01-15T11:20:17Z" w:id="201">
              <w:r w:rsidRPr="3DEF00A6">
                <w:rPr>
                  <w:rFonts w:ascii="Aptos Narrow" w:hAnsi="Aptos Narrow" w:eastAsia="Aptos Narrow" w:cs="Aptos Narrow"/>
                  <w:color w:val="242424"/>
                  <w:sz w:val="22"/>
                  <w:szCs w:val="22"/>
                  <w:lang w:val="en-US"/>
                </w:rPr>
                <w:t>0 to 9999 AD</w:t>
              </w:r>
            </w:ins>
          </w:p>
          <w:p w:rsidR="3DEF00A6" w:rsidP="3DEF00A6" w:rsidRDefault="3DEF00A6" w14:paraId="16AD9A2B" w14:textId="264EBB7D">
            <w:pPr>
              <w:rPr>
                <w:rFonts w:ascii="Aptos Narrow" w:hAnsi="Aptos Narrow" w:eastAsia="Aptos Narrow" w:cs="Aptos Narrow"/>
                <w:color w:val="242424"/>
                <w:sz w:val="22"/>
                <w:szCs w:val="22"/>
                <w:lang w:val="en-US"/>
              </w:rPr>
            </w:pPr>
          </w:p>
        </w:tc>
        <w:tc>
          <w:tcPr>
            <w:tcW w:w="1051" w:type="dxa"/>
          </w:tcPr>
          <w:p w:rsidR="04B9CF52" w:rsidP="3DEF00A6" w:rsidRDefault="04B9CF52" w14:paraId="4343C439" w14:textId="5996FBA2">
            <w:pPr>
              <w:rPr>
                <w:rFonts w:ascii="Aptos Narrow" w:hAnsi="Aptos Narrow" w:eastAsia="Aptos Narrow" w:cs="Aptos Narrow"/>
                <w:color w:val="242424"/>
                <w:sz w:val="22"/>
                <w:szCs w:val="22"/>
                <w:lang w:val="en-US"/>
              </w:rPr>
            </w:pPr>
            <w:ins w:author="Joshua Routh" w:date="2026-01-15T11:20:00Z" w16du:dateUtc="2026-01-15T11:20:19Z" w:id="202">
              <w:r w:rsidRPr="3DEF00A6">
                <w:rPr>
                  <w:rFonts w:ascii="Aptos Narrow" w:hAnsi="Aptos Narrow" w:eastAsia="Aptos Narrow" w:cs="Aptos Narrow"/>
                  <w:color w:val="242424"/>
                  <w:sz w:val="22"/>
                  <w:szCs w:val="22"/>
                  <w:lang w:val="en-US"/>
                </w:rPr>
                <w:t>1991</w:t>
              </w:r>
            </w:ins>
          </w:p>
        </w:tc>
        <w:tc>
          <w:tcPr>
            <w:tcW w:w="722" w:type="dxa"/>
          </w:tcPr>
          <w:p w:rsidR="04B9CF52" w:rsidP="3DEF00A6" w:rsidRDefault="04B9CF52" w14:paraId="11C84103" w14:textId="7F6E04EA">
            <w:pPr>
              <w:rPr>
                <w:rFonts w:ascii="Aptos Narrow" w:hAnsi="Aptos Narrow" w:eastAsia="Aptos Narrow" w:cs="Aptos Narrow"/>
                <w:color w:val="242424"/>
                <w:sz w:val="22"/>
                <w:szCs w:val="22"/>
                <w:lang w:val="en-US"/>
              </w:rPr>
            </w:pPr>
            <w:ins w:author="Joshua Routh" w:date="2026-01-15T11:20:00Z" w16du:dateUtc="2026-01-15T11:20:13Z" w:id="203">
              <w:r w:rsidRPr="3DEF00A6">
                <w:rPr>
                  <w:rFonts w:ascii="Aptos Narrow" w:hAnsi="Aptos Narrow" w:eastAsia="Aptos Narrow" w:cs="Aptos Narrow"/>
                  <w:color w:val="242424"/>
                  <w:sz w:val="22"/>
                  <w:szCs w:val="22"/>
                  <w:lang w:val="en-US"/>
                </w:rPr>
                <w:t>N</w:t>
              </w:r>
            </w:ins>
          </w:p>
        </w:tc>
        <w:tc>
          <w:tcPr>
            <w:tcW w:w="2771" w:type="dxa"/>
          </w:tcPr>
          <w:p w:rsidR="3DEF00A6" w:rsidP="3DEF00A6" w:rsidRDefault="3DEF00A6" w14:paraId="06C2A680" w14:textId="4712EBC6">
            <w:pPr>
              <w:rPr>
                <w:rFonts w:ascii="Aptos Narrow" w:hAnsi="Aptos Narrow" w:eastAsia="Aptos Narrow" w:cs="Aptos Narrow"/>
                <w:color w:val="242424"/>
                <w:sz w:val="22"/>
                <w:szCs w:val="22"/>
                <w:lang w:val="en-US"/>
              </w:rPr>
            </w:pPr>
          </w:p>
        </w:tc>
      </w:tr>
      <w:tr w:rsidR="19659DE0" w:rsidTr="0D9520A5" w14:paraId="67D1134F" w14:textId="77777777">
        <w:trPr>
          <w:trHeight w:val="300"/>
        </w:trPr>
        <w:tc>
          <w:tcPr>
            <w:tcW w:w="1324" w:type="dxa"/>
          </w:tcPr>
          <w:p w:rsidR="19659DE0" w:rsidP="19659DE0" w:rsidRDefault="19659DE0" w14:paraId="2776B60C" w14:textId="379554DF">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Cover image</w:t>
            </w:r>
          </w:p>
        </w:tc>
        <w:tc>
          <w:tcPr>
            <w:tcW w:w="1800" w:type="dxa"/>
          </w:tcPr>
          <w:p w:rsidR="19659DE0" w:rsidP="19659DE0" w:rsidRDefault="19659DE0" w14:paraId="6137F6F9" w14:textId="6882A385">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Image used as cover of content</w:t>
            </w:r>
          </w:p>
        </w:tc>
        <w:tc>
          <w:tcPr>
            <w:tcW w:w="1785" w:type="dxa"/>
          </w:tcPr>
          <w:p w:rsidR="19659DE0" w:rsidP="19659DE0" w:rsidRDefault="19659DE0" w14:paraId="3DE173DB" w14:textId="2649F98E">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Image of file format</w:t>
            </w:r>
            <w:r w:rsidRPr="19659DE0" w:rsidR="19E920BE">
              <w:rPr>
                <w:rFonts w:ascii="Aptos Narrow" w:hAnsi="Aptos Narrow" w:eastAsia="Aptos Narrow" w:cs="Aptos Narrow"/>
                <w:color w:val="242424"/>
                <w:sz w:val="22"/>
                <w:szCs w:val="22"/>
                <w:lang w:val="en-US"/>
              </w:rPr>
              <w:t xml:space="preserve"> JPEG </w:t>
            </w:r>
            <w:r w:rsidRPr="19659DE0">
              <w:rPr>
                <w:rFonts w:ascii="Aptos Narrow" w:hAnsi="Aptos Narrow" w:eastAsia="Aptos Narrow" w:cs="Aptos Narrow"/>
                <w:color w:val="242424"/>
                <w:sz w:val="22"/>
                <w:szCs w:val="22"/>
                <w:lang w:val="en-US"/>
              </w:rPr>
              <w:t xml:space="preserve"> </w:t>
            </w:r>
          </w:p>
          <w:p w:rsidR="1A28154D" w:rsidP="19659DE0" w:rsidRDefault="1A28154D" w14:paraId="5E28B015" w14:textId="51F4A441">
            <w:pPr>
              <w:shd w:val="clear" w:color="auto" w:fill="FFFFFF" w:themeFill="background1"/>
              <w:rPr>
                <w:rFonts w:ascii="Aptos Narrow" w:hAnsi="Aptos Narrow" w:eastAsia="Aptos Narrow" w:cs="Aptos Narrow"/>
                <w:color w:val="333333"/>
                <w:sz w:val="21"/>
                <w:szCs w:val="21"/>
                <w:lang w:val="en-US"/>
              </w:rPr>
            </w:pPr>
            <w:r w:rsidRPr="19659DE0">
              <w:rPr>
                <w:rFonts w:ascii="Aptos Narrow" w:hAnsi="Aptos Narrow" w:eastAsia="Aptos Narrow" w:cs="Aptos Narrow"/>
                <w:color w:val="333333"/>
                <w:sz w:val="21"/>
                <w:szCs w:val="21"/>
                <w:lang w:val="en-US"/>
              </w:rPr>
              <w:t>Resolution</w:t>
            </w:r>
            <w:r w:rsidRPr="19659DE0" w:rsidR="0D536725">
              <w:rPr>
                <w:rFonts w:ascii="Aptos Narrow" w:hAnsi="Aptos Narrow" w:eastAsia="Aptos Narrow" w:cs="Aptos Narrow"/>
                <w:color w:val="333333"/>
                <w:sz w:val="21"/>
                <w:szCs w:val="21"/>
                <w:lang w:val="en-US"/>
              </w:rPr>
              <w:t xml:space="preserve"> </w:t>
            </w:r>
            <w:r w:rsidRPr="19659DE0">
              <w:rPr>
                <w:rFonts w:ascii="Aptos Narrow" w:hAnsi="Aptos Narrow" w:eastAsia="Aptos Narrow" w:cs="Aptos Narrow"/>
                <w:color w:val="333333"/>
                <w:sz w:val="21"/>
                <w:szCs w:val="21"/>
                <w:lang w:val="en-US"/>
              </w:rPr>
              <w:t>(DPI): 200x200</w:t>
            </w:r>
          </w:p>
          <w:p w:rsidR="1A28154D" w:rsidP="19659DE0" w:rsidRDefault="1A28154D" w14:paraId="68DFB185" w14:textId="25258206">
            <w:pPr>
              <w:shd w:val="clear" w:color="auto" w:fill="FFFFFF" w:themeFill="background1"/>
              <w:rPr>
                <w:rFonts w:ascii="Aptos Narrow" w:hAnsi="Aptos Narrow" w:eastAsia="Aptos Narrow" w:cs="Aptos Narrow"/>
                <w:color w:val="242424"/>
                <w:sz w:val="22"/>
                <w:szCs w:val="22"/>
                <w:lang w:val="en-US"/>
              </w:rPr>
            </w:pPr>
            <w:r w:rsidRPr="19659DE0">
              <w:rPr>
                <w:rFonts w:ascii="Aptos Narrow" w:hAnsi="Aptos Narrow" w:eastAsia="Aptos Narrow" w:cs="Aptos Narrow"/>
                <w:color w:val="333333"/>
                <w:sz w:val="21"/>
                <w:szCs w:val="21"/>
                <w:lang w:val="en-US"/>
              </w:rPr>
              <w:t>Mode: RGB</w:t>
            </w:r>
            <w:r w:rsidRPr="19659DE0" w:rsidR="18C4F26F">
              <w:rPr>
                <w:rFonts w:ascii="Aptos Narrow" w:hAnsi="Aptos Narrow" w:eastAsia="Aptos Narrow" w:cs="Aptos Narrow"/>
                <w:color w:val="242424"/>
                <w:sz w:val="22"/>
                <w:szCs w:val="22"/>
                <w:lang w:val="en-US"/>
              </w:rPr>
              <w:t xml:space="preserve"> </w:t>
            </w:r>
          </w:p>
        </w:tc>
        <w:tc>
          <w:tcPr>
            <w:tcW w:w="1395" w:type="dxa"/>
          </w:tcPr>
          <w:p w:rsidR="19659DE0" w:rsidP="19659DE0" w:rsidRDefault="19659DE0" w14:paraId="5C2082F6" w14:textId="4175AD7C">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123.jpg</w:t>
            </w:r>
          </w:p>
        </w:tc>
        <w:tc>
          <w:tcPr>
            <w:tcW w:w="1183" w:type="dxa"/>
          </w:tcPr>
          <w:p w:rsidR="19659DE0" w:rsidP="19659DE0" w:rsidRDefault="19659DE0" w14:paraId="7E8EB699" w14:textId="0F9ECE77">
            <w:pPr>
              <w:rPr>
                <w:rFonts w:ascii="Aptos Narrow" w:hAnsi="Aptos Narrow" w:eastAsia="Aptos Narrow" w:cs="Aptos Narrow"/>
                <w:color w:val="242424"/>
                <w:sz w:val="22"/>
                <w:szCs w:val="22"/>
                <w:lang w:val="en-US"/>
              </w:rPr>
            </w:pPr>
            <w:r w:rsidRPr="19659DE0">
              <w:rPr>
                <w:rFonts w:ascii="Aptos Narrow" w:hAnsi="Aptos Narrow" w:eastAsia="Aptos Narrow" w:cs="Aptos Narrow"/>
                <w:color w:val="242424"/>
                <w:sz w:val="22"/>
                <w:szCs w:val="22"/>
                <w:lang w:val="en-US"/>
              </w:rPr>
              <w:t>N</w:t>
            </w:r>
          </w:p>
        </w:tc>
        <w:tc>
          <w:tcPr>
            <w:tcW w:w="1699" w:type="dxa"/>
          </w:tcPr>
          <w:p w:rsidR="19659DE0" w:rsidP="19659DE0" w:rsidRDefault="19659DE0" w14:paraId="3B0A32E3" w14:textId="27313595">
            <w:pPr>
              <w:rPr>
                <w:rFonts w:ascii="Aptos Narrow" w:hAnsi="Aptos Narrow" w:eastAsia="Aptos Narrow" w:cs="Aptos Narrow"/>
                <w:color w:val="242424"/>
                <w:sz w:val="22"/>
                <w:szCs w:val="22"/>
                <w:lang w:val="en-US"/>
              </w:rPr>
            </w:pPr>
          </w:p>
        </w:tc>
      </w:tr>
    </w:tbl>
    <w:p w:rsidR="67A8C63F" w:rsidP="67A8C63F" w:rsidRDefault="67A8C63F" w14:paraId="0B309BCD" w14:textId="5424E252"/>
    <w:p w:rsidR="19659DE0" w:rsidP="19659DE0" w:rsidRDefault="19659DE0" w14:paraId="4DFD14CC" w14:textId="620F3CA9">
      <w:pPr>
        <w:rPr>
          <w:lang w:val="en-US"/>
        </w:rPr>
      </w:pPr>
    </w:p>
    <w:p w:rsidR="27FF8445" w:rsidP="059AE98A" w:rsidRDefault="6E584ACB" w14:paraId="721BC283" w14:textId="4184E422">
      <w:pPr>
        <w:pStyle w:val="Heading3"/>
        <w:spacing w:before="0" w:after="0"/>
      </w:pPr>
      <w:bookmarkStart w:name="_Toc216334977" w:id="204"/>
      <w:bookmarkStart w:name="_Toc216335030" w:id="205"/>
      <w:bookmarkStart w:name="_Toc119903681" w:id="206"/>
      <w:r>
        <w:t>Metadata files</w:t>
      </w:r>
      <w:bookmarkEnd w:id="204"/>
      <w:bookmarkEnd w:id="205"/>
      <w:bookmarkEnd w:id="206"/>
    </w:p>
    <w:p w:rsidR="27FF8445" w:rsidP="19659DE0" w:rsidRDefault="54ED38A5" w14:paraId="7C950A5A" w14:textId="332631FA">
      <w:pPr>
        <w:spacing w:after="0"/>
        <w:rPr>
          <w:lang w:val="en-US"/>
        </w:rPr>
      </w:pPr>
      <w:r w:rsidRPr="3DEF00A6">
        <w:rPr>
          <w:lang w:val="en-US"/>
        </w:rPr>
        <w:t xml:space="preserve">Metadata files in the submissions portal will be accepted as either </w:t>
      </w:r>
      <w:r w:rsidRPr="3DEF00A6" w:rsidR="0FEF09A8">
        <w:rPr>
          <w:lang w:val="en-US"/>
        </w:rPr>
        <w:t xml:space="preserve">MARC21 </w:t>
      </w:r>
      <w:r w:rsidRPr="3DEF00A6" w:rsidR="652C6601">
        <w:rPr>
          <w:lang w:val="en-US"/>
        </w:rPr>
        <w:t xml:space="preserve">or </w:t>
      </w:r>
      <w:commentRangeStart w:id="207"/>
      <w:commentRangeStart w:id="208"/>
      <w:commentRangeStart w:id="209"/>
      <w:r w:rsidRPr="3DEF00A6" w:rsidR="652C6601">
        <w:rPr>
          <w:lang w:val="en-US"/>
        </w:rPr>
        <w:t>ONIX</w:t>
      </w:r>
      <w:commentRangeEnd w:id="207"/>
      <w:r w:rsidRPr="3DEF00A6" w:rsidR="2416B85F">
        <w:rPr>
          <w:rStyle w:val="CommentReference"/>
          <w:sz w:val="18"/>
          <w:szCs w:val="18"/>
          <w:lang w:val="en-US"/>
        </w:rPr>
        <w:commentReference w:id="207"/>
      </w:r>
      <w:commentRangeEnd w:id="208"/>
      <w:r>
        <w:rPr>
          <w:rStyle w:val="CommentReference"/>
        </w:rPr>
        <w:commentReference w:id="208"/>
      </w:r>
      <w:commentRangeEnd w:id="209"/>
      <w:r>
        <w:rPr>
          <w:rStyle w:val="CommentReference"/>
        </w:rPr>
        <w:commentReference w:id="209"/>
      </w:r>
      <w:r w:rsidRPr="3DEF00A6" w:rsidR="652C6601">
        <w:rPr>
          <w:lang w:val="en-US"/>
        </w:rPr>
        <w:t>.</w:t>
      </w:r>
      <w:ins w:author="Joshua Routh" w:date="2026-01-15T11:22:00Z" w16du:dateUtc="2026-01-15T11:22:42Z" w:id="210">
        <w:r w:rsidRPr="3DEF00A6" w:rsidR="518DA4FC">
          <w:rPr>
            <w:lang w:val="en-US"/>
          </w:rPr>
          <w:t xml:space="preserve"> (versions 2.0 to 3.1</w:t>
        </w:r>
      </w:ins>
      <w:del w:author="Joshua Routh" w:date="2026-01-15T11:22:00Z" w16du:dateUtc="2026-01-15T11:22:51Z" w:id="211">
        <w:r w:rsidRPr="3DEF00A6" w:rsidDel="652C6601" w:rsidR="2416B85F">
          <w:rPr>
            <w:lang w:val="en-US"/>
          </w:rPr>
          <w:delText xml:space="preserve"> </w:delText>
        </w:r>
      </w:del>
      <w:ins w:author="Joshua Routh" w:date="2026-01-15T11:22:00Z" w16du:dateUtc="2026-01-15T11:22:52Z" w:id="212">
        <w:r w:rsidRPr="3DEF00A6" w:rsidR="770A7EEE">
          <w:rPr>
            <w:lang w:val="en-US"/>
          </w:rPr>
          <w:t xml:space="preserve">) </w:t>
        </w:r>
      </w:ins>
      <w:r w:rsidRPr="3DEF00A6" w:rsidR="652C6601">
        <w:rPr>
          <w:lang w:val="en-US"/>
        </w:rPr>
        <w:t>When ONIX is used, HighWire will convert them to MARC21.</w:t>
      </w:r>
    </w:p>
    <w:p w:rsidR="67A8C63F" w:rsidP="00366661" w:rsidRDefault="033F15E1" w14:paraId="025655CB" w14:textId="34D42C23">
      <w:pPr>
        <w:pStyle w:val="ListParagraph"/>
        <w:numPr>
          <w:ilvl w:val="0"/>
          <w:numId w:val="43"/>
        </w:numPr>
        <w:spacing w:after="0"/>
        <w:rPr>
          <w:lang w:val="en-US"/>
        </w:rPr>
      </w:pPr>
      <w:r w:rsidRPr="19659DE0">
        <w:rPr>
          <w:lang w:val="en-US"/>
        </w:rPr>
        <w:t>This addresses initial requirement RfP ID, 3.1.6b, ‘NFR: Metadata frameworks’</w:t>
      </w:r>
    </w:p>
    <w:p w:rsidR="67A8C63F" w:rsidP="19659DE0" w:rsidRDefault="67A8C63F" w14:paraId="62F4273F" w14:textId="3C30F93F">
      <w:pPr>
        <w:spacing w:after="0"/>
        <w:rPr>
          <w:lang w:val="en-US"/>
        </w:rPr>
      </w:pPr>
    </w:p>
    <w:p w:rsidR="67A8C63F" w:rsidP="19659DE0" w:rsidRDefault="67A8C63F" w14:paraId="7AFB5D8E" w14:textId="373E9FCC">
      <w:pPr>
        <w:spacing w:after="0"/>
        <w:rPr>
          <w:lang w:val="en-US"/>
        </w:rPr>
      </w:pPr>
    </w:p>
    <w:p w:rsidR="67A8C63F" w:rsidP="19659DE0" w:rsidRDefault="11F43386" w14:paraId="110D259F" w14:textId="6EC23645">
      <w:pPr>
        <w:pStyle w:val="Heading4"/>
      </w:pPr>
      <w:r>
        <w:t xml:space="preserve">Metadata file upload </w:t>
      </w:r>
    </w:p>
    <w:p w:rsidR="67A8C63F" w:rsidP="19659DE0" w:rsidRDefault="67A8C63F" w14:paraId="3ECCD124" w14:textId="302D37BD"/>
    <w:p w:rsidR="67A8C63F" w:rsidP="19659DE0" w:rsidRDefault="11F43386" w14:paraId="4DAA8177" w14:textId="36D1ED1E">
      <w:r w:rsidRPr="19659DE0">
        <w:rPr>
          <w:lang w:val="en-US"/>
        </w:rPr>
        <w:t>When files are uploaded through the browser they will be:</w:t>
      </w:r>
    </w:p>
    <w:p w:rsidR="67A8C63F" w:rsidP="00366661" w:rsidRDefault="11F43386" w14:paraId="6D9A1247" w14:textId="22851C8C">
      <w:pPr>
        <w:pStyle w:val="ListParagraph"/>
        <w:numPr>
          <w:ilvl w:val="0"/>
          <w:numId w:val="14"/>
        </w:numPr>
        <w:rPr>
          <w:lang w:val="en-US"/>
        </w:rPr>
      </w:pPr>
      <w:r w:rsidRPr="19659DE0">
        <w:rPr>
          <w:lang w:val="en-US"/>
        </w:rPr>
        <w:t>A single metadata file; MARC21 or ONIX</w:t>
      </w:r>
    </w:p>
    <w:p w:rsidR="67A8C63F" w:rsidP="00366661" w:rsidRDefault="5768F649" w14:paraId="51845917" w14:textId="2B0143AB">
      <w:pPr>
        <w:pStyle w:val="ListParagraph"/>
        <w:numPr>
          <w:ilvl w:val="0"/>
          <w:numId w:val="14"/>
        </w:numPr>
        <w:rPr>
          <w:lang w:val="en-US"/>
        </w:rPr>
      </w:pPr>
      <w:r w:rsidRPr="19659DE0">
        <w:rPr>
          <w:lang w:val="en-US"/>
        </w:rPr>
        <w:t xml:space="preserve">1-50 </w:t>
      </w:r>
      <w:r w:rsidRPr="19659DE0" w:rsidR="11F43386">
        <w:rPr>
          <w:lang w:val="en-US"/>
        </w:rPr>
        <w:t xml:space="preserve">Content files </w:t>
      </w:r>
    </w:p>
    <w:p w:rsidR="67A8C63F" w:rsidP="00366661" w:rsidRDefault="46AF1FEC" w14:paraId="0514D3D5" w14:textId="58650412">
      <w:pPr>
        <w:pStyle w:val="ListParagraph"/>
        <w:numPr>
          <w:ilvl w:val="1"/>
          <w:numId w:val="14"/>
        </w:numPr>
        <w:rPr>
          <w:lang w:val="en-US"/>
        </w:rPr>
      </w:pPr>
      <w:r w:rsidRPr="19659DE0">
        <w:rPr>
          <w:lang w:val="en-US"/>
        </w:rPr>
        <w:t>Supplementary files will also be able to be uploaded. The file names will be listed in the metadata file.</w:t>
      </w:r>
    </w:p>
    <w:p w:rsidR="67A8C63F" w:rsidP="00366661" w:rsidRDefault="18A454F7" w14:paraId="4E63E256" w14:textId="3DACEFF5">
      <w:pPr>
        <w:pStyle w:val="ListParagraph"/>
        <w:numPr>
          <w:ilvl w:val="0"/>
          <w:numId w:val="14"/>
        </w:numPr>
        <w:rPr>
          <w:ins w:author="Joshua Routh" w:date="2026-01-15T11:23:00Z" w16du:dateUtc="2026-01-15T11:23:44Z" w:id="213"/>
          <w:lang w:val="en-US"/>
        </w:rPr>
      </w:pPr>
      <w:r w:rsidRPr="3DEF00A6">
        <w:rPr>
          <w:lang w:val="en-US"/>
        </w:rPr>
        <w:t xml:space="preserve">HighWire will validate that the metadata file correctly corresponds to the content files, and reject the </w:t>
      </w:r>
      <w:commentRangeStart w:id="214"/>
      <w:commentRangeStart w:id="215"/>
      <w:commentRangeStart w:id="216"/>
      <w:r w:rsidRPr="3DEF00A6">
        <w:rPr>
          <w:lang w:val="en-US"/>
        </w:rPr>
        <w:t>submission</w:t>
      </w:r>
      <w:commentRangeEnd w:id="214"/>
      <w:r w:rsidRPr="3DEF00A6" w:rsidR="45DA9115">
        <w:rPr>
          <w:rStyle w:val="CommentReference"/>
          <w:sz w:val="18"/>
          <w:szCs w:val="18"/>
          <w:lang w:val="en-US"/>
        </w:rPr>
        <w:commentReference w:id="214"/>
      </w:r>
      <w:commentRangeEnd w:id="215"/>
      <w:r>
        <w:rPr>
          <w:rStyle w:val="CommentReference"/>
        </w:rPr>
        <w:commentReference w:id="215"/>
      </w:r>
      <w:commentRangeEnd w:id="216"/>
      <w:r>
        <w:rPr>
          <w:rStyle w:val="CommentReference"/>
        </w:rPr>
        <w:commentReference w:id="216"/>
      </w:r>
      <w:r w:rsidRPr="3DEF00A6">
        <w:rPr>
          <w:lang w:val="en-US"/>
        </w:rPr>
        <w:t xml:space="preserve"> if not</w:t>
      </w:r>
      <w:ins w:author="Joshua Routh" w:date="2026-01-15T11:23:00Z" w16du:dateUtc="2026-01-15T11:23:44Z" w:id="217">
        <w:r w:rsidRPr="3DEF00A6" w:rsidR="1621DD71">
          <w:rPr>
            <w:lang w:val="en-US"/>
          </w:rPr>
          <w:t>.</w:t>
        </w:r>
      </w:ins>
    </w:p>
    <w:p w:rsidR="1621DD71" w:rsidRDefault="1621DD71" w14:paraId="44D5B34F" w14:textId="0608A82A">
      <w:pPr>
        <w:pStyle w:val="ListParagraph"/>
        <w:numPr>
          <w:ilvl w:val="1"/>
          <w:numId w:val="14"/>
        </w:numPr>
        <w:rPr>
          <w:lang w:val="en-US"/>
        </w:rPr>
        <w:pPrChange w:author="Joshua Routh" w:date="2026-01-15T11:23:00Z" w:id="218">
          <w:pPr>
            <w:pStyle w:val="ListParagraph"/>
            <w:numPr>
              <w:numId w:val="14"/>
            </w:numPr>
            <w:ind w:hanging="360"/>
          </w:pPr>
        </w:pPrChange>
      </w:pPr>
      <w:ins w:author="Joshua Routh" w:date="2026-01-15T11:23:00Z" w16du:dateUtc="2026-01-15T11:23:59Z" w:id="219">
        <w:r w:rsidRPr="3DEF00A6">
          <w:rPr>
            <w:lang w:val="en-US"/>
          </w:rPr>
          <w:t xml:space="preserve">Upon rejection, the </w:t>
        </w:r>
      </w:ins>
      <w:ins w:author="Joshua Routh" w:date="2026-01-15T11:24:00Z" w16du:dateUtc="2026-01-15T11:24:36Z" w:id="220">
        <w:r w:rsidRPr="3DEF00A6">
          <w:rPr>
            <w:lang w:val="en-US"/>
          </w:rPr>
          <w:t>user will be informed in the interface that the ingest has not been successful, along with a reason for it. The content will not be ingested into the system until the files are amended and the upload attempted again</w:t>
        </w:r>
      </w:ins>
    </w:p>
    <w:p w:rsidR="67A8C63F" w:rsidP="19659DE0" w:rsidRDefault="67A8C63F" w14:paraId="47ADF757" w14:textId="42990BF6">
      <w:pPr>
        <w:spacing w:after="0"/>
        <w:rPr>
          <w:lang w:val="en-US"/>
        </w:rPr>
      </w:pPr>
    </w:p>
    <w:p w:rsidR="67A8C63F" w:rsidP="19659DE0" w:rsidRDefault="11F43386" w14:paraId="791AACC3" w14:textId="6F0962C4">
      <w:pPr>
        <w:pStyle w:val="Heading4"/>
      </w:pPr>
      <w:r>
        <w:t>Automated feed (SFTP input)</w:t>
      </w:r>
    </w:p>
    <w:p w:rsidR="67A8C63F" w:rsidP="19659DE0" w:rsidRDefault="67A8C63F" w14:paraId="1F88DB7C" w14:textId="63332E3F"/>
    <w:p w:rsidR="67A8C63F" w:rsidP="19659DE0" w:rsidRDefault="11F43386" w14:paraId="797D9591" w14:textId="33E4E01E">
      <w:pPr>
        <w:pStyle w:val="paragraph"/>
        <w:spacing w:before="0" w:beforeAutospacing="0" w:after="0" w:afterAutospacing="0"/>
        <w:rPr>
          <w:rFonts w:ascii="Verdana" w:hAnsi="Verdana" w:eastAsia="Verdana" w:cs="Verdana"/>
          <w:color w:val="575757"/>
          <w:sz w:val="18"/>
          <w:szCs w:val="18"/>
          <w:lang w:eastAsia="ja-JP"/>
        </w:rPr>
      </w:pPr>
      <w:r w:rsidRPr="19659DE0">
        <w:rPr>
          <w:rFonts w:ascii="Verdana" w:hAnsi="Verdana" w:eastAsia="Verdana" w:cs="Verdana"/>
          <w:color w:val="575757"/>
          <w:sz w:val="18"/>
          <w:szCs w:val="18"/>
          <w:lang w:eastAsia="ja-JP"/>
        </w:rPr>
        <w:t xml:space="preserve">A SFTP folder will be made available to the LDLs so that content can be uploaded in bulk to the Content Display Portal without going through the Publisher Submission Portal workflow or user interface. </w:t>
      </w:r>
    </w:p>
    <w:p w:rsidR="67A8C63F" w:rsidP="19659DE0" w:rsidRDefault="67A8C63F" w14:paraId="4AE1D252" w14:textId="7A58F31E">
      <w:pPr>
        <w:pStyle w:val="paragraph"/>
        <w:spacing w:before="0" w:beforeAutospacing="0" w:after="0" w:afterAutospacing="0"/>
        <w:rPr>
          <w:rFonts w:ascii="Verdana" w:hAnsi="Verdana" w:eastAsia="Verdana" w:cs="Verdana"/>
          <w:color w:val="575757"/>
          <w:sz w:val="18"/>
          <w:szCs w:val="18"/>
          <w:lang w:eastAsia="ja-JP"/>
        </w:rPr>
      </w:pPr>
    </w:p>
    <w:p w:rsidR="67A8C63F" w:rsidP="19659DE0" w:rsidRDefault="11F43386" w14:paraId="38B39B27" w14:textId="3C5DDEEF">
      <w:pPr>
        <w:pStyle w:val="paragraph"/>
        <w:spacing w:before="0" w:beforeAutospacing="0" w:after="0" w:afterAutospacing="0"/>
        <w:rPr>
          <w:rFonts w:ascii="Verdana" w:hAnsi="Verdana" w:eastAsia="Verdana" w:cs="Verdana"/>
          <w:color w:val="575757"/>
          <w:sz w:val="18"/>
          <w:szCs w:val="18"/>
          <w:lang w:eastAsia="ja-JP"/>
        </w:rPr>
      </w:pPr>
      <w:r w:rsidRPr="19659DE0">
        <w:rPr>
          <w:rFonts w:ascii="Verdana" w:hAnsi="Verdana" w:eastAsia="Verdana" w:cs="Verdana"/>
          <w:color w:val="575757"/>
          <w:sz w:val="18"/>
          <w:szCs w:val="18"/>
          <w:lang w:eastAsia="ja-JP"/>
        </w:rPr>
        <w:t xml:space="preserve">This will be the same folder which the Publisher Submission Portal sends content to, before it is ingested into the Content Display Portal. </w:t>
      </w:r>
    </w:p>
    <w:p w:rsidR="67A8C63F" w:rsidP="19659DE0" w:rsidRDefault="67A8C63F" w14:paraId="3456E679" w14:textId="0A42601F">
      <w:pPr>
        <w:pStyle w:val="paragraph"/>
        <w:spacing w:before="0" w:beforeAutospacing="0" w:after="0" w:afterAutospacing="0"/>
        <w:rPr>
          <w:rFonts w:ascii="Verdana" w:hAnsi="Verdana" w:eastAsia="Verdana" w:cs="Verdana"/>
          <w:color w:val="575757"/>
          <w:sz w:val="18"/>
          <w:szCs w:val="18"/>
          <w:lang w:eastAsia="ja-JP"/>
        </w:rPr>
      </w:pPr>
    </w:p>
    <w:p w:rsidR="67A8C63F" w:rsidP="7CD248AA" w:rsidRDefault="11F43386" w14:paraId="11C116A8" w14:textId="768A5244">
      <w:pPr>
        <w:pStyle w:val="paragraph"/>
        <w:spacing w:before="0" w:beforeAutospacing="0" w:after="0" w:afterAutospacing="0"/>
        <w:rPr>
          <w:rFonts w:ascii="Verdana" w:hAnsi="Verdana" w:eastAsia="Verdana" w:cs="Verdana"/>
          <w:color w:val="575757"/>
          <w:sz w:val="18"/>
          <w:szCs w:val="18"/>
          <w:lang w:eastAsia="ja-JP"/>
        </w:rPr>
      </w:pPr>
      <w:r w:rsidRPr="7CD248AA">
        <w:rPr>
          <w:rFonts w:ascii="Verdana" w:hAnsi="Verdana" w:eastAsia="Verdana" w:cs="Verdana"/>
          <w:color w:val="575757"/>
          <w:sz w:val="18"/>
          <w:szCs w:val="18"/>
          <w:lang w:eastAsia="ja-JP"/>
        </w:rPr>
        <w:t xml:space="preserve">The metadata files will only be MARC21. The content files will be PDF or ePub, as per the </w:t>
      </w:r>
    </w:p>
    <w:p w:rsidR="67A8C63F" w:rsidP="7CD248AA" w:rsidRDefault="11F43386" w14:paraId="4961EF37" w14:textId="0A05BE77">
      <w:pPr>
        <w:pStyle w:val="paragraph"/>
        <w:spacing w:before="0" w:beforeAutospacing="0" w:after="0" w:afterAutospacing="0"/>
        <w:rPr>
          <w:rFonts w:ascii="Verdana" w:hAnsi="Verdana" w:eastAsia="Verdana" w:cs="Verdana"/>
          <w:color w:val="575757"/>
          <w:sz w:val="18"/>
          <w:szCs w:val="18"/>
          <w:lang w:eastAsia="ja-JP"/>
        </w:rPr>
      </w:pPr>
      <w:r w:rsidRPr="7CD248AA">
        <w:rPr>
          <w:rFonts w:ascii="Verdana" w:hAnsi="Verdana" w:eastAsia="Verdana" w:cs="Verdana"/>
          <w:color w:val="575757"/>
          <w:sz w:val="18"/>
          <w:szCs w:val="18"/>
          <w:lang w:eastAsia="ja-JP"/>
        </w:rPr>
        <w:t>data requirements in the Data section</w:t>
      </w:r>
    </w:p>
    <w:p w:rsidR="67A8C63F" w:rsidP="19659DE0" w:rsidRDefault="67A8C63F" w14:paraId="739FAFD2" w14:textId="4EB39592">
      <w:pPr>
        <w:pStyle w:val="paragraph"/>
        <w:spacing w:before="0" w:beforeAutospacing="0" w:after="0" w:afterAutospacing="0"/>
        <w:rPr>
          <w:rFonts w:ascii="Verdana" w:hAnsi="Verdana" w:eastAsia="Verdana" w:cs="Verdana"/>
          <w:color w:val="575757"/>
          <w:sz w:val="18"/>
          <w:szCs w:val="18"/>
          <w:lang w:eastAsia="ja-JP"/>
        </w:rPr>
      </w:pPr>
    </w:p>
    <w:p w:rsidR="67A8C63F" w:rsidP="3DEF00A6" w:rsidRDefault="03A8B46A" w14:paraId="1797E0DF" w14:textId="3A89B220">
      <w:pPr>
        <w:pStyle w:val="paragraph"/>
        <w:spacing w:before="0" w:beforeAutospacing="0" w:after="0" w:afterAutospacing="0"/>
        <w:rPr>
          <w:rFonts w:ascii="Verdana" w:hAnsi="Verdana" w:eastAsia="Verdana" w:cs="Verdana"/>
          <w:color w:val="575757"/>
          <w:sz w:val="18"/>
          <w:szCs w:val="18"/>
          <w:lang w:eastAsia="ja-JP"/>
        </w:rPr>
      </w:pPr>
      <w:commentRangeStart w:id="221"/>
      <w:commentRangeStart w:id="222"/>
      <w:commentRangeStart w:id="223"/>
      <w:commentRangeStart w:id="224"/>
      <w:r w:rsidRPr="3DEF00A6">
        <w:rPr>
          <w:rFonts w:ascii="Verdana" w:hAnsi="Verdana" w:eastAsia="Verdana" w:cs="Verdana"/>
          <w:color w:val="575757"/>
          <w:sz w:val="18"/>
          <w:szCs w:val="18"/>
          <w:lang w:eastAsia="ja-JP"/>
        </w:rPr>
        <w:t xml:space="preserve">A single metadata file can correspond to multiple content files. </w:t>
      </w:r>
      <w:commentRangeEnd w:id="221"/>
      <w:r w:rsidRPr="3DEF00A6" w:rsidR="11F43386">
        <w:rPr>
          <w:rStyle w:val="CommentReference"/>
          <w:rFonts w:ascii="Verdana" w:hAnsi="Verdana" w:eastAsia="Verdana" w:cs="Verdana"/>
          <w:color w:val="575757"/>
          <w:sz w:val="18"/>
          <w:szCs w:val="18"/>
          <w:lang w:eastAsia="ja-JP"/>
        </w:rPr>
        <w:commentReference w:id="221"/>
      </w:r>
      <w:commentRangeEnd w:id="222"/>
      <w:r>
        <w:rPr>
          <w:rStyle w:val="CommentReference"/>
        </w:rPr>
        <w:commentReference w:id="222"/>
      </w:r>
      <w:commentRangeEnd w:id="223"/>
      <w:r>
        <w:rPr>
          <w:rStyle w:val="CommentReference"/>
        </w:rPr>
        <w:commentReference w:id="223"/>
      </w:r>
      <w:commentRangeEnd w:id="224"/>
      <w:r>
        <w:rPr>
          <w:rStyle w:val="CommentReference"/>
        </w:rPr>
        <w:commentReference w:id="224"/>
      </w:r>
      <w:r w:rsidRPr="3DEF00A6">
        <w:rPr>
          <w:rFonts w:ascii="Verdana" w:hAnsi="Verdana" w:eastAsia="Verdana" w:cs="Verdana"/>
          <w:color w:val="575757"/>
          <w:sz w:val="18"/>
          <w:szCs w:val="18"/>
          <w:lang w:eastAsia="ja-JP"/>
        </w:rPr>
        <w:t xml:space="preserve">When the content is ingested, each content file will have a single metadata file. </w:t>
      </w:r>
    </w:p>
    <w:p w:rsidR="67A8C63F" w:rsidP="19659DE0" w:rsidRDefault="67A8C63F" w14:paraId="6FD804E3" w14:textId="2B5C26E1">
      <w:pPr>
        <w:pStyle w:val="paragraph"/>
        <w:spacing w:before="0" w:beforeAutospacing="0" w:after="0" w:afterAutospacing="0"/>
        <w:rPr>
          <w:rFonts w:ascii="Verdana" w:hAnsi="Verdana" w:eastAsia="Verdana" w:cs="Verdana"/>
          <w:color w:val="575757"/>
          <w:sz w:val="18"/>
          <w:szCs w:val="18"/>
          <w:lang w:eastAsia="ja-JP"/>
        </w:rPr>
      </w:pPr>
    </w:p>
    <w:p w:rsidR="67A8C63F" w:rsidP="19659DE0" w:rsidRDefault="67A8C63F" w14:paraId="60891E8E" w14:textId="03D3575E">
      <w:pPr>
        <w:pStyle w:val="paragraph"/>
        <w:spacing w:before="0" w:beforeAutospacing="0" w:after="0" w:afterAutospacing="0"/>
        <w:rPr>
          <w:rFonts w:ascii="Verdana" w:hAnsi="Verdana" w:eastAsia="Verdana" w:cs="Verdana"/>
          <w:color w:val="575757"/>
          <w:sz w:val="18"/>
          <w:szCs w:val="18"/>
          <w:lang w:eastAsia="ja-JP"/>
        </w:rPr>
      </w:pPr>
    </w:p>
    <w:p w:rsidR="67A8C63F" w:rsidP="19659DE0" w:rsidRDefault="11F43386" w14:paraId="18C62B5D" w14:textId="2EFC7A89">
      <w:pPr>
        <w:pStyle w:val="paragraph"/>
        <w:spacing w:before="0" w:beforeAutospacing="0" w:after="0" w:afterAutospacing="0"/>
        <w:rPr>
          <w:rFonts w:ascii="Verdana" w:hAnsi="Verdana" w:eastAsia="Verdana" w:cs="Verdana"/>
          <w:b/>
          <w:bCs/>
          <w:color w:val="575757"/>
          <w:sz w:val="18"/>
          <w:szCs w:val="18"/>
          <w:lang w:eastAsia="ja-JP"/>
        </w:rPr>
      </w:pPr>
      <w:r w:rsidRPr="19659DE0">
        <w:rPr>
          <w:rFonts w:ascii="Verdana" w:hAnsi="Verdana" w:eastAsia="Verdana" w:cs="Verdana"/>
          <w:b/>
          <w:bCs/>
          <w:color w:val="FFFFFF" w:themeColor="background1"/>
          <w:sz w:val="18"/>
          <w:szCs w:val="18"/>
          <w:lang w:eastAsia="ja-JP"/>
        </w:rPr>
        <w:t>T</w:t>
      </w:r>
      <w:r w:rsidRPr="19659DE0">
        <w:rPr>
          <w:rFonts w:ascii="Verdana" w:hAnsi="Verdana" w:eastAsia="Verdana" w:cs="Verdana"/>
          <w:b/>
          <w:bCs/>
          <w:color w:val="575757"/>
          <w:sz w:val="18"/>
          <w:szCs w:val="18"/>
          <w:lang w:eastAsia="ja-JP"/>
        </w:rPr>
        <w:t xml:space="preserve"> </w:t>
      </w:r>
    </w:p>
    <w:p w:rsidR="67A8C63F" w:rsidP="19659DE0" w:rsidRDefault="67A8C63F" w14:paraId="38229B27" w14:textId="3B70CE5F">
      <w:pPr>
        <w:pStyle w:val="paragraph"/>
        <w:spacing w:before="0" w:beforeAutospacing="0" w:after="0" w:afterAutospacing="0"/>
        <w:rPr>
          <w:rFonts w:ascii="Verdana" w:hAnsi="Verdana" w:eastAsia="Verdana" w:cs="Verdana"/>
          <w:b/>
          <w:bCs/>
          <w:color w:val="575757"/>
          <w:sz w:val="18"/>
          <w:szCs w:val="18"/>
          <w:lang w:eastAsia="ja-JP"/>
        </w:rPr>
      </w:pPr>
    </w:p>
    <w:p w:rsidR="2C9B3CFF" w:rsidP="67A8C63F" w:rsidRDefault="7D98C08A" w14:paraId="57A76DC3" w14:textId="1A6D9F09">
      <w:pPr>
        <w:pStyle w:val="Heading3"/>
        <w:spacing w:before="0" w:after="0"/>
      </w:pPr>
      <w:bookmarkStart w:name="_Toc216334978" w:id="225"/>
      <w:bookmarkStart w:name="_Toc216335031" w:id="226"/>
      <w:bookmarkStart w:name="_Toc1926655292" w:id="227"/>
      <w:r>
        <w:t>Supplementary file types</w:t>
      </w:r>
      <w:bookmarkEnd w:id="225"/>
      <w:bookmarkEnd w:id="226"/>
      <w:bookmarkEnd w:id="227"/>
    </w:p>
    <w:p w:rsidR="2C9B3CFF" w:rsidP="19659DE0" w:rsidRDefault="7D98C08A" w14:paraId="54541337" w14:textId="1B7644E3">
      <w:pPr>
        <w:pStyle w:val="paragraph"/>
        <w:spacing w:before="0" w:beforeAutospacing="0" w:after="0" w:afterAutospacing="0"/>
        <w:rPr>
          <w:rFonts w:ascii="Verdana" w:hAnsi="Verdana" w:eastAsia="Verdana" w:cs="Verdana"/>
          <w:b/>
          <w:bCs/>
          <w:color w:val="575757"/>
          <w:sz w:val="18"/>
          <w:szCs w:val="18"/>
          <w:highlight w:val="yellow"/>
          <w:lang w:eastAsia="ja-JP"/>
        </w:rPr>
      </w:pPr>
      <w:r w:rsidRPr="19659DE0">
        <w:rPr>
          <w:rFonts w:ascii="Verdana" w:hAnsi="Verdana" w:eastAsia="Verdana" w:cs="Verdana"/>
          <w:color w:val="575757"/>
          <w:sz w:val="18"/>
          <w:szCs w:val="18"/>
          <w:lang w:eastAsia="ja-JP"/>
        </w:rPr>
        <w:t xml:space="preserve">Supplementary files can be added to content as defined in the Content Type section. The permitted file formats are </w:t>
      </w:r>
      <w:r w:rsidRPr="19659DE0" w:rsidR="2AD94819">
        <w:rPr>
          <w:rFonts w:ascii="Verdana" w:hAnsi="Verdana" w:eastAsia="Verdana" w:cs="Verdana"/>
          <w:color w:val="575757"/>
          <w:sz w:val="18"/>
          <w:szCs w:val="18"/>
          <w:lang w:eastAsia="ja-JP"/>
        </w:rPr>
        <w:t xml:space="preserve">at </w:t>
      </w:r>
      <w:hyperlink r:id="rId20">
        <w:r w:rsidRPr="19659DE0" w:rsidR="2AD94819">
          <w:rPr>
            <w:rStyle w:val="Hyperlink"/>
            <w:rFonts w:ascii="Verdana" w:hAnsi="Verdana" w:eastAsia="Verdana" w:cs="Verdana"/>
            <w:color w:val="575757"/>
            <w:sz w:val="18"/>
            <w:szCs w:val="18"/>
            <w:lang w:eastAsia="ja-JP"/>
          </w:rPr>
          <w:t>https://schema.highwire.org/content-types.xml</w:t>
        </w:r>
      </w:hyperlink>
      <w:r w:rsidRPr="19659DE0" w:rsidR="2AD94819">
        <w:rPr>
          <w:rFonts w:ascii="Verdana" w:hAnsi="Verdana" w:eastAsia="Verdana" w:cs="Verdana"/>
          <w:color w:val="575757"/>
          <w:sz w:val="18"/>
          <w:szCs w:val="18"/>
          <w:lang w:eastAsia="ja-JP"/>
        </w:rPr>
        <w:t xml:space="preserve"> </w:t>
      </w:r>
      <w:r w:rsidRPr="19659DE0" w:rsidR="17A8318D">
        <w:rPr>
          <w:rFonts w:ascii="Verdana" w:hAnsi="Verdana" w:eastAsia="Verdana" w:cs="Verdana"/>
          <w:color w:val="575757"/>
          <w:sz w:val="18"/>
          <w:szCs w:val="18"/>
          <w:lang w:eastAsia="ja-JP"/>
        </w:rPr>
        <w:t xml:space="preserve"> </w:t>
      </w:r>
    </w:p>
    <w:p w:rsidR="67A8C63F" w:rsidP="67A8C63F" w:rsidRDefault="67A8C63F" w14:paraId="1648C3F7" w14:textId="0D8A9B1E">
      <w:pPr>
        <w:pStyle w:val="Heading4"/>
        <w:spacing w:before="0" w:after="120" w:line="288" w:lineRule="auto"/>
      </w:pPr>
    </w:p>
    <w:p w:rsidR="4C432024" w:rsidP="67A8C63F" w:rsidRDefault="1CBBD548" w14:paraId="75244FD7" w14:textId="126E7EF6">
      <w:pPr>
        <w:pStyle w:val="Heading3"/>
      </w:pPr>
      <w:bookmarkStart w:name="_Toc216334979" w:id="228"/>
      <w:bookmarkStart w:name="_Toc216335032" w:id="229"/>
      <w:bookmarkStart w:name="_Toc510945357" w:id="230"/>
      <w:r>
        <w:t>Content</w:t>
      </w:r>
      <w:r w:rsidR="69F37D98">
        <w:t xml:space="preserve"> </w:t>
      </w:r>
      <w:r>
        <w:t>Files</w:t>
      </w:r>
      <w:bookmarkEnd w:id="228"/>
      <w:bookmarkEnd w:id="229"/>
      <w:bookmarkEnd w:id="230"/>
    </w:p>
    <w:p w:rsidR="4C432024" w:rsidP="67A8C63F" w:rsidRDefault="4C432024" w14:paraId="3F6415E6" w14:textId="7FBC35F2">
      <w:pPr>
        <w:spacing w:before="240" w:after="240"/>
        <w:rPr>
          <w:lang w:val="en-US"/>
        </w:rPr>
      </w:pPr>
      <w:r w:rsidRPr="67A8C63F">
        <w:rPr>
          <w:lang w:val="en-US"/>
        </w:rPr>
        <w:t>Initial requirement: RfP ID: 3.1.2b Accept multiple file formats.</w:t>
      </w:r>
    </w:p>
    <w:p w:rsidR="4C432024" w:rsidP="67A8C63F" w:rsidRDefault="4C432024" w14:paraId="6A63CC54" w14:textId="517B61D2">
      <w:pPr>
        <w:spacing w:before="240" w:after="240"/>
        <w:rPr>
          <w:lang w:val="en-US"/>
        </w:rPr>
      </w:pPr>
      <w:r w:rsidRPr="67A8C63F">
        <w:rPr>
          <w:lang w:val="en-US"/>
        </w:rPr>
        <w:t xml:space="preserve">Confirmed requirement: </w:t>
      </w:r>
    </w:p>
    <w:p w:rsidR="69F37D98" w:rsidP="00366661" w:rsidRDefault="69F37D98" w14:paraId="4A454C47" w14:textId="598F9D31">
      <w:pPr>
        <w:pStyle w:val="ListParagraph"/>
        <w:numPr>
          <w:ilvl w:val="0"/>
          <w:numId w:val="43"/>
        </w:numPr>
        <w:spacing w:before="240" w:after="240"/>
        <w:rPr>
          <w:b/>
          <w:bCs/>
          <w:highlight w:val="yellow"/>
          <w:lang w:val="en-US"/>
        </w:rPr>
      </w:pPr>
      <w:r w:rsidRPr="19659DE0">
        <w:rPr>
          <w:lang w:val="en-US"/>
        </w:rPr>
        <w:t>Content file: The content files will be in either PDF and ePub files in the following formats.</w:t>
      </w:r>
    </w:p>
    <w:p w:rsidR="12334A46" w:rsidP="00366661" w:rsidRDefault="12334A46" w14:paraId="7C3DD3D7" w14:textId="2BE1ABCB">
      <w:pPr>
        <w:pStyle w:val="ListParagraph"/>
        <w:numPr>
          <w:ilvl w:val="1"/>
          <w:numId w:val="43"/>
        </w:numPr>
        <w:spacing w:before="240" w:after="240"/>
        <w:rPr>
          <w:lang w:val="en-US"/>
        </w:rPr>
      </w:pPr>
      <w:r w:rsidRPr="19659DE0">
        <w:rPr>
          <w:lang w:val="en-US"/>
        </w:rPr>
        <w:t xml:space="preserve">EPub: Version </w:t>
      </w:r>
      <w:r w:rsidRPr="19659DE0" w:rsidR="57C446D5">
        <w:rPr>
          <w:lang w:val="en-US"/>
        </w:rPr>
        <w:t>2.0-3.3</w:t>
      </w:r>
    </w:p>
    <w:p w:rsidR="57C446D5" w:rsidP="00366661" w:rsidRDefault="57C446D5" w14:paraId="24F9FAA4" w14:textId="68E2F2FA">
      <w:pPr>
        <w:pStyle w:val="ListParagraph"/>
        <w:numPr>
          <w:ilvl w:val="1"/>
          <w:numId w:val="43"/>
        </w:numPr>
        <w:spacing w:before="240" w:after="240"/>
        <w:rPr>
          <w:lang w:val="en-US"/>
        </w:rPr>
      </w:pPr>
      <w:r w:rsidRPr="19659DE0">
        <w:rPr>
          <w:lang w:val="en-US"/>
        </w:rPr>
        <w:t>PDF: PDF/A, PDF/X, PDF/E, PDF/VT, PDF/UA</w:t>
      </w:r>
    </w:p>
    <w:p w:rsidR="4C432024" w:rsidP="00366661" w:rsidRDefault="4C432024" w14:paraId="4130BA1C" w14:textId="36FA9082">
      <w:pPr>
        <w:pStyle w:val="ListParagraph"/>
        <w:numPr>
          <w:ilvl w:val="1"/>
          <w:numId w:val="43"/>
        </w:numPr>
        <w:spacing w:before="240" w:after="240"/>
        <w:rPr>
          <w:lang w:val="en-US"/>
        </w:rPr>
      </w:pPr>
      <w:r w:rsidRPr="67A8C63F">
        <w:rPr>
          <w:lang w:val="en-US"/>
        </w:rPr>
        <w:t>Note: The platform is designed to receive additional file formats, but the requirements of these formats will be discussed separately as part of a later phase. This includes MusicXML files.</w:t>
      </w:r>
    </w:p>
    <w:p w:rsidR="4C432024" w:rsidP="00366661" w:rsidRDefault="4C432024" w14:paraId="38699004" w14:textId="4FABF810">
      <w:pPr>
        <w:pStyle w:val="ListParagraph"/>
        <w:numPr>
          <w:ilvl w:val="0"/>
          <w:numId w:val="43"/>
        </w:numPr>
        <w:spacing w:before="240" w:after="240"/>
        <w:rPr>
          <w:lang w:val="en-US"/>
        </w:rPr>
      </w:pPr>
      <w:r w:rsidRPr="67A8C63F">
        <w:rPr>
          <w:lang w:val="en-US"/>
        </w:rPr>
        <w:t xml:space="preserve">Supplementary materials: SuppMat files will be in </w:t>
      </w:r>
      <w:r w:rsidRPr="67A8C63F" w:rsidR="2AC8E6ED">
        <w:rPr>
          <w:lang w:val="en-US"/>
        </w:rPr>
        <w:t>the format defined in the Data section</w:t>
      </w:r>
      <w:r w:rsidRPr="67A8C63F">
        <w:rPr>
          <w:lang w:val="en-US"/>
        </w:rPr>
        <w:t>. Note that these will be listed in the browser user interface, but the SuppMat content itself will not be displayed.</w:t>
      </w:r>
    </w:p>
    <w:p w:rsidR="4C432024" w:rsidP="00366661" w:rsidRDefault="69F37D98" w14:paraId="450D70C0" w14:textId="19C6150C">
      <w:pPr>
        <w:pStyle w:val="ListParagraph"/>
        <w:numPr>
          <w:ilvl w:val="1"/>
          <w:numId w:val="43"/>
        </w:numPr>
        <w:spacing w:before="240" w:after="240"/>
        <w:rPr>
          <w:lang w:val="en-US"/>
        </w:rPr>
      </w:pPr>
      <w:r w:rsidRPr="19659DE0">
        <w:rPr>
          <w:lang w:val="en-US"/>
        </w:rPr>
        <w:t>This addresses initial requirement RfP ID: 3.1.2n, ‘Multiple file formats’</w:t>
      </w:r>
    </w:p>
    <w:p w:rsidR="19659DE0" w:rsidP="19659DE0" w:rsidRDefault="19659DE0" w14:paraId="6C9D39C4" w14:textId="2DB93000">
      <w:pPr>
        <w:rPr>
          <w:lang w:val="en-US"/>
        </w:rPr>
      </w:pPr>
    </w:p>
    <w:p w:rsidR="4B07BFE6" w:rsidP="19659DE0" w:rsidRDefault="4B07BFE6" w14:paraId="26A82F2B" w14:textId="00D511B5">
      <w:pPr>
        <w:pStyle w:val="Heading3"/>
        <w:rPr>
          <w:lang w:val="en-US"/>
        </w:rPr>
      </w:pPr>
      <w:r w:rsidRPr="19659DE0">
        <w:rPr>
          <w:lang w:val="en-US"/>
        </w:rPr>
        <w:t>Conversion from ONIX to MARC21</w:t>
      </w:r>
    </w:p>
    <w:p w:rsidR="04F691CB" w:rsidP="19659DE0" w:rsidRDefault="04F691CB" w14:paraId="10D4298B" w14:textId="534BF3EA">
      <w:pPr>
        <w:rPr>
          <w:lang w:val="en-US"/>
        </w:rPr>
      </w:pPr>
      <w:r w:rsidRPr="19659DE0">
        <w:rPr>
          <w:lang w:val="en-US"/>
        </w:rPr>
        <w:t>Publishers have the option of uploading an ONIX file or a MARC21 for metadata. MARC21 is used as the metadata to ingest into the Content Display Portal, so ONIX files will be converted by HighWire</w:t>
      </w:r>
    </w:p>
    <w:p w:rsidR="67A8C63F" w:rsidP="67A8C63F" w:rsidRDefault="67A8C63F" w14:paraId="48B7C143" w14:textId="6F577A58">
      <w:pPr>
        <w:rPr>
          <w:lang w:val="en-US"/>
        </w:rPr>
      </w:pPr>
    </w:p>
    <w:p w:rsidR="67A8C63F" w:rsidP="19659DE0" w:rsidRDefault="0E323261" w14:paraId="734E61ED" w14:textId="0B685F45">
      <w:pPr>
        <w:pStyle w:val="Heading3"/>
        <w:rPr>
          <w:lang w:val="en-US"/>
        </w:rPr>
      </w:pPr>
      <w:bookmarkStart w:name="_Toc216334980" w:id="231"/>
      <w:bookmarkStart w:name="_Toc216335033" w:id="232"/>
      <w:bookmarkStart w:name="_Toc216965878" w:id="233"/>
      <w:r w:rsidRPr="3DEF00A6">
        <w:rPr>
          <w:lang w:val="en-US"/>
        </w:rPr>
        <w:t>Content model and versions:</w:t>
      </w:r>
      <w:bookmarkEnd w:id="231"/>
      <w:bookmarkEnd w:id="232"/>
      <w:bookmarkEnd w:id="233"/>
    </w:p>
    <w:p w:rsidR="7F22CBA0" w:rsidP="3DEF00A6" w:rsidRDefault="7F22CBA0" w14:paraId="0683D5B1" w14:textId="23DBF964">
      <w:pPr>
        <w:rPr>
          <w:ins w:author="Joshua Routh" w:date="2026-01-15T14:38:00Z" w16du:dateUtc="2026-01-15T14:38:56Z" w:id="234"/>
          <w:lang w:val="en-US"/>
        </w:rPr>
      </w:pPr>
      <w:ins w:author="Joshua Routh" w:date="2026-01-15T14:38:00Z" w16du:dateUtc="2026-01-15T14:38:58Z" w:id="235">
        <w:r w:rsidRPr="3DEF00A6">
          <w:rPr>
            <w:lang w:val="en-US"/>
          </w:rPr>
          <w:t xml:space="preserve">A </w:t>
        </w:r>
      </w:ins>
      <w:ins w:author="Joshua Routh" w:date="2026-01-15T14:41:00Z" w16du:dateUtc="2026-01-15T14:41:10Z" w:id="236">
        <w:r w:rsidRPr="3DEF00A6" w:rsidR="6A977B0E">
          <w:rPr>
            <w:lang w:val="en-US"/>
          </w:rPr>
          <w:t>content item</w:t>
        </w:r>
      </w:ins>
      <w:ins w:author="Joshua Routh" w:date="2026-01-15T14:38:00Z" w16du:dateUtc="2026-01-15T14:38:58Z" w:id="237">
        <w:r w:rsidRPr="3DEF00A6">
          <w:rPr>
            <w:lang w:val="en-US"/>
          </w:rPr>
          <w:t xml:space="preserve"> can have multiple versions</w:t>
        </w:r>
      </w:ins>
      <w:ins w:author="Joshua Routh" w:date="2026-01-15T14:39:00Z" w16du:dateUtc="2026-01-15T14:39:44Z" w:id="238">
        <w:r w:rsidRPr="3DEF00A6">
          <w:rPr>
            <w:lang w:val="en-US"/>
          </w:rPr>
          <w:t xml:space="preserve"> – updates to the original which are visible in the Publisher Submissions Portal.</w:t>
        </w:r>
      </w:ins>
    </w:p>
    <w:p w:rsidR="4C432024" w:rsidP="67A8C63F" w:rsidRDefault="4C432024" w14:paraId="3A770216" w14:textId="3BA0096D">
      <w:pPr>
        <w:rPr>
          <w:lang w:val="en-US"/>
        </w:rPr>
      </w:pPr>
      <w:r w:rsidRPr="67A8C63F">
        <w:rPr>
          <w:lang w:val="en-US"/>
        </w:rPr>
        <w:t>Every content item will follow this model</w:t>
      </w:r>
      <w:r w:rsidRPr="67A8C63F" w:rsidR="6A10F659">
        <w:rPr>
          <w:lang w:val="en-US"/>
        </w:rPr>
        <w:t xml:space="preserve"> within the HighWire platform</w:t>
      </w:r>
      <w:r w:rsidRPr="67A8C63F">
        <w:rPr>
          <w:lang w:val="en-US"/>
        </w:rPr>
        <w:t>:</w:t>
      </w:r>
    </w:p>
    <w:tbl>
      <w:tblPr>
        <w:tblStyle w:val="TableGrid"/>
        <w:tblW w:w="0" w:type="auto"/>
        <w:tblLook w:val="06A0" w:firstRow="1" w:lastRow="0" w:firstColumn="1" w:lastColumn="0" w:noHBand="1" w:noVBand="1"/>
      </w:tblPr>
      <w:tblGrid>
        <w:gridCol w:w="1453"/>
        <w:gridCol w:w="2168"/>
        <w:gridCol w:w="1238"/>
        <w:gridCol w:w="1855"/>
        <w:gridCol w:w="2362"/>
      </w:tblGrid>
      <w:tr w:rsidR="67A8C63F" w:rsidTr="19659DE0" w14:paraId="3FAC7FBF" w14:textId="77777777">
        <w:trPr>
          <w:trHeight w:val="300"/>
        </w:trPr>
        <w:tc>
          <w:tcPr>
            <w:tcW w:w="1453" w:type="dxa"/>
          </w:tcPr>
          <w:p w:rsidR="67A8C63F" w:rsidP="67A8C63F" w:rsidRDefault="67A8C63F" w14:paraId="74E92C13" w14:textId="1F1953C2">
            <w:pPr>
              <w:rPr>
                <w:b/>
                <w:bCs/>
                <w:lang w:val="en-US"/>
              </w:rPr>
            </w:pPr>
            <w:r w:rsidRPr="67A8C63F">
              <w:rPr>
                <w:b/>
                <w:bCs/>
                <w:lang w:val="en-US"/>
              </w:rPr>
              <w:t>Name</w:t>
            </w:r>
          </w:p>
        </w:tc>
        <w:tc>
          <w:tcPr>
            <w:tcW w:w="2168" w:type="dxa"/>
          </w:tcPr>
          <w:p w:rsidR="67A8C63F" w:rsidP="67A8C63F" w:rsidRDefault="67A8C63F" w14:paraId="179EB735" w14:textId="2F8666E6">
            <w:pPr>
              <w:rPr>
                <w:b/>
                <w:bCs/>
                <w:lang w:val="en-US"/>
              </w:rPr>
            </w:pPr>
            <w:r w:rsidRPr="67A8C63F">
              <w:rPr>
                <w:b/>
                <w:bCs/>
                <w:lang w:val="en-US"/>
              </w:rPr>
              <w:t>Data</w:t>
            </w:r>
          </w:p>
        </w:tc>
        <w:tc>
          <w:tcPr>
            <w:tcW w:w="1238" w:type="dxa"/>
          </w:tcPr>
          <w:p w:rsidR="67A8C63F" w:rsidRDefault="67A8C63F" w14:paraId="792B89DC" w14:textId="5F14CD34">
            <w:r w:rsidRPr="67A8C63F">
              <w:rPr>
                <w:b/>
                <w:bCs/>
                <w:lang w:val="en-US"/>
              </w:rPr>
              <w:t>Required?</w:t>
            </w:r>
          </w:p>
        </w:tc>
        <w:tc>
          <w:tcPr>
            <w:tcW w:w="1855" w:type="dxa"/>
          </w:tcPr>
          <w:p w:rsidR="67A8C63F" w:rsidP="67A8C63F" w:rsidRDefault="67A8C63F" w14:paraId="650D5C55" w14:textId="4AE6E860">
            <w:pPr>
              <w:rPr>
                <w:b/>
                <w:bCs/>
                <w:lang w:val="en-US"/>
              </w:rPr>
            </w:pPr>
            <w:r w:rsidRPr="67A8C63F">
              <w:rPr>
                <w:b/>
                <w:bCs/>
                <w:lang w:val="en-US"/>
              </w:rPr>
              <w:t>Example</w:t>
            </w:r>
          </w:p>
        </w:tc>
        <w:tc>
          <w:tcPr>
            <w:tcW w:w="2362" w:type="dxa"/>
          </w:tcPr>
          <w:p w:rsidR="67A8C63F" w:rsidP="67A8C63F" w:rsidRDefault="67A8C63F" w14:paraId="1C2A09F3" w14:textId="0E5000F0">
            <w:pPr>
              <w:rPr>
                <w:b/>
                <w:bCs/>
                <w:lang w:val="en-US"/>
              </w:rPr>
            </w:pPr>
            <w:r w:rsidRPr="67A8C63F">
              <w:rPr>
                <w:b/>
                <w:bCs/>
                <w:lang w:val="en-US"/>
              </w:rPr>
              <w:t>Notes</w:t>
            </w:r>
          </w:p>
        </w:tc>
      </w:tr>
      <w:tr w:rsidR="67A8C63F" w:rsidTr="19659DE0" w14:paraId="6030011C" w14:textId="77777777">
        <w:trPr>
          <w:trHeight w:val="300"/>
        </w:trPr>
        <w:tc>
          <w:tcPr>
            <w:tcW w:w="1453" w:type="dxa"/>
          </w:tcPr>
          <w:p w:rsidR="67A8C63F" w:rsidP="19659DE0" w:rsidRDefault="72A251DC" w14:paraId="2368F601" w14:textId="4158E50B">
            <w:pPr>
              <w:rPr>
                <w:lang w:val="en-US"/>
              </w:rPr>
            </w:pPr>
            <w:r w:rsidRPr="19659DE0">
              <w:rPr>
                <w:lang w:val="en-US"/>
              </w:rPr>
              <w:t>System metadata</w:t>
            </w:r>
          </w:p>
          <w:p w:rsidR="67A8C63F" w:rsidP="67A8C63F" w:rsidRDefault="31CD956A" w14:paraId="66AA7486" w14:textId="06EBC30B">
            <w:pPr>
              <w:rPr>
                <w:lang w:val="en-US"/>
              </w:rPr>
            </w:pPr>
            <w:r w:rsidRPr="19659DE0">
              <w:rPr>
                <w:lang w:val="en-US"/>
              </w:rPr>
              <w:t xml:space="preserve">(This is not in the </w:t>
            </w:r>
            <w:r w:rsidRPr="19659DE0" w:rsidR="4F9B136F">
              <w:rPr>
                <w:lang w:val="en-US"/>
              </w:rPr>
              <w:t xml:space="preserve">XML </w:t>
            </w:r>
            <w:r w:rsidRPr="19659DE0">
              <w:rPr>
                <w:lang w:val="en-US"/>
              </w:rPr>
              <w:t>metadata and is only stored in the HighWire system)</w:t>
            </w:r>
          </w:p>
        </w:tc>
        <w:tc>
          <w:tcPr>
            <w:tcW w:w="2168" w:type="dxa"/>
          </w:tcPr>
          <w:p w:rsidR="67A8C63F" w:rsidP="67A8C63F" w:rsidRDefault="67A8C63F" w14:paraId="768ECD03" w14:textId="4781A9CB">
            <w:pPr>
              <w:rPr>
                <w:lang w:val="en-US"/>
              </w:rPr>
            </w:pPr>
            <w:r w:rsidRPr="67A8C63F">
              <w:rPr>
                <w:lang w:val="en-US"/>
              </w:rPr>
              <w:t>HW Submission ID</w:t>
            </w:r>
          </w:p>
          <w:p w:rsidR="67A8C63F" w:rsidP="19659DE0" w:rsidRDefault="67A8C63F" w14:paraId="0F4E0884" w14:textId="03C48F47">
            <w:pPr>
              <w:rPr>
                <w:lang w:val="en-US"/>
              </w:rPr>
            </w:pPr>
          </w:p>
          <w:p w:rsidR="67A8C63F" w:rsidP="67A8C63F" w:rsidRDefault="67A8C63F" w14:paraId="3990E442" w14:textId="71D230B4">
            <w:pPr>
              <w:rPr>
                <w:lang w:val="en-US"/>
              </w:rPr>
            </w:pPr>
          </w:p>
          <w:p w:rsidR="67A8C63F" w:rsidP="19659DE0" w:rsidRDefault="72A251DC" w14:paraId="7B4468ED" w14:textId="558B9D82">
            <w:pPr>
              <w:rPr>
                <w:lang w:val="en-US"/>
              </w:rPr>
            </w:pPr>
            <w:r w:rsidRPr="19659DE0">
              <w:rPr>
                <w:lang w:val="en-US"/>
              </w:rPr>
              <w:t xml:space="preserve">Comments </w:t>
            </w:r>
          </w:p>
          <w:p w:rsidR="67A8C63F" w:rsidP="19659DE0" w:rsidRDefault="67A8C63F" w14:paraId="442541AA" w14:textId="6209415C">
            <w:pPr>
              <w:rPr>
                <w:lang w:val="en-US"/>
              </w:rPr>
            </w:pPr>
          </w:p>
          <w:p w:rsidR="67A8C63F" w:rsidP="19659DE0" w:rsidRDefault="05A5A043" w14:paraId="2DCDAA82" w14:textId="3D4220F0">
            <w:pPr>
              <w:rPr>
                <w:lang w:val="en-US"/>
              </w:rPr>
            </w:pPr>
            <w:r w:rsidRPr="19659DE0">
              <w:rPr>
                <w:lang w:val="en-US"/>
              </w:rPr>
              <w:t>Submitted by</w:t>
            </w:r>
          </w:p>
          <w:p w:rsidR="67A8C63F" w:rsidP="19659DE0" w:rsidRDefault="67A8C63F" w14:paraId="15AE9FDD" w14:textId="586CA015">
            <w:pPr>
              <w:rPr>
                <w:lang w:val="en-US"/>
              </w:rPr>
            </w:pPr>
          </w:p>
          <w:p w:rsidR="67A8C63F" w:rsidP="67A8C63F" w:rsidRDefault="529FD85D" w14:paraId="786055E2" w14:textId="31A79A55">
            <w:pPr>
              <w:rPr>
                <w:lang w:val="en-US"/>
              </w:rPr>
            </w:pPr>
            <w:r w:rsidRPr="19659DE0">
              <w:rPr>
                <w:lang w:val="en-US"/>
              </w:rPr>
              <w:t>Submission date</w:t>
            </w:r>
          </w:p>
        </w:tc>
        <w:tc>
          <w:tcPr>
            <w:tcW w:w="1238" w:type="dxa"/>
          </w:tcPr>
          <w:p w:rsidR="67A8C63F" w:rsidP="67A8C63F" w:rsidRDefault="67A8C63F" w14:paraId="59A87932" w14:textId="3BF9FD5A">
            <w:pPr>
              <w:rPr>
                <w:lang w:val="en-US"/>
              </w:rPr>
            </w:pPr>
            <w:r w:rsidRPr="67A8C63F">
              <w:rPr>
                <w:lang w:val="en-US"/>
              </w:rPr>
              <w:t>Y</w:t>
            </w:r>
          </w:p>
          <w:p w:rsidR="67A8C63F" w:rsidP="67A8C63F" w:rsidRDefault="67A8C63F" w14:paraId="2505EB36" w14:textId="662B740F">
            <w:pPr>
              <w:rPr>
                <w:lang w:val="en-US"/>
              </w:rPr>
            </w:pPr>
          </w:p>
          <w:p w:rsidR="67A8C63F" w:rsidP="19659DE0" w:rsidRDefault="67A8C63F" w14:paraId="122FA3B5" w14:textId="25EB784F">
            <w:pPr>
              <w:rPr>
                <w:lang w:val="en-US"/>
              </w:rPr>
            </w:pPr>
          </w:p>
          <w:p w:rsidR="67A8C63F" w:rsidP="19659DE0" w:rsidRDefault="72A251DC" w14:paraId="1E581CDA" w14:textId="76BBC93B">
            <w:pPr>
              <w:rPr>
                <w:lang w:val="en-US"/>
              </w:rPr>
            </w:pPr>
            <w:r w:rsidRPr="19659DE0">
              <w:rPr>
                <w:lang w:val="en-US"/>
              </w:rPr>
              <w:t>N</w:t>
            </w:r>
          </w:p>
          <w:p w:rsidR="67A8C63F" w:rsidP="19659DE0" w:rsidRDefault="67A8C63F" w14:paraId="0EA1CC23" w14:textId="450EFB4E">
            <w:pPr>
              <w:rPr>
                <w:lang w:val="en-US"/>
              </w:rPr>
            </w:pPr>
          </w:p>
          <w:p w:rsidR="67A8C63F" w:rsidP="19659DE0" w:rsidRDefault="31B07604" w14:paraId="7F8745F8" w14:textId="6BD22519">
            <w:pPr>
              <w:rPr>
                <w:lang w:val="en-US"/>
              </w:rPr>
            </w:pPr>
            <w:r w:rsidRPr="19659DE0">
              <w:rPr>
                <w:lang w:val="en-US"/>
              </w:rPr>
              <w:t>Y</w:t>
            </w:r>
          </w:p>
          <w:p w:rsidR="67A8C63F" w:rsidP="19659DE0" w:rsidRDefault="67A8C63F" w14:paraId="5973EF57" w14:textId="7E5EE611">
            <w:pPr>
              <w:rPr>
                <w:lang w:val="en-US"/>
              </w:rPr>
            </w:pPr>
          </w:p>
          <w:p w:rsidR="67A8C63F" w:rsidP="67A8C63F" w:rsidRDefault="31B07604" w14:paraId="2EF8CA9D" w14:textId="06B94E58">
            <w:pPr>
              <w:rPr>
                <w:lang w:val="en-US"/>
              </w:rPr>
            </w:pPr>
            <w:r w:rsidRPr="19659DE0">
              <w:rPr>
                <w:lang w:val="en-US"/>
              </w:rPr>
              <w:t>Y</w:t>
            </w:r>
          </w:p>
        </w:tc>
        <w:tc>
          <w:tcPr>
            <w:tcW w:w="1855" w:type="dxa"/>
          </w:tcPr>
          <w:p w:rsidR="67A8C63F" w:rsidP="67A8C63F" w:rsidRDefault="67A8C63F" w14:paraId="430D282E" w14:textId="1616D8EC">
            <w:pPr>
              <w:rPr>
                <w:lang w:val="en-US"/>
              </w:rPr>
            </w:pPr>
            <w:r w:rsidRPr="67A8C63F">
              <w:rPr>
                <w:lang w:val="en-US"/>
              </w:rPr>
              <w:t>HWS123</w:t>
            </w:r>
          </w:p>
          <w:p w:rsidR="67A8C63F" w:rsidP="67A8C63F" w:rsidRDefault="67A8C63F" w14:paraId="6DE006E4" w14:textId="16BC34D7">
            <w:pPr>
              <w:rPr>
                <w:lang w:val="en-US"/>
              </w:rPr>
            </w:pPr>
          </w:p>
          <w:p w:rsidR="67A8C63F" w:rsidP="19659DE0" w:rsidRDefault="67A8C63F" w14:paraId="247B2C40" w14:textId="244CCF58">
            <w:pPr>
              <w:rPr>
                <w:lang w:val="en-US"/>
              </w:rPr>
            </w:pPr>
          </w:p>
          <w:p w:rsidR="67A8C63F" w:rsidP="19659DE0" w:rsidRDefault="72A251DC" w14:paraId="28FD3A37" w14:textId="794B3E85">
            <w:pPr>
              <w:rPr>
                <w:lang w:val="en-US"/>
              </w:rPr>
            </w:pPr>
            <w:r w:rsidRPr="19659DE0">
              <w:rPr>
                <w:lang w:val="en-US"/>
              </w:rPr>
              <w:t xml:space="preserve">‘This is a particularly high-profile book with a complex history’. </w:t>
            </w:r>
          </w:p>
          <w:p w:rsidR="67A8C63F" w:rsidP="19659DE0" w:rsidRDefault="67A8C63F" w14:paraId="398DADA6" w14:textId="62346A71">
            <w:pPr>
              <w:rPr>
                <w:lang w:val="en-US"/>
              </w:rPr>
            </w:pPr>
          </w:p>
          <w:p w:rsidR="67A8C63F" w:rsidP="19659DE0" w:rsidRDefault="2CFA8F6B" w14:paraId="071742DE" w14:textId="375F4CDA">
            <w:pPr>
              <w:rPr>
                <w:lang w:val="en-US"/>
              </w:rPr>
            </w:pPr>
            <w:r w:rsidRPr="19659DE0">
              <w:rPr>
                <w:lang w:val="en-US"/>
              </w:rPr>
              <w:t>John Smith</w:t>
            </w:r>
          </w:p>
          <w:p w:rsidR="67A8C63F" w:rsidP="19659DE0" w:rsidRDefault="67A8C63F" w14:paraId="6019DD88" w14:textId="53BAFB86">
            <w:pPr>
              <w:rPr>
                <w:lang w:val="en-US"/>
              </w:rPr>
            </w:pPr>
          </w:p>
          <w:p w:rsidR="67A8C63F" w:rsidP="67A8C63F" w:rsidRDefault="3036FC15" w14:paraId="0CD41F1D" w14:textId="7A82C341">
            <w:pPr>
              <w:rPr>
                <w:lang w:val="en-US"/>
              </w:rPr>
            </w:pPr>
            <w:r w:rsidRPr="19659DE0">
              <w:rPr>
                <w:lang w:val="en-US"/>
              </w:rPr>
              <w:t>3</w:t>
            </w:r>
            <w:r w:rsidRPr="19659DE0">
              <w:rPr>
                <w:vertAlign w:val="superscript"/>
                <w:lang w:val="en-US"/>
              </w:rPr>
              <w:t>rd</w:t>
            </w:r>
            <w:r w:rsidRPr="19659DE0">
              <w:rPr>
                <w:lang w:val="en-US"/>
              </w:rPr>
              <w:t xml:space="preserve"> March 2022, 00:30</w:t>
            </w:r>
          </w:p>
        </w:tc>
        <w:tc>
          <w:tcPr>
            <w:tcW w:w="2362" w:type="dxa"/>
          </w:tcPr>
          <w:p w:rsidR="67A8C63F" w:rsidP="67A8C63F" w:rsidRDefault="67A8C63F" w14:paraId="74F1BB00" w14:textId="1A1DC686">
            <w:pPr>
              <w:rPr>
                <w:lang w:val="en-US"/>
              </w:rPr>
            </w:pPr>
          </w:p>
          <w:p w:rsidR="0A379527" w:rsidP="67A8C63F" w:rsidRDefault="0A379527" w14:paraId="05D2F19C" w14:textId="3C6391F2">
            <w:pPr>
              <w:rPr>
                <w:lang w:val="en-US"/>
              </w:rPr>
            </w:pPr>
          </w:p>
        </w:tc>
      </w:tr>
      <w:tr w:rsidR="67A8C63F" w:rsidTr="19659DE0" w14:paraId="6BC52928" w14:textId="77777777">
        <w:trPr>
          <w:trHeight w:val="300"/>
        </w:trPr>
        <w:tc>
          <w:tcPr>
            <w:tcW w:w="1453" w:type="dxa"/>
          </w:tcPr>
          <w:p w:rsidR="67A8C63F" w:rsidRDefault="72A251DC" w14:paraId="0E312CB0" w14:textId="2DFBD4DB">
            <w:r w:rsidRPr="19659DE0">
              <w:rPr>
                <w:lang w:val="en-US"/>
              </w:rPr>
              <w:t>Metadata (1-n</w:t>
            </w:r>
            <w:r w:rsidRPr="19659DE0" w:rsidR="4F15A3D7">
              <w:rPr>
                <w:lang w:val="en-US"/>
              </w:rPr>
              <w:t xml:space="preserve"> versions</w:t>
            </w:r>
            <w:r w:rsidRPr="19659DE0">
              <w:rPr>
                <w:lang w:val="en-US"/>
              </w:rPr>
              <w:t>)</w:t>
            </w:r>
          </w:p>
        </w:tc>
        <w:tc>
          <w:tcPr>
            <w:tcW w:w="2168" w:type="dxa"/>
          </w:tcPr>
          <w:p w:rsidR="67A8C63F" w:rsidP="67A8C63F" w:rsidRDefault="67A8C63F" w14:paraId="5645CE9C" w14:textId="7DA2E1F0">
            <w:pPr>
              <w:rPr>
                <w:lang w:val="en-US"/>
              </w:rPr>
            </w:pPr>
            <w:r w:rsidRPr="67A8C63F">
              <w:rPr>
                <w:lang w:val="en-US"/>
              </w:rPr>
              <w:t xml:space="preserve">Either: </w:t>
            </w:r>
          </w:p>
          <w:p w:rsidR="67A8C63F" w:rsidP="67A8C63F" w:rsidRDefault="67A8C63F" w14:paraId="05950044" w14:textId="1F131D43">
            <w:pPr>
              <w:rPr>
                <w:lang w:val="en-US"/>
              </w:rPr>
            </w:pPr>
            <w:r w:rsidRPr="67A8C63F">
              <w:rPr>
                <w:lang w:val="en-US"/>
              </w:rPr>
              <w:t>MARC21 or ONIX file</w:t>
            </w:r>
          </w:p>
        </w:tc>
        <w:tc>
          <w:tcPr>
            <w:tcW w:w="1238" w:type="dxa"/>
          </w:tcPr>
          <w:p w:rsidR="67A8C63F" w:rsidP="67A8C63F" w:rsidRDefault="67A8C63F" w14:paraId="70210FD8" w14:textId="0CCAF053">
            <w:pPr>
              <w:rPr>
                <w:lang w:val="en-US"/>
              </w:rPr>
            </w:pPr>
            <w:r w:rsidRPr="67A8C63F">
              <w:rPr>
                <w:lang w:val="en-US"/>
              </w:rPr>
              <w:t>Y</w:t>
            </w:r>
          </w:p>
        </w:tc>
        <w:tc>
          <w:tcPr>
            <w:tcW w:w="1855" w:type="dxa"/>
          </w:tcPr>
          <w:p w:rsidR="67A8C63F" w:rsidP="67A8C63F" w:rsidRDefault="67A8C63F" w14:paraId="2CC58AB1" w14:textId="7E2E0C57">
            <w:pPr>
              <w:rPr>
                <w:lang w:val="en-US"/>
              </w:rPr>
            </w:pPr>
          </w:p>
        </w:tc>
        <w:tc>
          <w:tcPr>
            <w:tcW w:w="2362" w:type="dxa"/>
          </w:tcPr>
          <w:p w:rsidR="67A8C63F" w:rsidP="67A8C63F" w:rsidRDefault="72A251DC" w14:paraId="7CA3F1F0" w14:textId="74058CA6">
            <w:pPr>
              <w:rPr>
                <w:lang w:val="en-US"/>
              </w:rPr>
            </w:pPr>
            <w:r w:rsidRPr="19659DE0">
              <w:rPr>
                <w:lang w:val="en-US"/>
              </w:rPr>
              <w:t>If user has created metadata in the browser, it will be</w:t>
            </w:r>
            <w:r w:rsidRPr="19659DE0" w:rsidR="6FFBDAF1">
              <w:rPr>
                <w:lang w:val="en-US"/>
              </w:rPr>
              <w:t xml:space="preserve"> converted and</w:t>
            </w:r>
            <w:r w:rsidRPr="19659DE0">
              <w:rPr>
                <w:lang w:val="en-US"/>
              </w:rPr>
              <w:t xml:space="preserve"> stored as MARC21</w:t>
            </w:r>
            <w:r w:rsidRPr="19659DE0" w:rsidR="58125D95">
              <w:rPr>
                <w:lang w:val="en-US"/>
              </w:rPr>
              <w:t xml:space="preserve"> for the Content Display Portal</w:t>
            </w:r>
          </w:p>
        </w:tc>
      </w:tr>
      <w:tr w:rsidR="67A8C63F" w:rsidTr="19659DE0" w14:paraId="6077BDB0" w14:textId="77777777">
        <w:trPr>
          <w:trHeight w:val="300"/>
        </w:trPr>
        <w:tc>
          <w:tcPr>
            <w:tcW w:w="1453" w:type="dxa"/>
          </w:tcPr>
          <w:p w:rsidR="67A8C63F" w:rsidRDefault="72A251DC" w14:paraId="2A6148CB" w14:textId="404659B1">
            <w:r w:rsidRPr="19659DE0">
              <w:rPr>
                <w:lang w:val="en-US"/>
              </w:rPr>
              <w:t>Content files (1-n</w:t>
            </w:r>
            <w:r w:rsidRPr="19659DE0" w:rsidR="63E697F5">
              <w:rPr>
                <w:lang w:val="en-US"/>
              </w:rPr>
              <w:t xml:space="preserve"> versions</w:t>
            </w:r>
            <w:r w:rsidRPr="19659DE0">
              <w:rPr>
                <w:lang w:val="en-US"/>
              </w:rPr>
              <w:t>)</w:t>
            </w:r>
          </w:p>
        </w:tc>
        <w:tc>
          <w:tcPr>
            <w:tcW w:w="2168" w:type="dxa"/>
          </w:tcPr>
          <w:p w:rsidR="67A8C63F" w:rsidP="67A8C63F" w:rsidRDefault="67A8C63F" w14:paraId="0A08CA35" w14:textId="78E63391">
            <w:pPr>
              <w:rPr>
                <w:lang w:val="en-US"/>
              </w:rPr>
            </w:pPr>
            <w:r w:rsidRPr="67A8C63F">
              <w:rPr>
                <w:lang w:val="en-US"/>
              </w:rPr>
              <w:t>A PDF or ePub file</w:t>
            </w:r>
          </w:p>
        </w:tc>
        <w:tc>
          <w:tcPr>
            <w:tcW w:w="1238" w:type="dxa"/>
          </w:tcPr>
          <w:p w:rsidR="67A8C63F" w:rsidP="67A8C63F" w:rsidRDefault="67A8C63F" w14:paraId="7B5BBE9B" w14:textId="34CD5C8D">
            <w:pPr>
              <w:rPr>
                <w:lang w:val="en-US"/>
              </w:rPr>
            </w:pPr>
            <w:r w:rsidRPr="67A8C63F">
              <w:rPr>
                <w:lang w:val="en-US"/>
              </w:rPr>
              <w:t>Y</w:t>
            </w:r>
          </w:p>
        </w:tc>
        <w:tc>
          <w:tcPr>
            <w:tcW w:w="1855" w:type="dxa"/>
          </w:tcPr>
          <w:p w:rsidR="67A8C63F" w:rsidP="67A8C63F" w:rsidRDefault="67A8C63F" w14:paraId="4560E430" w14:textId="0FCD02A5">
            <w:pPr>
              <w:rPr>
                <w:lang w:val="en-US"/>
              </w:rPr>
            </w:pPr>
          </w:p>
        </w:tc>
        <w:tc>
          <w:tcPr>
            <w:tcW w:w="2362" w:type="dxa"/>
          </w:tcPr>
          <w:p w:rsidR="67A8C63F" w:rsidP="67A8C63F" w:rsidRDefault="67A8C63F" w14:paraId="732BB05F" w14:textId="7835466E">
            <w:pPr>
              <w:rPr>
                <w:lang w:val="en-US"/>
              </w:rPr>
            </w:pPr>
          </w:p>
        </w:tc>
      </w:tr>
    </w:tbl>
    <w:p w:rsidR="67A8C63F" w:rsidRDefault="67A8C63F" w14:paraId="6FA6BF08" w14:textId="139594E6"/>
    <w:p w:rsidR="4C432024" w:rsidRDefault="2C72D769" w14:paraId="36F44189" w14:textId="6BE18A6F">
      <w:r>
        <w:t xml:space="preserve">Logic for content and </w:t>
      </w:r>
      <w:commentRangeStart w:id="239"/>
      <w:commentRangeStart w:id="240"/>
      <w:commentRangeStart w:id="241"/>
      <w:r>
        <w:t>versions</w:t>
      </w:r>
      <w:commentRangeEnd w:id="239"/>
      <w:r w:rsidR="4C432024">
        <w:rPr>
          <w:rStyle w:val="CommentReference"/>
          <w:sz w:val="18"/>
          <w:szCs w:val="18"/>
        </w:rPr>
        <w:commentReference w:id="239"/>
      </w:r>
      <w:commentRangeEnd w:id="240"/>
      <w:r>
        <w:rPr>
          <w:rStyle w:val="CommentReference"/>
        </w:rPr>
        <w:commentReference w:id="240"/>
      </w:r>
      <w:commentRangeEnd w:id="241"/>
      <w:r>
        <w:rPr>
          <w:rStyle w:val="CommentReference"/>
        </w:rPr>
        <w:commentReference w:id="241"/>
      </w:r>
      <w:r>
        <w:t>:</w:t>
      </w:r>
    </w:p>
    <w:p w:rsidR="4C432024" w:rsidP="00366661" w:rsidRDefault="4C432024" w14:paraId="02801506" w14:textId="64487FD4">
      <w:pPr>
        <w:pStyle w:val="ListParagraph"/>
        <w:numPr>
          <w:ilvl w:val="0"/>
          <w:numId w:val="54"/>
        </w:numPr>
      </w:pPr>
      <w:r>
        <w:t>Every content item will have at least one metadata file, content file, and system metadata</w:t>
      </w:r>
    </w:p>
    <w:p w:rsidR="4C432024" w:rsidP="00366661" w:rsidRDefault="69F37D98" w14:paraId="5F299935" w14:textId="7768F30B">
      <w:pPr>
        <w:pStyle w:val="ListParagraph"/>
        <w:numPr>
          <w:ilvl w:val="0"/>
          <w:numId w:val="54"/>
        </w:numPr>
      </w:pPr>
      <w:r w:rsidRPr="19659DE0">
        <w:rPr>
          <w:lang w:val="en-US"/>
        </w:rPr>
        <w:t>There is no limit to the number of versions a content item can have</w:t>
      </w:r>
      <w:r w:rsidRPr="19659DE0" w:rsidR="5091EB88">
        <w:rPr>
          <w:lang w:val="en-US"/>
        </w:rPr>
        <w:t xml:space="preserve"> as long as th</w:t>
      </w:r>
      <w:r w:rsidR="5091EB88">
        <w:t>e overall system size limit is not exceeded. See section ‘Data volumes’</w:t>
      </w:r>
    </w:p>
    <w:p w:rsidR="4C432024" w:rsidP="00366661" w:rsidRDefault="1BC0037A" w14:paraId="1B3837E8" w14:textId="58212AFB">
      <w:pPr>
        <w:pStyle w:val="ListParagraph"/>
        <w:numPr>
          <w:ilvl w:val="0"/>
          <w:numId w:val="54"/>
        </w:numPr>
        <w:rPr>
          <w:ins w:author="Joshua Routh" w:date="2026-01-19T13:13:00Z" w16du:dateUtc="2026-01-19T13:13:08Z" w:id="242"/>
          <w:lang w:val="en-US"/>
        </w:rPr>
      </w:pPr>
      <w:commentRangeStart w:id="243"/>
      <w:commentRangeStart w:id="244"/>
      <w:commentRangeStart w:id="245"/>
      <w:commentRangeStart w:id="246"/>
      <w:commentRangeStart w:id="247"/>
      <w:commentRangeStart w:id="248"/>
      <w:commentRangeStart w:id="249"/>
      <w:ins w:author="Joshua Routh" w:date="2026-01-19T13:12:00Z" w16du:dateUtc="2026-01-19T13:12:00Z" w:id="250">
        <w:r w:rsidRPr="477C5BEC">
          <w:rPr>
            <w:lang w:val="en-US"/>
          </w:rPr>
          <w:t>The version history table shows a</w:t>
        </w:r>
      </w:ins>
      <w:r w:rsidRPr="477C5BEC" w:rsidR="3CFE6D5A">
        <w:rPr>
          <w:lang w:val="en-US"/>
        </w:rPr>
        <w:t>l</w:t>
      </w:r>
      <w:ins w:author="Joshua Routh" w:date="2026-01-19T13:12:00Z" w16du:dateUtc="2026-01-19T13:12:00Z" w:id="251">
        <w:r w:rsidRPr="477C5BEC">
          <w:rPr>
            <w:lang w:val="en-US"/>
          </w:rPr>
          <w:t xml:space="preserve">l updates made to </w:t>
        </w:r>
      </w:ins>
      <w:ins w:author="Joshua Routh" w:date="2026-01-19T13:13:00Z" w16du:dateUtc="2026-01-19T13:13:00Z" w:id="252">
        <w:r w:rsidRPr="477C5BEC">
          <w:rPr>
            <w:lang w:val="en-US"/>
          </w:rPr>
          <w:t>metadata fi</w:t>
        </w:r>
      </w:ins>
      <w:ins w:author="Joshua Routh" w:date="2026-01-19T13:14:00Z" w16du:dateUtc="2026-01-19T13:14:00Z" w:id="253">
        <w:r w:rsidRPr="477C5BEC">
          <w:rPr>
            <w:lang w:val="en-US"/>
          </w:rPr>
          <w:t>l</w:t>
        </w:r>
        <w:r w:rsidRPr="477C5BEC" w:rsidR="4A834F44">
          <w:rPr>
            <w:lang w:val="en-US"/>
          </w:rPr>
          <w:t>e</w:t>
        </w:r>
      </w:ins>
      <w:ins w:author="Joshua Routh" w:date="2026-01-19T13:13:00Z" w16du:dateUtc="2026-01-19T13:13:00Z" w:id="254">
        <w:r w:rsidRPr="477C5BEC">
          <w:rPr>
            <w:lang w:val="en-US"/>
          </w:rPr>
          <w:t xml:space="preserve">s and content files. </w:t>
        </w:r>
      </w:ins>
    </w:p>
    <w:p w:rsidR="4C432024" w:rsidRDefault="09854EE0" w14:paraId="1E50BC9D" w14:textId="55FE975D">
      <w:pPr>
        <w:pStyle w:val="ListParagraph"/>
        <w:numPr>
          <w:ilvl w:val="1"/>
          <w:numId w:val="54"/>
        </w:numPr>
        <w:rPr>
          <w:ins w:author="Joshua Routh" w:date="2026-01-19T13:14:00Z" w16du:dateUtc="2026-01-19T13:14:41Z" w:id="255"/>
          <w:lang w:val="en-US"/>
        </w:rPr>
        <w:pPrChange w:author="Joshua Routh" w:date="2026-01-19T13:13:00Z" w:id="256">
          <w:pPr>
            <w:pStyle w:val="ListParagraph"/>
            <w:numPr>
              <w:numId w:val="54"/>
            </w:numPr>
            <w:ind w:hanging="360"/>
          </w:pPr>
        </w:pPrChange>
      </w:pPr>
      <w:ins w:author="Joshua Routh" w:date="2026-01-19T13:13:00Z" w16du:dateUtc="2026-01-19T13:13:21Z" w:id="257">
        <w:r w:rsidRPr="3DEF00A6">
          <w:rPr>
            <w:lang w:val="en-US"/>
          </w:rPr>
          <w:t xml:space="preserve">If a new content item is received, </w:t>
        </w:r>
      </w:ins>
      <w:ins w:author="Joshua Routh" w:date="2026-01-19T13:14:00Z" w16du:dateUtc="2026-01-19T13:14:40Z" w:id="258">
        <w:r w:rsidRPr="3DEF00A6" w:rsidR="42CA7302">
          <w:rPr>
            <w:lang w:val="en-US"/>
          </w:rPr>
          <w:t xml:space="preserve">the metadata accompanying that file will replace the previous metadata file. </w:t>
        </w:r>
      </w:ins>
    </w:p>
    <w:p w:rsidR="4C432024" w:rsidP="3DEF00A6" w:rsidRDefault="42CA7302" w14:paraId="27663A0D" w14:textId="0CADD46D">
      <w:pPr>
        <w:pStyle w:val="ListParagraph"/>
        <w:numPr>
          <w:ilvl w:val="1"/>
          <w:numId w:val="54"/>
        </w:numPr>
        <w:rPr>
          <w:lang w:val="en-US"/>
        </w:rPr>
      </w:pPr>
      <w:ins w:author="Joshua Routh" w:date="2026-01-19T13:14:00Z" w:id="259">
        <w:r w:rsidRPr="3DEF00A6">
          <w:rPr>
            <w:lang w:val="en-US"/>
          </w:rPr>
          <w:t>If metadata is updated, but the content file does not change, the new co</w:t>
        </w:r>
      </w:ins>
      <w:ins w:author="Joshua Routh" w:date="2026-01-19T13:15:00Z" w:id="260">
        <w:r w:rsidRPr="3DEF00A6">
          <w:rPr>
            <w:lang w:val="en-US"/>
          </w:rPr>
          <w:t>ntent file will not be ingested.</w:t>
        </w:r>
      </w:ins>
      <w:del w:author="Joshua Routh" w:date="2026-01-19T13:15:00Z" w:id="261">
        <w:r w:rsidRPr="3DEF00A6" w:rsidDel="0E323261" w:rsidR="69F37D98">
          <w:rPr>
            <w:lang w:val="en-US"/>
          </w:rPr>
          <w:delText>Each version must have a new metadata file</w:delText>
        </w:r>
        <w:r w:rsidRPr="3DEF00A6" w:rsidDel="39319245" w:rsidR="69F37D98">
          <w:rPr>
            <w:lang w:val="en-US"/>
          </w:rPr>
          <w:delText xml:space="preserve">, but not necessarily a new </w:delText>
        </w:r>
        <w:r w:rsidRPr="3DEF00A6" w:rsidDel="0E323261" w:rsidR="69F37D98">
          <w:rPr>
            <w:lang w:val="en-US"/>
          </w:rPr>
          <w:delText>conten</w:delText>
        </w:r>
      </w:del>
      <w:r w:rsidRPr="3DEF00A6" w:rsidR="0E323261">
        <w:rPr>
          <w:lang w:val="en-US"/>
        </w:rPr>
        <w:t>t</w:t>
      </w:r>
      <w:del w:author="Joshua Routh" w:date="2026-01-19T13:15:00Z" w:id="262">
        <w:r w:rsidRPr="3DEF00A6" w:rsidDel="0E323261" w:rsidR="69F37D98">
          <w:rPr>
            <w:lang w:val="en-US"/>
          </w:rPr>
          <w:delText xml:space="preserve"> file</w:delText>
        </w:r>
      </w:del>
      <w:commentRangeEnd w:id="243"/>
      <w:r w:rsidRPr="3DEF00A6" w:rsidR="69F37D98">
        <w:rPr>
          <w:rStyle w:val="CommentReference"/>
          <w:sz w:val="18"/>
          <w:szCs w:val="18"/>
          <w:lang w:val="en-US"/>
        </w:rPr>
        <w:commentReference w:id="243"/>
      </w:r>
      <w:commentRangeEnd w:id="244"/>
      <w:r>
        <w:rPr>
          <w:rStyle w:val="CommentReference"/>
        </w:rPr>
        <w:commentReference w:id="244"/>
      </w:r>
      <w:commentRangeEnd w:id="245"/>
      <w:r>
        <w:rPr>
          <w:rStyle w:val="CommentReference"/>
        </w:rPr>
        <w:commentReference w:id="245"/>
      </w:r>
      <w:commentRangeEnd w:id="246"/>
      <w:r>
        <w:rPr>
          <w:rStyle w:val="CommentReference"/>
        </w:rPr>
        <w:commentReference w:id="246"/>
      </w:r>
      <w:commentRangeEnd w:id="247"/>
      <w:r>
        <w:rPr>
          <w:rStyle w:val="CommentReference"/>
        </w:rPr>
        <w:commentReference w:id="247"/>
      </w:r>
      <w:commentRangeEnd w:id="248"/>
      <w:r>
        <w:rPr>
          <w:rStyle w:val="CommentReference"/>
        </w:rPr>
        <w:commentReference w:id="248"/>
      </w:r>
      <w:commentRangeEnd w:id="249"/>
      <w:r>
        <w:rPr>
          <w:rStyle w:val="CommentReference"/>
        </w:rPr>
        <w:commentReference w:id="249"/>
      </w:r>
      <w:r w:rsidRPr="3DEF00A6" w:rsidR="0E323261">
        <w:rPr>
          <w:lang w:val="en-US"/>
        </w:rPr>
        <w:t xml:space="preserve">. </w:t>
      </w:r>
    </w:p>
    <w:p w:rsidR="55AB6CA8" w:rsidP="00366661" w:rsidRDefault="698A9AF7" w14:paraId="4595771A" w14:textId="62AFC761">
      <w:pPr>
        <w:pStyle w:val="ListParagraph"/>
        <w:numPr>
          <w:ilvl w:val="0"/>
          <w:numId w:val="54"/>
        </w:numPr>
        <w:rPr>
          <w:lang w:val="en-US"/>
        </w:rPr>
      </w:pPr>
      <w:r w:rsidRPr="3DEF00A6">
        <w:rPr>
          <w:lang w:val="en-US"/>
        </w:rPr>
        <w:t xml:space="preserve">See section on </w:t>
      </w:r>
      <w:ins w:author="Joshua Routh" w:date="2026-01-19T13:16:00Z" w16du:dateUtc="2026-01-19T13:16:07Z" w:id="263">
        <w:r w:rsidRPr="3DEF00A6" w:rsidR="1CCD222A">
          <w:rPr>
            <w:lang w:val="en-US"/>
          </w:rPr>
          <w:t xml:space="preserve">‘Content </w:t>
        </w:r>
      </w:ins>
      <w:r w:rsidRPr="3DEF00A6">
        <w:rPr>
          <w:lang w:val="en-US"/>
        </w:rPr>
        <w:t>Duplicates</w:t>
      </w:r>
      <w:ins w:author="Joshua Routh" w:date="2026-01-19T13:16:00Z" w16du:dateUtc="2026-01-19T13:16:19Z" w:id="264">
        <w:r w:rsidRPr="3DEF00A6" w:rsidR="387F807D">
          <w:rPr>
            <w:lang w:val="en-US"/>
          </w:rPr>
          <w:t xml:space="preserve"> Received’, including a flow diagram</w:t>
        </w:r>
      </w:ins>
      <w:del w:author="Joshua Routh" w:date="2026-01-19T13:16:00Z" w16du:dateUtc="2026-01-19T13:16:12Z" w:id="265">
        <w:r w:rsidRPr="3DEF00A6" w:rsidDel="698A9AF7" w:rsidR="55AB6CA8">
          <w:rPr>
            <w:lang w:val="en-US"/>
          </w:rPr>
          <w:delText>.</w:delText>
        </w:r>
      </w:del>
    </w:p>
    <w:p w:rsidR="4C432024" w:rsidP="00366661" w:rsidRDefault="55AB6CA8" w14:paraId="39E3B2E6" w14:textId="46A0D76B">
      <w:pPr>
        <w:pStyle w:val="ListParagraph"/>
        <w:numPr>
          <w:ilvl w:val="0"/>
          <w:numId w:val="54"/>
        </w:numPr>
        <w:rPr>
          <w:lang w:val="en-US"/>
        </w:rPr>
      </w:pPr>
      <w:r w:rsidRPr="19659DE0">
        <w:rPr>
          <w:lang w:val="en-US"/>
        </w:rPr>
        <w:t>The c</w:t>
      </w:r>
      <w:r w:rsidRPr="19659DE0" w:rsidR="69F37D98">
        <w:rPr>
          <w:lang w:val="en-US"/>
        </w:rPr>
        <w:t>omment thread</w:t>
      </w:r>
      <w:r w:rsidRPr="19659DE0" w:rsidR="3CF6CBF4">
        <w:rPr>
          <w:lang w:val="en-US"/>
        </w:rPr>
        <w:t xml:space="preserve"> is on the content item, not the version</w:t>
      </w:r>
    </w:p>
    <w:p w:rsidR="4C432024" w:rsidP="00366661" w:rsidRDefault="69F37D98" w14:paraId="6756CEF0" w14:textId="7BDA6AC7">
      <w:pPr>
        <w:pStyle w:val="ListParagraph"/>
        <w:numPr>
          <w:ilvl w:val="0"/>
          <w:numId w:val="54"/>
        </w:numPr>
        <w:rPr>
          <w:lang w:val="en-US"/>
        </w:rPr>
      </w:pPr>
      <w:r w:rsidRPr="19659DE0">
        <w:rPr>
          <w:lang w:val="en-US"/>
        </w:rPr>
        <w:t xml:space="preserve">The publisher who uploaded the content </w:t>
      </w:r>
      <w:r w:rsidRPr="19659DE0" w:rsidR="461C8CC0">
        <w:rPr>
          <w:lang w:val="en-US"/>
        </w:rPr>
        <w:t xml:space="preserve">and LDL staff </w:t>
      </w:r>
      <w:r w:rsidRPr="19659DE0">
        <w:rPr>
          <w:lang w:val="en-US"/>
        </w:rPr>
        <w:t>will be able to</w:t>
      </w:r>
    </w:p>
    <w:p w:rsidR="4C432024" w:rsidP="00366661" w:rsidRDefault="4C432024" w14:paraId="1708BFE8" w14:textId="182D6DFF">
      <w:pPr>
        <w:pStyle w:val="ListParagraph"/>
        <w:numPr>
          <w:ilvl w:val="1"/>
          <w:numId w:val="54"/>
        </w:numPr>
        <w:rPr>
          <w:lang w:val="en-US"/>
        </w:rPr>
      </w:pPr>
      <w:r w:rsidRPr="67A8C63F">
        <w:rPr>
          <w:lang w:val="en-US"/>
        </w:rPr>
        <w:t>Download and view the metadata of any version, in perpetuity</w:t>
      </w:r>
    </w:p>
    <w:p w:rsidR="4C432024" w:rsidP="00366661" w:rsidRDefault="4C432024" w14:paraId="4D14C39C" w14:textId="083883D3">
      <w:pPr>
        <w:pStyle w:val="ListParagraph"/>
        <w:numPr>
          <w:ilvl w:val="2"/>
          <w:numId w:val="54"/>
        </w:numPr>
        <w:rPr>
          <w:lang w:val="en-US"/>
        </w:rPr>
      </w:pPr>
      <w:r w:rsidRPr="67A8C63F">
        <w:rPr>
          <w:lang w:val="en-US"/>
        </w:rPr>
        <w:t>This addresses the RfP ID 3.1.3f, ‘Publisher metadata download’</w:t>
      </w:r>
    </w:p>
    <w:p w:rsidR="4C432024" w:rsidP="00366661" w:rsidRDefault="4C432024" w14:paraId="62F196B7" w14:textId="5EC9E850">
      <w:pPr>
        <w:pStyle w:val="ListParagraph"/>
        <w:numPr>
          <w:ilvl w:val="1"/>
          <w:numId w:val="54"/>
        </w:numPr>
        <w:rPr>
          <w:lang w:val="en-US"/>
        </w:rPr>
      </w:pPr>
      <w:r w:rsidRPr="67A8C63F">
        <w:rPr>
          <w:lang w:val="en-US"/>
        </w:rPr>
        <w:t>Download and view content file of the original or latest version, in perpetuity</w:t>
      </w:r>
    </w:p>
    <w:p w:rsidR="4C432024" w:rsidP="00366661" w:rsidRDefault="2C72D769" w14:paraId="469568C4" w14:textId="52CCE7F7">
      <w:pPr>
        <w:pStyle w:val="ListParagraph"/>
        <w:numPr>
          <w:ilvl w:val="1"/>
          <w:numId w:val="54"/>
        </w:numPr>
        <w:rPr>
          <w:ins w:author="Joshua Routh" w:date="2026-01-19T13:17:00Z" w16du:dateUtc="2026-01-19T13:17:32Z" w:id="266"/>
          <w:lang w:val="en-US"/>
        </w:rPr>
      </w:pPr>
      <w:commentRangeStart w:id="267"/>
      <w:commentRangeStart w:id="268"/>
      <w:commentRangeStart w:id="269"/>
      <w:r w:rsidRPr="3DEF00A6">
        <w:rPr>
          <w:lang w:val="en-US"/>
        </w:rPr>
        <w:t>Download</w:t>
      </w:r>
      <w:commentRangeEnd w:id="267"/>
      <w:r w:rsidRPr="3DEF00A6" w:rsidR="4C432024">
        <w:rPr>
          <w:rStyle w:val="CommentReference"/>
          <w:sz w:val="18"/>
          <w:szCs w:val="18"/>
          <w:lang w:val="en-US"/>
        </w:rPr>
        <w:commentReference w:id="267"/>
      </w:r>
      <w:commentRangeEnd w:id="268"/>
      <w:r>
        <w:rPr>
          <w:rStyle w:val="CommentReference"/>
        </w:rPr>
        <w:commentReference w:id="268"/>
      </w:r>
      <w:commentRangeEnd w:id="269"/>
      <w:r>
        <w:rPr>
          <w:rStyle w:val="CommentReference"/>
        </w:rPr>
        <w:commentReference w:id="269"/>
      </w:r>
      <w:r w:rsidRPr="3DEF00A6">
        <w:rPr>
          <w:lang w:val="en-US"/>
        </w:rPr>
        <w:t xml:space="preserve"> and view the content file of any version, until 6 months have elapsed after the version has been uploaded, after which the content file will be permanently deleted from the HighWire system</w:t>
      </w:r>
    </w:p>
    <w:p w:rsidR="5CD94CE8" w:rsidRDefault="5CD94CE8" w14:paraId="6B5D05C7" w14:textId="2A42D9C5">
      <w:pPr>
        <w:pStyle w:val="ListParagraph"/>
        <w:numPr>
          <w:ilvl w:val="2"/>
          <w:numId w:val="54"/>
        </w:numPr>
        <w:rPr>
          <w:lang w:val="en-US"/>
        </w:rPr>
        <w:pPrChange w:author="Joshua Routh" w:date="2026-01-19T13:17:00Z" w:id="270">
          <w:pPr>
            <w:pStyle w:val="ListParagraph"/>
            <w:numPr>
              <w:ilvl w:val="1"/>
              <w:numId w:val="54"/>
            </w:numPr>
            <w:ind w:left="1440" w:hanging="360"/>
          </w:pPr>
        </w:pPrChange>
      </w:pPr>
      <w:ins w:author="Joshua Routh" w:date="2026-01-19T13:17:00Z" w16du:dateUtc="2026-01-19T13:17:58Z" w:id="271">
        <w:r w:rsidRPr="3DEF00A6">
          <w:rPr>
            <w:lang w:val="en-US"/>
          </w:rPr>
          <w:t xml:space="preserve">This 6 month rule will not be turned on at launch, or until the LDLs have approved it. This is because </w:t>
        </w:r>
      </w:ins>
      <w:ins w:author="Joshua Routh" w:date="2026-01-19T13:18:00Z" w16du:dateUtc="2026-01-19T13:18:45Z" w:id="272">
        <w:r w:rsidRPr="3DEF00A6">
          <w:rPr>
            <w:lang w:val="en-US"/>
          </w:rPr>
          <w:t>the LDLs need to have completed the preservation solution before HighWire delete any data</w:t>
        </w:r>
        <w:r w:rsidRPr="3DEF00A6" w:rsidR="209923AE">
          <w:rPr>
            <w:lang w:val="en-US"/>
          </w:rPr>
          <w:t>. The preservation solution is out of scope for this project.</w:t>
        </w:r>
      </w:ins>
    </w:p>
    <w:p w:rsidR="67A8C63F" w:rsidP="00366661" w:rsidRDefault="43E90698" w14:paraId="63FE8237" w14:textId="0D659D46">
      <w:pPr>
        <w:pStyle w:val="ListParagraph"/>
        <w:numPr>
          <w:ilvl w:val="0"/>
          <w:numId w:val="54"/>
        </w:numPr>
        <w:spacing w:after="0"/>
        <w:rPr>
          <w:ins w:author="Joshua Routh" w:date="2026-01-19T13:19:00Z" w16du:dateUtc="2026-01-19T13:19:17Z" w:id="273"/>
          <w:lang w:val="en-US"/>
        </w:rPr>
      </w:pPr>
      <w:r w:rsidRPr="0D9520A5">
        <w:rPr>
          <w:lang w:val="en-US"/>
        </w:rPr>
        <w:t xml:space="preserve">Users of the Content Display Portal will only be able to view the latest version of the metadata and </w:t>
      </w:r>
      <w:commentRangeStart w:id="274"/>
      <w:commentRangeStart w:id="275"/>
      <w:commentRangeStart w:id="276"/>
      <w:commentRangeStart w:id="277"/>
      <w:commentRangeStart w:id="278"/>
      <w:r w:rsidRPr="0D9520A5">
        <w:rPr>
          <w:lang w:val="en-US"/>
        </w:rPr>
        <w:t>content file</w:t>
      </w:r>
      <w:ins w:author="Joshua Routh" w:date="2026-01-19T13:19:00Z" w16du:dateUtc="2026-01-19T13:19:16Z" w:id="279">
        <w:r w:rsidRPr="0D9520A5" w:rsidR="60A0D058">
          <w:rPr>
            <w:lang w:val="en-US"/>
          </w:rPr>
          <w:t>.</w:t>
        </w:r>
      </w:ins>
      <w:commentRangeEnd w:id="274"/>
      <w:r w:rsidR="4BDAF691">
        <w:rPr>
          <w:rStyle w:val="CommentReference"/>
          <w:sz w:val="18"/>
          <w:szCs w:val="18"/>
          <w:lang w:val="en-US"/>
        </w:rPr>
        <w:commentReference w:id="274"/>
      </w:r>
      <w:commentRangeEnd w:id="275"/>
      <w:r>
        <w:rPr>
          <w:rStyle w:val="CommentReference"/>
        </w:rPr>
        <w:commentReference w:id="275"/>
      </w:r>
      <w:commentRangeEnd w:id="276"/>
      <w:r>
        <w:rPr>
          <w:rStyle w:val="CommentReference"/>
        </w:rPr>
        <w:commentReference w:id="276"/>
      </w:r>
      <w:commentRangeEnd w:id="277"/>
      <w:r>
        <w:rPr>
          <w:rStyle w:val="CommentReference"/>
        </w:rPr>
        <w:commentReference w:id="277"/>
      </w:r>
      <w:commentRangeEnd w:id="278"/>
      <w:r>
        <w:rPr>
          <w:rStyle w:val="CommentReference"/>
        </w:rPr>
        <w:commentReference w:id="278"/>
      </w:r>
    </w:p>
    <w:p w:rsidR="5941778B" w:rsidRDefault="2A4143AC" w14:paraId="54C89EB2" w14:textId="37BE109C">
      <w:pPr>
        <w:pStyle w:val="ListParagraph"/>
        <w:numPr>
          <w:ilvl w:val="1"/>
          <w:numId w:val="54"/>
        </w:numPr>
        <w:spacing w:after="0"/>
        <w:rPr>
          <w:lang w:val="en-US"/>
        </w:rPr>
        <w:pPrChange w:author="Joshua Routh" w:date="2026-01-19T13:19:00Z" w:id="280">
          <w:pPr>
            <w:pStyle w:val="ListParagraph"/>
            <w:numPr>
              <w:numId w:val="54"/>
            </w:numPr>
            <w:spacing w:after="0"/>
            <w:ind w:hanging="360"/>
          </w:pPr>
        </w:pPrChange>
      </w:pPr>
      <w:ins w:author="Joshua Routh" w:date="2026-01-19T13:19:00Z" w16du:dateUtc="2026-01-19T13:19:27Z" w:id="281">
        <w:r w:rsidRPr="0D9520A5">
          <w:rPr>
            <w:lang w:val="en-US"/>
          </w:rPr>
          <w:t xml:space="preserve">The only exception to this is the ’Other material‘ content type, which will allow Content Display Portal users to see </w:t>
        </w:r>
      </w:ins>
      <w:r w:rsidRPr="0D9520A5" w:rsidR="5E3A0CCA">
        <w:rPr>
          <w:lang w:val="en-US"/>
        </w:rPr>
        <w:t xml:space="preserve">all deposited </w:t>
      </w:r>
      <w:ins w:author="Joshua Routh" w:date="2026-01-19T13:19:00Z" w16du:dateUtc="2026-01-19T13:19:58Z" w:id="282">
        <w:r w:rsidRPr="0D9520A5">
          <w:rPr>
            <w:lang w:val="en-US"/>
          </w:rPr>
          <w:t>versions</w:t>
        </w:r>
      </w:ins>
      <w:ins w:author="Joshua Routh" w:date="2026-01-19T13:20:00Z" w16du:dateUtc="2026-01-19T13:20:12Z" w:id="283">
        <w:r w:rsidRPr="0D9520A5">
          <w:rPr>
            <w:lang w:val="en-US"/>
          </w:rPr>
          <w:t>.</w:t>
        </w:r>
      </w:ins>
    </w:p>
    <w:p w:rsidR="27FF8445" w:rsidP="059AE98A" w:rsidRDefault="27FF8445" w14:paraId="28886173" w14:textId="1555DE61">
      <w:pPr>
        <w:pStyle w:val="paragraph"/>
        <w:spacing w:before="0" w:beforeAutospacing="0" w:after="0" w:afterAutospacing="0"/>
        <w:rPr>
          <w:rStyle w:val="eop"/>
          <w:rFonts w:ascii="Calibri" w:hAnsi="Calibri" w:cs="Calibri"/>
          <w:color w:val="000000" w:themeColor="text1"/>
        </w:rPr>
      </w:pPr>
    </w:p>
    <w:p w:rsidR="059AE98A" w:rsidP="059AE98A" w:rsidRDefault="059AE98A" w14:paraId="23D74A30" w14:textId="0083410E">
      <w:pPr>
        <w:pStyle w:val="paragraph"/>
        <w:spacing w:before="0" w:beforeAutospacing="0" w:after="0" w:afterAutospacing="0"/>
        <w:rPr>
          <w:rStyle w:val="eop"/>
          <w:rFonts w:ascii="Calibri" w:hAnsi="Calibri" w:cs="Calibri"/>
          <w:color w:val="000000" w:themeColor="text1"/>
        </w:rPr>
      </w:pPr>
    </w:p>
    <w:p w:rsidR="18F0F828" w:rsidP="27FF8445" w:rsidRDefault="1CAFEF78" w14:paraId="3969607B" w14:textId="550A0A23">
      <w:pPr>
        <w:pStyle w:val="Heading2"/>
        <w:rPr>
          <w:rStyle w:val="eop"/>
          <w:color w:val="000000" w:themeColor="text1"/>
        </w:rPr>
      </w:pPr>
      <w:bookmarkStart w:name="_Toc216334981" w:id="284"/>
      <w:bookmarkStart w:name="_Toc216335034" w:id="285"/>
      <w:bookmarkStart w:name="_Toc890900428" w:id="286"/>
      <w:bookmarkStart w:name="_Toc751910641" w:id="287"/>
      <w:bookmarkStart w:name="_Toc949384333" w:id="288"/>
      <w:bookmarkStart w:name="_Toc1928521070" w:id="289"/>
      <w:bookmarkStart w:name="_Toc141390467" w:id="290"/>
      <w:bookmarkStart w:name="_Toc1121399452" w:id="291"/>
      <w:commentRangeStart w:id="292"/>
      <w:commentRangeStart w:id="293"/>
      <w:commentRangeStart w:id="294"/>
      <w:r>
        <w:t>Reporting data</w:t>
      </w:r>
      <w:bookmarkEnd w:id="284"/>
      <w:bookmarkEnd w:id="285"/>
      <w:bookmarkEnd w:id="286"/>
      <w:bookmarkEnd w:id="287"/>
      <w:bookmarkEnd w:id="288"/>
      <w:bookmarkEnd w:id="289"/>
      <w:bookmarkEnd w:id="290"/>
      <w:bookmarkEnd w:id="291"/>
      <w:r>
        <w:t xml:space="preserve"> </w:t>
      </w:r>
      <w:commentRangeEnd w:id="292"/>
      <w:r w:rsidR="29A23A59">
        <w:rPr>
          <w:rStyle w:val="CommentReference"/>
          <w:color w:val="000000" w:themeColor="text1"/>
          <w:sz w:val="26"/>
          <w:szCs w:val="26"/>
        </w:rPr>
        <w:commentReference w:id="292"/>
      </w:r>
      <w:commentRangeEnd w:id="293"/>
      <w:r>
        <w:rPr>
          <w:rStyle w:val="CommentReference"/>
        </w:rPr>
        <w:commentReference w:id="293"/>
      </w:r>
      <w:commentRangeEnd w:id="294"/>
      <w:r>
        <w:rPr>
          <w:rStyle w:val="CommentReference"/>
        </w:rPr>
        <w:commentReference w:id="294"/>
      </w:r>
    </w:p>
    <w:p w:rsidR="6DC59397" w:rsidP="27FF8445" w:rsidRDefault="178D28C6" w14:paraId="2346A62A" w14:textId="0E069502">
      <w:commentRangeStart w:id="295"/>
      <w:commentRangeStart w:id="296"/>
      <w:commentRangeStart w:id="297"/>
      <w:commentRangeStart w:id="298"/>
      <w:commentRangeStart w:id="299"/>
      <w:r>
        <w:t xml:space="preserve">Usage information </w:t>
      </w:r>
      <w:commentRangeEnd w:id="295"/>
      <w:r w:rsidR="7AA420C5">
        <w:rPr>
          <w:rStyle w:val="CommentReference"/>
          <w:sz w:val="18"/>
          <w:szCs w:val="18"/>
        </w:rPr>
        <w:commentReference w:id="295"/>
      </w:r>
      <w:commentRangeEnd w:id="296"/>
      <w:r>
        <w:rPr>
          <w:rStyle w:val="CommentReference"/>
        </w:rPr>
        <w:commentReference w:id="296"/>
      </w:r>
      <w:commentRangeEnd w:id="297"/>
      <w:r>
        <w:rPr>
          <w:rStyle w:val="CommentReference"/>
        </w:rPr>
        <w:commentReference w:id="297"/>
      </w:r>
      <w:commentRangeEnd w:id="298"/>
      <w:r>
        <w:rPr>
          <w:rStyle w:val="CommentReference"/>
        </w:rPr>
        <w:commentReference w:id="298"/>
      </w:r>
      <w:commentRangeEnd w:id="299"/>
      <w:r>
        <w:rPr>
          <w:rStyle w:val="CommentReference"/>
        </w:rPr>
        <w:commentReference w:id="299"/>
      </w:r>
      <w:r>
        <w:t xml:space="preserve">will be sent </w:t>
      </w:r>
      <w:r w:rsidR="7CF486D5">
        <w:t>from the Content Display Portal to the Publisher Submissions Portal</w:t>
      </w:r>
      <w:r w:rsidR="57A43AAB">
        <w:t>, so that LDL Staff can view usage information.</w:t>
      </w:r>
    </w:p>
    <w:p w:rsidR="5E90C6E0" w:rsidP="27FF8445" w:rsidRDefault="5E90C6E0" w14:paraId="7CD85AD7" w14:textId="79295EE3">
      <w:r>
        <w:t>The data will be sent as a daily delivery, and will include:</w:t>
      </w:r>
    </w:p>
    <w:p w:rsidR="27FF8445" w:rsidP="0D9520A5" w:rsidRDefault="1E71D402" w14:paraId="10182830" w14:textId="589D078B">
      <w:pPr>
        <w:pStyle w:val="ListParagraph"/>
        <w:numPr>
          <w:ilvl w:val="0"/>
          <w:numId w:val="48"/>
        </w:numPr>
        <w:rPr>
          <w:ins w:author="Joshua Routh" w:date="2026-01-27T10:14:00Z" w16du:dateUtc="2026-01-27T10:14:28Z" w:id="300"/>
          <w:lang w:val="en-US"/>
        </w:rPr>
      </w:pPr>
      <w:r w:rsidRPr="0D9520A5">
        <w:rPr>
          <w:lang w:val="en-US"/>
        </w:rPr>
        <w:t xml:space="preserve">Title, Content type, Parent content, Publisher, Language, Publisher country, </w:t>
      </w:r>
    </w:p>
    <w:p w:rsidR="27FF8445" w:rsidP="0D9520A5" w:rsidRDefault="1E71D402" w14:paraId="26FD0DFC" w14:textId="0D03D0B8">
      <w:pPr>
        <w:pStyle w:val="ListParagraph"/>
        <w:numPr>
          <w:ilvl w:val="0"/>
          <w:numId w:val="48"/>
        </w:numPr>
        <w:rPr>
          <w:ins w:author="Joshua Routh" w:date="2026-01-27T10:14:00Z" w16du:dateUtc="2026-01-27T10:14:35Z" w:id="301"/>
          <w:lang w:val="en-US"/>
        </w:rPr>
      </w:pPr>
      <w:r w:rsidRPr="0D9520A5">
        <w:rPr>
          <w:lang w:val="en-US"/>
        </w:rPr>
        <w:t xml:space="preserve">Accesses </w:t>
      </w:r>
      <w:r w:rsidRPr="0D9520A5" w:rsidR="550F0F1D">
        <w:rPr>
          <w:lang w:val="en-US"/>
        </w:rPr>
        <w:t xml:space="preserve">since last access deposit </w:t>
      </w:r>
      <w:r w:rsidRPr="0D9520A5" w:rsidR="7B9B5BF5">
        <w:rPr>
          <w:lang w:val="en-US"/>
        </w:rPr>
        <w:t>per LDL location</w:t>
      </w:r>
      <w:ins w:author="Joshua Routh" w:date="2026-01-27T10:11:00Z" w16du:dateUtc="2026-01-27T10:11:58Z" w:id="302">
        <w:r w:rsidRPr="0D9520A5" w:rsidR="759599F1">
          <w:rPr>
            <w:lang w:val="en-US"/>
          </w:rPr>
          <w:t xml:space="preserve">, turnaways since </w:t>
        </w:r>
      </w:ins>
      <w:ins w:author="Joshua Routh" w:date="2026-01-27T10:12:00Z" w16du:dateUtc="2026-01-27T10:12:04Z" w:id="303">
        <w:r w:rsidRPr="0D9520A5" w:rsidR="759599F1">
          <w:rPr>
            <w:lang w:val="en-US"/>
          </w:rPr>
          <w:t>last access deposit</w:t>
        </w:r>
      </w:ins>
    </w:p>
    <w:p w:rsidR="798C7FA4" w:rsidRDefault="798C7FA4" w14:paraId="6F0F1FAE" w14:textId="276CB0D2">
      <w:pPr>
        <w:pStyle w:val="ListParagraph"/>
        <w:numPr>
          <w:ilvl w:val="1"/>
          <w:numId w:val="48"/>
        </w:numPr>
        <w:rPr>
          <w:lang w:val="en-US"/>
        </w:rPr>
        <w:pPrChange w:author="Joshua Routh" w:date="2026-01-27T10:14:00Z" w:id="304">
          <w:pPr>
            <w:pStyle w:val="ListParagraph"/>
            <w:numPr>
              <w:numId w:val="48"/>
            </w:numPr>
            <w:ind w:hanging="360"/>
          </w:pPr>
        </w:pPrChange>
      </w:pPr>
      <w:ins w:author="Joshua Routh" w:date="2026-01-27T10:14:00Z" w16du:dateUtc="2026-01-27T10:14:57Z" w:id="305">
        <w:r w:rsidRPr="0D9520A5">
          <w:rPr>
            <w:lang w:val="en-US"/>
          </w:rPr>
          <w:t>A ‘turnaway’ is defined as when a user attempts to access the content, but it is already in use by another user</w:t>
        </w:r>
      </w:ins>
      <w:ins w:author="Joshua Routh" w:date="2026-01-27T10:15:00Z" w16du:dateUtc="2026-01-27T10:15:04Z" w:id="306">
        <w:r w:rsidRPr="0D9520A5">
          <w:rPr>
            <w:lang w:val="en-US"/>
          </w:rPr>
          <w:t>, so they are turned away</w:t>
        </w:r>
      </w:ins>
    </w:p>
    <w:p w:rsidR="167DFC8C" w:rsidRDefault="167DFC8C" w14:paraId="58DA345B" w14:textId="376EB51F">
      <w:pPr>
        <w:rPr>
          <w:ins w:author="Joshua Routh" w:date="2026-01-19T13:28:00Z" w16du:dateUtc="2026-01-19T13:28:34Z" w:id="307"/>
        </w:rPr>
      </w:pPr>
      <w:ins w:author="Joshua Routh" w:date="2026-01-19T13:28:00Z" w16du:dateUtc="2026-01-19T13:28:49Z" w:id="308">
        <w:r>
          <w:t>Please see ‘Content dashboard’ for how this data is presented to the user</w:t>
        </w:r>
      </w:ins>
    </w:p>
    <w:p w:rsidR="72FFDE0C" w:rsidP="5FC4D073" w:rsidRDefault="72FFDE0C" w14:paraId="71E56358" w14:textId="65EBC6EF">
      <w:r w:rsidRPr="5FC4D073">
        <w:t>Technical note</w:t>
      </w:r>
      <w:r w:rsidRPr="5FC4D073" w:rsidR="2A73D699">
        <w:t>s</w:t>
      </w:r>
      <w:r w:rsidRPr="5FC4D073">
        <w:t xml:space="preserve">: </w:t>
      </w:r>
    </w:p>
    <w:p w:rsidR="72FFDE0C" w:rsidP="5FC4D073" w:rsidRDefault="09B9BAEA" w14:paraId="117A6ECE" w14:textId="7217002A">
      <w:pPr>
        <w:rPr>
          <w:lang w:val="en-US"/>
        </w:rPr>
      </w:pPr>
      <w:r w:rsidRPr="3DEF00A6">
        <w:rPr>
          <w:lang w:val="en-US"/>
        </w:rPr>
        <w:t xml:space="preserve">The Content Display Portal will not store the </w:t>
      </w:r>
      <w:commentRangeStart w:id="309"/>
      <w:commentRangeStart w:id="310"/>
      <w:commentRangeStart w:id="311"/>
      <w:r w:rsidRPr="3DEF00A6">
        <w:rPr>
          <w:lang w:val="en-US"/>
        </w:rPr>
        <w:t>usage analytics itself</w:t>
      </w:r>
      <w:r w:rsidRPr="3DEF00A6" w:rsidR="35E03116">
        <w:rPr>
          <w:lang w:val="en-US"/>
        </w:rPr>
        <w:t>.</w:t>
      </w:r>
      <w:commentRangeEnd w:id="309"/>
      <w:r w:rsidRPr="3DEF00A6" w:rsidR="72FFDE0C">
        <w:rPr>
          <w:rStyle w:val="CommentReference"/>
          <w:sz w:val="18"/>
          <w:szCs w:val="18"/>
          <w:lang w:val="en-US"/>
        </w:rPr>
        <w:commentReference w:id="309"/>
      </w:r>
      <w:commentRangeEnd w:id="310"/>
      <w:r>
        <w:rPr>
          <w:rStyle w:val="CommentReference"/>
        </w:rPr>
        <w:commentReference w:id="310"/>
      </w:r>
      <w:commentRangeEnd w:id="311"/>
      <w:r>
        <w:rPr>
          <w:rStyle w:val="CommentReference"/>
        </w:rPr>
        <w:commentReference w:id="311"/>
      </w:r>
      <w:r w:rsidRPr="3DEF00A6" w:rsidR="35E03116">
        <w:rPr>
          <w:lang w:val="en-US"/>
        </w:rPr>
        <w:t xml:space="preserve"> It will only store the latest batch of accesses. The Publisher Submissions Portal will be the permanent store of usage information.</w:t>
      </w:r>
    </w:p>
    <w:p w:rsidR="36F55E08" w:rsidP="5FC4D073" w:rsidRDefault="36F55E08" w14:paraId="3124D263" w14:textId="0B3A9E83">
      <w:pPr>
        <w:rPr>
          <w:lang w:val="en-US"/>
        </w:rPr>
      </w:pPr>
      <w:r w:rsidRPr="5FC4D073">
        <w:rPr>
          <w:lang w:val="en-US"/>
        </w:rPr>
        <w:t>If there is a technical issue preventing the usage information from being sent each day, the Content Display Portal will store the usage information until it is able to be sent successfully.</w:t>
      </w:r>
    </w:p>
    <w:p w:rsidR="39E76213" w:rsidP="19659DE0" w:rsidRDefault="39E76213" w14:paraId="26BF34E7" w14:textId="57EAB52C">
      <w:pPr>
        <w:pStyle w:val="paragraph"/>
        <w:spacing w:before="0" w:beforeAutospacing="0" w:after="0" w:afterAutospacing="0"/>
        <w:rPr>
          <w:rStyle w:val="eop"/>
          <w:rFonts w:ascii="Calibri" w:hAnsi="Calibri" w:cs="Calibri"/>
          <w:color w:val="000000" w:themeColor="text1"/>
        </w:rPr>
      </w:pPr>
    </w:p>
    <w:p w:rsidR="19659DE0" w:rsidP="19659DE0" w:rsidRDefault="19659DE0" w14:paraId="3C7465DC" w14:textId="5EFF66ED">
      <w:pPr>
        <w:pStyle w:val="paragraph"/>
        <w:spacing w:before="0" w:beforeAutospacing="0" w:after="0" w:afterAutospacing="0"/>
        <w:rPr>
          <w:rStyle w:val="eop"/>
          <w:rFonts w:ascii="Calibri" w:hAnsi="Calibri" w:cs="Calibri"/>
          <w:color w:val="000000" w:themeColor="text1"/>
        </w:rPr>
      </w:pPr>
    </w:p>
    <w:p w:rsidR="39E76213" w:rsidP="5FC4D073" w:rsidRDefault="0BACA1EC" w14:paraId="0F3F0830" w14:textId="7AE1D45E">
      <w:pPr>
        <w:pStyle w:val="Heading2"/>
      </w:pPr>
      <w:bookmarkStart w:name="_Toc216334982" w:id="312"/>
      <w:bookmarkStart w:name="_Toc216335035" w:id="313"/>
      <w:bookmarkStart w:name="_Toc1016331047" w:id="314"/>
      <w:bookmarkStart w:name="_Toc1342739376" w:id="315"/>
      <w:bookmarkStart w:name="_Toc542028788" w:id="316"/>
      <w:bookmarkStart w:name="_Toc1395703387" w:id="317"/>
      <w:bookmarkStart w:name="_Toc1039009261" w:id="318"/>
      <w:bookmarkStart w:name="_Toc1620204207" w:id="319"/>
      <w:r>
        <w:t>URL structure</w:t>
      </w:r>
      <w:bookmarkEnd w:id="312"/>
      <w:bookmarkEnd w:id="313"/>
      <w:bookmarkEnd w:id="314"/>
      <w:bookmarkEnd w:id="315"/>
      <w:bookmarkEnd w:id="316"/>
      <w:bookmarkEnd w:id="317"/>
      <w:bookmarkEnd w:id="318"/>
      <w:bookmarkEnd w:id="319"/>
    </w:p>
    <w:p w:rsidR="39E76213" w:rsidP="5FC4D073" w:rsidRDefault="633593D2" w14:paraId="3ED83987" w14:textId="37459A8F">
      <w:r>
        <w:t xml:space="preserve">The base URL will be </w:t>
      </w:r>
      <w:r w:rsidR="3B151AD8">
        <w:t xml:space="preserve">defined by </w:t>
      </w:r>
      <w:commentRangeStart w:id="320"/>
      <w:commentRangeStart w:id="321"/>
      <w:commentRangeStart w:id="322"/>
      <w:commentRangeStart w:id="323"/>
      <w:commentRangeStart w:id="324"/>
      <w:commentRangeStart w:id="325"/>
      <w:r w:rsidR="3B151AD8">
        <w:t>the LDLs, on a DNS owned by them</w:t>
      </w:r>
      <w:commentRangeEnd w:id="320"/>
      <w:r w:rsidR="344DD11F">
        <w:rPr>
          <w:rStyle w:val="CommentReference"/>
          <w:sz w:val="18"/>
          <w:szCs w:val="18"/>
        </w:rPr>
        <w:commentReference w:id="320"/>
      </w:r>
      <w:commentRangeEnd w:id="321"/>
      <w:r>
        <w:rPr>
          <w:rStyle w:val="CommentReference"/>
        </w:rPr>
        <w:commentReference w:id="321"/>
      </w:r>
      <w:commentRangeEnd w:id="322"/>
      <w:r>
        <w:rPr>
          <w:rStyle w:val="CommentReference"/>
        </w:rPr>
        <w:commentReference w:id="322"/>
      </w:r>
      <w:commentRangeEnd w:id="323"/>
      <w:r>
        <w:rPr>
          <w:rStyle w:val="CommentReference"/>
        </w:rPr>
        <w:commentReference w:id="323"/>
      </w:r>
      <w:commentRangeEnd w:id="324"/>
      <w:r>
        <w:rPr>
          <w:rStyle w:val="CommentReference"/>
        </w:rPr>
        <w:commentReference w:id="324"/>
      </w:r>
      <w:commentRangeEnd w:id="325"/>
      <w:r>
        <w:rPr>
          <w:rStyle w:val="CommentReference"/>
        </w:rPr>
        <w:commentReference w:id="325"/>
      </w:r>
      <w:r w:rsidR="3B151AD8">
        <w:t>.</w:t>
      </w:r>
    </w:p>
    <w:p w:rsidR="39E76213" w:rsidP="5FC4D073" w:rsidRDefault="0BACA1EC" w14:paraId="727EF3D7" w14:textId="06A5A844">
      <w:r>
        <w:t>The URL structure will be:</w:t>
      </w:r>
    </w:p>
    <w:p w:rsidR="39E76213" w:rsidP="00366661" w:rsidRDefault="0BACA1EC" w14:paraId="320F1553" w14:textId="49BE60F8">
      <w:pPr>
        <w:pStyle w:val="ListParagraph"/>
        <w:numPr>
          <w:ilvl w:val="0"/>
          <w:numId w:val="39"/>
        </w:numPr>
        <w:rPr>
          <w:lang w:val="en-US"/>
        </w:rPr>
      </w:pPr>
      <w:r w:rsidRPr="19659DE0">
        <w:rPr>
          <w:lang w:val="en-US"/>
        </w:rPr>
        <w:t>[base URL]/content/[content type name]/[HW</w:t>
      </w:r>
      <w:r w:rsidRPr="19659DE0" w:rsidR="4D2B8790">
        <w:rPr>
          <w:lang w:val="en-US"/>
        </w:rPr>
        <w:t xml:space="preserve"> </w:t>
      </w:r>
      <w:r w:rsidRPr="19659DE0" w:rsidR="666A4B43">
        <w:rPr>
          <w:lang w:val="en-US"/>
        </w:rPr>
        <w:t>C</w:t>
      </w:r>
      <w:r w:rsidRPr="19659DE0" w:rsidR="4D2B8790">
        <w:rPr>
          <w:lang w:val="en-US"/>
        </w:rPr>
        <w:t>ontent ID</w:t>
      </w:r>
      <w:r w:rsidRPr="19659DE0" w:rsidR="34ADED9F">
        <w:rPr>
          <w:lang w:val="en-US"/>
        </w:rPr>
        <w:t>,</w:t>
      </w:r>
      <w:r w:rsidRPr="19659DE0" w:rsidR="57B63531">
        <w:rPr>
          <w:lang w:val="en-US"/>
        </w:rPr>
        <w:t xml:space="preserve"> eg of book or journal</w:t>
      </w:r>
      <w:r w:rsidRPr="19659DE0">
        <w:rPr>
          <w:lang w:val="en-US"/>
        </w:rPr>
        <w:t>]</w:t>
      </w:r>
      <w:r w:rsidRPr="19659DE0" w:rsidR="55A2CA52">
        <w:rPr>
          <w:lang w:val="en-US"/>
        </w:rPr>
        <w:t>/[[HW content ID – subtype, eg article]</w:t>
      </w:r>
    </w:p>
    <w:p w:rsidR="39E76213" w:rsidP="00366661" w:rsidRDefault="6A9408E3" w14:paraId="7611CE12" w14:textId="0D606FEF">
      <w:pPr>
        <w:pStyle w:val="ListParagraph"/>
        <w:numPr>
          <w:ilvl w:val="1"/>
          <w:numId w:val="39"/>
        </w:numPr>
        <w:rPr>
          <w:lang w:val="en-US"/>
        </w:rPr>
      </w:pPr>
      <w:r w:rsidRPr="19659DE0">
        <w:rPr>
          <w:lang w:val="en-US"/>
        </w:rPr>
        <w:t>Note that the HW Content ID is being used instead of, for example, ISBN because the HW Content ID is the only identifier to be present for all content.</w:t>
      </w:r>
    </w:p>
    <w:p w:rsidR="67A8C63F" w:rsidP="00366661" w:rsidRDefault="63FEDCEC" w14:paraId="6EE627C3" w14:textId="6DF7CE70">
      <w:pPr>
        <w:pStyle w:val="ListParagraph"/>
        <w:numPr>
          <w:ilvl w:val="1"/>
          <w:numId w:val="39"/>
        </w:numPr>
        <w:spacing w:after="0"/>
        <w:rPr>
          <w:lang w:val="en-US"/>
        </w:rPr>
      </w:pPr>
      <w:r w:rsidRPr="19659DE0">
        <w:rPr>
          <w:lang w:val="en-US"/>
        </w:rPr>
        <w:t>Example: [base URL]/content/books/HWCID1/HWCID2</w:t>
      </w:r>
    </w:p>
    <w:p w:rsidR="67A8C63F" w:rsidP="19659DE0" w:rsidRDefault="67A8C63F" w14:paraId="512E8DB2" w14:textId="2B7C2501">
      <w:pPr>
        <w:pStyle w:val="paragraph"/>
        <w:spacing w:before="0" w:beforeAutospacing="0" w:after="0" w:afterAutospacing="0"/>
        <w:ind w:left="1440"/>
        <w:rPr>
          <w:lang w:val="en-US"/>
        </w:rPr>
      </w:pPr>
    </w:p>
    <w:p w:rsidR="096E0460" w:rsidP="67A8C63F" w:rsidRDefault="1DF20FB7" w14:paraId="565F624D" w14:textId="5EDF15D6">
      <w:pPr>
        <w:pStyle w:val="Heading2"/>
        <w:rPr>
          <w:lang w:val="en-US"/>
        </w:rPr>
      </w:pPr>
      <w:bookmarkStart w:name="_Toc1650608828" w:id="327"/>
      <w:bookmarkStart w:name="_Toc216334983" w:id="328"/>
      <w:bookmarkStart w:name="_Toc216335036" w:id="329"/>
      <w:bookmarkStart w:name="_Toc2001104618" w:id="330"/>
      <w:bookmarkStart w:name="_Toc2034171868" w:id="331"/>
      <w:bookmarkStart w:name="_Toc219472096" w:id="332"/>
      <w:bookmarkStart w:name="_Toc253782123" w:id="333"/>
      <w:bookmarkStart w:name="_Toc1273932510" w:id="334"/>
      <w:r w:rsidRPr="19659DE0">
        <w:rPr>
          <w:lang w:val="en-US"/>
        </w:rPr>
        <w:t>Servers</w:t>
      </w:r>
      <w:bookmarkEnd w:id="327"/>
      <w:r w:rsidRPr="19659DE0">
        <w:rPr>
          <w:lang w:val="en-US"/>
        </w:rPr>
        <w:t xml:space="preserve"> </w:t>
      </w:r>
      <w:bookmarkEnd w:id="328"/>
      <w:bookmarkEnd w:id="329"/>
      <w:bookmarkEnd w:id="330"/>
      <w:bookmarkEnd w:id="331"/>
      <w:bookmarkEnd w:id="332"/>
      <w:bookmarkEnd w:id="333"/>
      <w:bookmarkEnd w:id="334"/>
    </w:p>
    <w:p w:rsidR="096E0460" w:rsidP="19659DE0" w:rsidRDefault="1DF20FB7" w14:paraId="299CCEE5" w14:textId="7B5A9204">
      <w:pPr>
        <w:rPr>
          <w:lang w:val="en-US"/>
        </w:rPr>
      </w:pPr>
      <w:r w:rsidRPr="19659DE0">
        <w:rPr>
          <w:lang w:val="en-US"/>
        </w:rPr>
        <w:t>The HighWire SaaS platform uses cloud-based hosting providers. For this project, all data will be stored and processed in the UK.</w:t>
      </w:r>
    </w:p>
    <w:p w:rsidR="096E0460" w:rsidP="67A8C63F" w:rsidRDefault="096E0460" w14:paraId="57B72ED7" w14:textId="63BF3636">
      <w:pPr>
        <w:spacing w:before="240" w:after="240"/>
        <w:rPr>
          <w:lang w:val="en-US"/>
        </w:rPr>
      </w:pPr>
      <w:r w:rsidRPr="67A8C63F">
        <w:rPr>
          <w:lang w:val="en-US"/>
        </w:rPr>
        <w:t>This addresses initial requirement RfP ID 3.2.3d , ‘NFR: Hosted in UK’</w:t>
      </w:r>
    </w:p>
    <w:p w:rsidR="67A8C63F" w:rsidP="19659DE0" w:rsidRDefault="67A8C63F" w14:paraId="5C081117" w14:textId="4CAA0E6A">
      <w:pPr>
        <w:pStyle w:val="paragraph"/>
        <w:spacing w:before="0" w:beforeAutospacing="0" w:after="0" w:afterAutospacing="0"/>
        <w:rPr>
          <w:rStyle w:val="eop"/>
          <w:rFonts w:ascii="Calibri" w:hAnsi="Calibri" w:cs="Calibri"/>
          <w:color w:val="000000" w:themeColor="text1"/>
        </w:rPr>
      </w:pPr>
    </w:p>
    <w:p w:rsidR="19659DE0" w:rsidP="19659DE0" w:rsidRDefault="19659DE0" w14:paraId="1966BAE9" w14:textId="2C29D6E5">
      <w:pPr>
        <w:pStyle w:val="paragraph"/>
        <w:spacing w:before="0" w:beforeAutospacing="0" w:after="0" w:afterAutospacing="0"/>
        <w:rPr>
          <w:rStyle w:val="eop"/>
          <w:rFonts w:ascii="Calibri" w:hAnsi="Calibri" w:cs="Calibri"/>
          <w:color w:val="000000" w:themeColor="text1"/>
        </w:rPr>
      </w:pPr>
    </w:p>
    <w:p w:rsidR="19659DE0" w:rsidRDefault="19659DE0" w14:paraId="28E5BE46" w14:textId="2A6D15D6">
      <w:r>
        <w:br w:type="page"/>
      </w:r>
    </w:p>
    <w:p w:rsidR="19659DE0" w:rsidP="19659DE0" w:rsidRDefault="19659DE0" w14:paraId="4EC7883A" w14:textId="4538AA42">
      <w:pPr>
        <w:pStyle w:val="paragraph"/>
        <w:spacing w:before="0" w:beforeAutospacing="0" w:after="0" w:afterAutospacing="0"/>
        <w:rPr>
          <w:rStyle w:val="eop"/>
          <w:rFonts w:ascii="Calibri" w:hAnsi="Calibri" w:cs="Calibri"/>
          <w:color w:val="000000" w:themeColor="text1"/>
        </w:rPr>
      </w:pPr>
    </w:p>
    <w:p w:rsidR="7C112566" w:rsidP="39E76213" w:rsidRDefault="793F20A3" w14:paraId="2D89BD92" w14:textId="09748C90">
      <w:pPr>
        <w:pStyle w:val="Heading1"/>
      </w:pPr>
      <w:bookmarkStart w:name="_Toc216334984" w:id="335"/>
      <w:bookmarkStart w:name="_Toc216335037" w:id="336"/>
      <w:bookmarkStart w:name="_Toc994165349" w:id="337"/>
      <w:bookmarkStart w:name="_Toc871616091" w:id="338"/>
      <w:bookmarkStart w:name="_Toc1137194504" w:id="339"/>
      <w:bookmarkStart w:name="_Toc712466672" w:id="340"/>
      <w:bookmarkStart w:name="_Toc995416205" w:id="341"/>
      <w:bookmarkStart w:name="_Toc1521328050" w:id="342"/>
      <w:r>
        <w:t>Functional requirements</w:t>
      </w:r>
      <w:bookmarkEnd w:id="335"/>
      <w:bookmarkEnd w:id="336"/>
      <w:bookmarkEnd w:id="337"/>
      <w:bookmarkEnd w:id="338"/>
      <w:bookmarkEnd w:id="339"/>
      <w:bookmarkEnd w:id="340"/>
      <w:bookmarkEnd w:id="341"/>
      <w:bookmarkEnd w:id="342"/>
    </w:p>
    <w:p w:rsidR="19659DE0" w:rsidP="19659DE0" w:rsidRDefault="19659DE0" w14:paraId="57D3E012" w14:textId="7151344F">
      <w:pPr>
        <w:spacing w:after="0"/>
        <w:ind w:left="720" w:hanging="360"/>
        <w:rPr>
          <w:rStyle w:val="eop"/>
          <w:rFonts w:ascii="Calibri" w:hAnsi="Calibri" w:cs="Calibri"/>
        </w:rPr>
      </w:pPr>
    </w:p>
    <w:p w:rsidR="39E76213" w:rsidP="5FC4D073" w:rsidRDefault="59780A34" w14:paraId="52832411" w14:textId="164F1A47">
      <w:pPr>
        <w:pStyle w:val="Heading2"/>
      </w:pPr>
      <w:bookmarkStart w:name="_Toc216334985" w:id="343"/>
      <w:bookmarkStart w:name="_Toc216335038" w:id="344"/>
      <w:bookmarkStart w:name="_Toc1015268317" w:id="345"/>
      <w:bookmarkStart w:name="_Toc305628494" w:id="346"/>
      <w:bookmarkStart w:name="_Toc452331991" w:id="347"/>
      <w:bookmarkStart w:name="_Toc937766399" w:id="348"/>
      <w:bookmarkStart w:name="_Toc1760078840" w:id="349"/>
      <w:bookmarkStart w:name="_Toc118061101" w:id="350"/>
      <w:commentRangeStart w:id="351"/>
      <w:commentRangeStart w:id="352"/>
      <w:commentRangeStart w:id="353"/>
      <w:r>
        <w:t>Design approach</w:t>
      </w:r>
      <w:bookmarkEnd w:id="343"/>
      <w:bookmarkEnd w:id="344"/>
      <w:bookmarkEnd w:id="345"/>
      <w:bookmarkEnd w:id="346"/>
      <w:bookmarkEnd w:id="347"/>
      <w:bookmarkEnd w:id="348"/>
      <w:bookmarkEnd w:id="349"/>
      <w:bookmarkEnd w:id="350"/>
      <w:commentRangeEnd w:id="351"/>
      <w:r w:rsidR="4DFEB4F4">
        <w:rPr>
          <w:rStyle w:val="CommentReference"/>
          <w:sz w:val="26"/>
          <w:szCs w:val="26"/>
        </w:rPr>
        <w:commentReference w:id="351"/>
      </w:r>
      <w:commentRangeEnd w:id="352"/>
      <w:r>
        <w:rPr>
          <w:rStyle w:val="CommentReference"/>
        </w:rPr>
        <w:commentReference w:id="352"/>
      </w:r>
      <w:commentRangeEnd w:id="353"/>
      <w:r>
        <w:rPr>
          <w:rStyle w:val="CommentReference"/>
        </w:rPr>
        <w:commentReference w:id="353"/>
      </w:r>
    </w:p>
    <w:p w:rsidR="39E76213" w:rsidP="5FC4D073" w:rsidRDefault="59780A34" w14:paraId="7D67E5A8" w14:textId="1AB9EC1C">
      <w:pPr>
        <w:rPr>
          <w:lang w:val="en-US"/>
        </w:rPr>
      </w:pPr>
      <w:r w:rsidRPr="3DEF00A6">
        <w:rPr>
          <w:lang w:val="en-US"/>
        </w:rPr>
        <w:t xml:space="preserve">The styling used on both sites will be </w:t>
      </w:r>
      <w:r w:rsidRPr="3DEF00A6" w:rsidR="38037C18">
        <w:rPr>
          <w:lang w:val="en-US"/>
        </w:rPr>
        <w:t xml:space="preserve">broadly </w:t>
      </w:r>
      <w:r w:rsidRPr="3DEF00A6" w:rsidR="261245AD">
        <w:rPr>
          <w:lang w:val="en-US"/>
        </w:rPr>
        <w:t xml:space="preserve">in line with the styling of </w:t>
      </w:r>
      <w:hyperlink r:id="rId21">
        <w:r w:rsidRPr="3DEF00A6" w:rsidR="634FF6C5">
          <w:rPr>
            <w:rStyle w:val="Hyperlink"/>
            <w:lang w:val="en-US"/>
          </w:rPr>
          <w:t>https://</w:t>
        </w:r>
        <w:r w:rsidRPr="3DEF00A6" w:rsidR="261245AD">
          <w:rPr>
            <w:rStyle w:val="Hyperlink"/>
            <w:lang w:val="en-US"/>
          </w:rPr>
          <w:t>legaldeposit.org.uk</w:t>
        </w:r>
      </w:hyperlink>
      <w:r w:rsidRPr="3DEF00A6" w:rsidR="770140F7">
        <w:rPr>
          <w:lang w:val="en-US"/>
        </w:rPr>
        <w:t xml:space="preserve">. </w:t>
      </w:r>
      <w:ins w:author="Joshua Routh" w:date="2026-01-19T13:35:00Z" w16du:dateUtc="2026-01-19T13:35:42Z" w:id="354">
        <w:r w:rsidRPr="3DEF00A6" w:rsidR="76D122AD">
          <w:rPr>
            <w:lang w:val="en-US"/>
          </w:rPr>
          <w:t>It will be compliant with WCAG 2.2 AA standards, as defined in the ‘Accessibility’ section.</w:t>
        </w:r>
      </w:ins>
    </w:p>
    <w:p w:rsidR="39E76213" w:rsidP="5FC4D073" w:rsidRDefault="21DC9822" w14:paraId="5144BD8A" w14:textId="396EB584">
      <w:pPr>
        <w:rPr>
          <w:lang w:val="en-US"/>
        </w:rPr>
      </w:pPr>
      <w:r w:rsidRPr="19659DE0">
        <w:rPr>
          <w:lang w:val="en-US"/>
        </w:rPr>
        <w:t xml:space="preserve">It </w:t>
      </w:r>
      <w:r w:rsidRPr="19659DE0" w:rsidR="042C3B08">
        <w:rPr>
          <w:lang w:val="en-US"/>
        </w:rPr>
        <w:t xml:space="preserve">will </w:t>
      </w:r>
      <w:r w:rsidRPr="19659DE0">
        <w:rPr>
          <w:lang w:val="en-US"/>
        </w:rPr>
        <w:t>be clear to the user that this is a transnational initiative. All six LDL logos will be visible in the interface.</w:t>
      </w:r>
    </w:p>
    <w:p w:rsidR="39E76213" w:rsidP="5FC4D073" w:rsidRDefault="29AD4FEE" w14:paraId="45CBB478" w14:textId="1B46CDDF">
      <w:pPr>
        <w:rPr>
          <w:lang w:val="en-US"/>
        </w:rPr>
      </w:pPr>
      <w:r w:rsidRPr="5FC4D073">
        <w:rPr>
          <w:lang w:val="en-US"/>
        </w:rPr>
        <w:t>Marketing content will be able to be edited by LDL staff via a CMS:</w:t>
      </w:r>
    </w:p>
    <w:p w:rsidR="39E76213" w:rsidP="00366661" w:rsidRDefault="10C5F71C" w14:paraId="65D9B701" w14:textId="1C037870">
      <w:pPr>
        <w:pStyle w:val="ListParagraph"/>
        <w:numPr>
          <w:ilvl w:val="0"/>
          <w:numId w:val="13"/>
        </w:numPr>
        <w:rPr>
          <w:lang w:val="en-US"/>
        </w:rPr>
      </w:pPr>
      <w:r w:rsidRPr="19659DE0">
        <w:rPr>
          <w:lang w:val="en-US"/>
        </w:rPr>
        <w:t>Menu items</w:t>
      </w:r>
    </w:p>
    <w:p w:rsidR="39E76213" w:rsidP="00366661" w:rsidRDefault="10C5F71C" w14:paraId="16988C25" w14:textId="0579DD6F">
      <w:pPr>
        <w:pStyle w:val="ListParagraph"/>
        <w:numPr>
          <w:ilvl w:val="0"/>
          <w:numId w:val="13"/>
        </w:numPr>
        <w:rPr>
          <w:lang w:val="en-US"/>
        </w:rPr>
      </w:pPr>
      <w:r w:rsidRPr="19659DE0">
        <w:rPr>
          <w:lang w:val="en-US"/>
        </w:rPr>
        <w:t>Footer items</w:t>
      </w:r>
    </w:p>
    <w:p w:rsidR="39E76213" w:rsidP="00366661" w:rsidRDefault="10C5F71C" w14:paraId="2990946F" w14:textId="7305DA79">
      <w:pPr>
        <w:pStyle w:val="ListParagraph"/>
        <w:numPr>
          <w:ilvl w:val="0"/>
          <w:numId w:val="13"/>
        </w:numPr>
        <w:rPr>
          <w:lang w:val="en-US"/>
        </w:rPr>
      </w:pPr>
      <w:r w:rsidRPr="19659DE0">
        <w:rPr>
          <w:lang w:val="en-US"/>
        </w:rPr>
        <w:t>Homepage promotional text</w:t>
      </w:r>
    </w:p>
    <w:p w:rsidR="39E76213" w:rsidP="00366661" w:rsidRDefault="10C5F71C" w14:paraId="02F8416E" w14:textId="7BB52C4F">
      <w:pPr>
        <w:pStyle w:val="ListParagraph"/>
        <w:numPr>
          <w:ilvl w:val="0"/>
          <w:numId w:val="13"/>
        </w:numPr>
        <w:rPr>
          <w:lang w:val="en-US"/>
        </w:rPr>
      </w:pPr>
      <w:r w:rsidRPr="19659DE0">
        <w:rPr>
          <w:lang w:val="en-US"/>
        </w:rPr>
        <w:t xml:space="preserve">Flexible CMS pages – for example ‘About us’ </w:t>
      </w:r>
    </w:p>
    <w:p w:rsidR="39E76213" w:rsidP="5FC4D073" w:rsidRDefault="21B2BD05" w14:paraId="531C309B" w14:textId="3C2429E5">
      <w:pPr>
        <w:spacing w:before="240" w:after="240"/>
        <w:rPr>
          <w:lang w:val="en-US"/>
        </w:rPr>
      </w:pPr>
      <w:r w:rsidRPr="5FC4D073">
        <w:rPr>
          <w:lang w:val="en-US"/>
        </w:rPr>
        <w:t>This addresses initial requirement RfP ID: 3.2.5b, ‘Interface branding’</w:t>
      </w:r>
    </w:p>
    <w:p w:rsidR="39E76213" w:rsidP="5FC4D073" w:rsidRDefault="39E76213" w14:paraId="676786B9" w14:textId="6331A9BF"/>
    <w:p w:rsidR="39E76213" w:rsidP="5FC4D073" w:rsidRDefault="4D701EF1" w14:paraId="7C8700C2" w14:textId="13001EFB">
      <w:pPr>
        <w:pStyle w:val="Heading2"/>
        <w:rPr>
          <w:lang w:val="en-US"/>
        </w:rPr>
      </w:pPr>
      <w:bookmarkStart w:name="_Toc216334986" w:id="355"/>
      <w:bookmarkStart w:name="_Toc216335039" w:id="356"/>
      <w:bookmarkStart w:name="_Toc488880383" w:id="357"/>
      <w:bookmarkStart w:name="_Toc849616332" w:id="358"/>
      <w:bookmarkStart w:name="_Toc1377715641" w:id="359"/>
      <w:bookmarkStart w:name="_Toc980035103" w:id="360"/>
      <w:bookmarkStart w:name="_Toc644845871" w:id="361"/>
      <w:bookmarkStart w:name="_Toc292145465" w:id="362"/>
      <w:r w:rsidRPr="19659DE0">
        <w:rPr>
          <w:lang w:val="en-US"/>
        </w:rPr>
        <w:t>Language</w:t>
      </w:r>
      <w:bookmarkEnd w:id="355"/>
      <w:bookmarkEnd w:id="356"/>
      <w:bookmarkEnd w:id="357"/>
      <w:bookmarkEnd w:id="358"/>
      <w:bookmarkEnd w:id="359"/>
      <w:bookmarkEnd w:id="360"/>
      <w:bookmarkEnd w:id="361"/>
      <w:bookmarkEnd w:id="362"/>
    </w:p>
    <w:p w:rsidR="04DE8AE7" w:rsidP="19659DE0" w:rsidRDefault="04DE8AE7" w14:paraId="550BA4AA" w14:textId="0DE747B7">
      <w:pPr>
        <w:spacing w:before="240" w:after="240"/>
        <w:rPr>
          <w:lang w:val="en-US"/>
        </w:rPr>
      </w:pPr>
      <w:r w:rsidRPr="19659DE0">
        <w:rPr>
          <w:lang w:val="en-US"/>
        </w:rPr>
        <w:t>The interface of both the Publisher Submissions Portal and Content Display Portal will be available in English and Welsh:</w:t>
      </w:r>
    </w:p>
    <w:p w:rsidR="04DE8AE7" w:rsidP="00366661" w:rsidRDefault="04DE8AE7" w14:paraId="37E5B623" w14:textId="24B21912">
      <w:pPr>
        <w:pStyle w:val="ListParagraph"/>
        <w:numPr>
          <w:ilvl w:val="0"/>
          <w:numId w:val="12"/>
        </w:numPr>
        <w:spacing w:before="240" w:after="240"/>
        <w:rPr>
          <w:lang w:val="en-US"/>
        </w:rPr>
      </w:pPr>
      <w:r w:rsidRPr="19659DE0">
        <w:rPr>
          <w:lang w:val="en-US"/>
        </w:rPr>
        <w:t xml:space="preserve">It is the LDL’s responsibility to provide the translations into Welsh. </w:t>
      </w:r>
    </w:p>
    <w:p w:rsidR="04DE8AE7" w:rsidP="00366661" w:rsidRDefault="04DE8AE7" w14:paraId="59F8BB92" w14:textId="347D5657">
      <w:pPr>
        <w:pStyle w:val="ListParagraph"/>
        <w:numPr>
          <w:ilvl w:val="0"/>
          <w:numId w:val="12"/>
        </w:numPr>
        <w:spacing w:before="240" w:after="240"/>
        <w:rPr>
          <w:lang w:val="en-US"/>
        </w:rPr>
      </w:pPr>
      <w:r w:rsidRPr="19659DE0">
        <w:rPr>
          <w:lang w:val="en-US"/>
        </w:rPr>
        <w:t>The portals will use a a tokenised translation process</w:t>
      </w:r>
    </w:p>
    <w:p w:rsidR="04DE8AE7" w:rsidP="00366661" w:rsidRDefault="04DE8AE7" w14:paraId="27AFC07F" w14:textId="1F8A6A63">
      <w:pPr>
        <w:pStyle w:val="ListParagraph"/>
        <w:numPr>
          <w:ilvl w:val="0"/>
          <w:numId w:val="12"/>
        </w:numPr>
        <w:spacing w:before="240" w:after="240"/>
        <w:rPr>
          <w:lang w:val="en-US"/>
        </w:rPr>
      </w:pPr>
      <w:r w:rsidRPr="19659DE0">
        <w:rPr>
          <w:lang w:val="en-US"/>
        </w:rPr>
        <w:t>A language toggle will allow the user to switch between English and Welsh.</w:t>
      </w:r>
    </w:p>
    <w:p w:rsidR="04DE8AE7" w:rsidP="00366661" w:rsidRDefault="04DE8AE7" w14:paraId="1F1D4F1B" w14:textId="53194060">
      <w:pPr>
        <w:pStyle w:val="ListParagraph"/>
        <w:numPr>
          <w:ilvl w:val="0"/>
          <w:numId w:val="12"/>
        </w:numPr>
        <w:spacing w:before="240" w:after="240"/>
        <w:rPr>
          <w:lang w:val="en-US"/>
        </w:rPr>
      </w:pPr>
      <w:r w:rsidRPr="19659DE0">
        <w:rPr>
          <w:lang w:val="en-US"/>
        </w:rPr>
        <w:t>English will be the default language.</w:t>
      </w:r>
    </w:p>
    <w:p w:rsidR="04DE8AE7" w:rsidP="00366661" w:rsidRDefault="04DE8AE7" w14:paraId="3F9CA0FA" w14:textId="399C00C3">
      <w:pPr>
        <w:pStyle w:val="ListParagraph"/>
        <w:numPr>
          <w:ilvl w:val="0"/>
          <w:numId w:val="12"/>
        </w:numPr>
        <w:spacing w:before="240" w:after="240"/>
        <w:rPr>
          <w:lang w:val="en-US"/>
        </w:rPr>
      </w:pPr>
      <w:r w:rsidRPr="19659DE0">
        <w:rPr>
          <w:lang w:val="en-US"/>
        </w:rPr>
        <w:t>The content itself will not be translated as part of this project, but the existing content language will display</w:t>
      </w:r>
    </w:p>
    <w:p w:rsidR="39E76213" w:rsidP="5FC4D073" w:rsidRDefault="563D9B56" w14:paraId="42A1ED10" w14:textId="64F88012">
      <w:pPr>
        <w:spacing w:before="240" w:after="240"/>
      </w:pPr>
      <w:r w:rsidRPr="19659DE0">
        <w:rPr>
          <w:lang w:val="en-US"/>
        </w:rPr>
        <w:t>This addresses initial requirement RfP ID: 3.2.2d, ‘Welsh translations’.</w:t>
      </w:r>
    </w:p>
    <w:p w:rsidR="39E76213" w:rsidP="39E76213" w:rsidRDefault="39E76213" w14:paraId="20ABB545" w14:textId="33BD87BB">
      <w:pPr>
        <w:rPr>
          <w:lang w:val="en-US"/>
        </w:rPr>
      </w:pPr>
    </w:p>
    <w:p w:rsidR="79CCD270" w:rsidP="19659DE0" w:rsidRDefault="74E55AA6" w14:paraId="765A1FAA" w14:textId="5F7381F7">
      <w:pPr>
        <w:pStyle w:val="Heading2"/>
        <w:rPr>
          <w:lang w:val="en-US"/>
        </w:rPr>
      </w:pPr>
      <w:bookmarkStart w:name="_Toc216334987" w:id="363"/>
      <w:bookmarkStart w:name="_Toc216335040" w:id="364"/>
      <w:bookmarkStart w:name="_Toc390447145" w:id="365"/>
      <w:bookmarkStart w:name="_Toc1268315208" w:id="366"/>
      <w:bookmarkStart w:name="_Toc1729160071" w:id="367"/>
      <w:bookmarkStart w:name="_Toc877781343" w:id="368"/>
      <w:bookmarkStart w:name="_Toc984503636" w:id="369"/>
      <w:bookmarkStart w:name="_Toc136663726" w:id="370"/>
      <w:r w:rsidRPr="19659DE0">
        <w:rPr>
          <w:lang w:val="en-US"/>
        </w:rPr>
        <w:t>Date style</w:t>
      </w:r>
      <w:bookmarkEnd w:id="363"/>
      <w:bookmarkEnd w:id="364"/>
      <w:bookmarkEnd w:id="365"/>
      <w:bookmarkEnd w:id="366"/>
      <w:bookmarkEnd w:id="367"/>
      <w:bookmarkEnd w:id="368"/>
      <w:bookmarkEnd w:id="369"/>
      <w:bookmarkEnd w:id="370"/>
    </w:p>
    <w:p w:rsidR="5FC4D073" w:rsidP="5FC4D073" w:rsidRDefault="74E55AA6" w14:paraId="501BF245" w14:textId="1F4F6D14">
      <w:pPr>
        <w:spacing w:before="240" w:after="240"/>
        <w:rPr>
          <w:lang w:val="en-US"/>
        </w:rPr>
      </w:pPr>
      <w:r w:rsidRPr="19659DE0">
        <w:rPr>
          <w:lang w:val="en-US"/>
        </w:rPr>
        <w:t>Any time a date is displayed it will be in this format: 3 Jan 2026</w:t>
      </w:r>
      <w:r w:rsidRPr="19659DE0" w:rsidR="4490A4A5">
        <w:rPr>
          <w:lang w:val="en-US"/>
        </w:rPr>
        <w:t>. This addresses requirement RfP ID 3.1.2h</w:t>
      </w:r>
      <w:r w:rsidRPr="19659DE0" w:rsidR="6F0777B5">
        <w:rPr>
          <w:lang w:val="en-US"/>
        </w:rPr>
        <w:t>,</w:t>
      </w:r>
      <w:r w:rsidRPr="19659DE0" w:rsidR="4490A4A5">
        <w:rPr>
          <w:lang w:val="en-US"/>
        </w:rPr>
        <w:t xml:space="preserve"> </w:t>
      </w:r>
      <w:r w:rsidRPr="19659DE0" w:rsidR="6F0777B5">
        <w:rPr>
          <w:lang w:val="en-US"/>
        </w:rPr>
        <w:t>‘</w:t>
      </w:r>
      <w:r w:rsidRPr="19659DE0" w:rsidR="4490A4A5">
        <w:rPr>
          <w:lang w:val="en-US"/>
        </w:rPr>
        <w:t>Specify date</w:t>
      </w:r>
      <w:r w:rsidRPr="19659DE0" w:rsidR="508BAA41">
        <w:rPr>
          <w:lang w:val="en-US"/>
        </w:rPr>
        <w:t>’</w:t>
      </w:r>
      <w:r w:rsidRPr="19659DE0" w:rsidR="3460C3FD">
        <w:rPr>
          <w:lang w:val="en-US"/>
        </w:rPr>
        <w:t>.</w:t>
      </w:r>
      <w:r w:rsidR="5FC4D073">
        <w:br/>
      </w:r>
    </w:p>
    <w:p w:rsidR="53EC0D41" w:rsidP="5FC4D073" w:rsidRDefault="737DA5F9" w14:paraId="5BE69DE2" w14:textId="7B44F7B5">
      <w:pPr>
        <w:pStyle w:val="Heading2"/>
        <w:rPr>
          <w:lang w:val="en-US"/>
        </w:rPr>
      </w:pPr>
      <w:bookmarkStart w:name="_Toc216334988" w:id="371"/>
      <w:bookmarkStart w:name="_Toc216335041" w:id="372"/>
      <w:bookmarkStart w:name="_Toc1924810181" w:id="373"/>
      <w:bookmarkStart w:name="_Toc963594755" w:id="374"/>
      <w:bookmarkStart w:name="_Toc627915928" w:id="375"/>
      <w:bookmarkStart w:name="_Toc2068052447" w:id="376"/>
      <w:bookmarkStart w:name="_Toc1257367187" w:id="377"/>
      <w:bookmarkStart w:name="_Toc366382564" w:id="378"/>
      <w:r w:rsidRPr="19659DE0">
        <w:rPr>
          <w:lang w:val="en-US"/>
        </w:rPr>
        <w:t>User feedback</w:t>
      </w:r>
      <w:bookmarkEnd w:id="371"/>
      <w:bookmarkEnd w:id="372"/>
      <w:bookmarkEnd w:id="373"/>
      <w:bookmarkEnd w:id="374"/>
      <w:bookmarkEnd w:id="375"/>
      <w:bookmarkEnd w:id="376"/>
      <w:bookmarkEnd w:id="377"/>
      <w:bookmarkEnd w:id="378"/>
    </w:p>
    <w:p w:rsidR="53EC0D41" w:rsidP="5FC4D073" w:rsidRDefault="74D151EB" w14:paraId="11F8BFC0" w14:textId="7505FC08">
      <w:pPr>
        <w:rPr>
          <w:lang w:val="en-US"/>
        </w:rPr>
      </w:pPr>
      <w:r w:rsidRPr="3DEF00A6">
        <w:rPr>
          <w:lang w:val="en-US"/>
        </w:rPr>
        <w:t xml:space="preserve">Both the Submissions and </w:t>
      </w:r>
      <w:commentRangeStart w:id="379"/>
      <w:commentRangeStart w:id="380"/>
      <w:commentRangeStart w:id="381"/>
      <w:commentRangeStart w:id="382"/>
      <w:commentRangeStart w:id="383"/>
      <w:r w:rsidRPr="3DEF00A6">
        <w:rPr>
          <w:lang w:val="en-US"/>
        </w:rPr>
        <w:t>Content Display Portal</w:t>
      </w:r>
      <w:commentRangeEnd w:id="379"/>
      <w:r w:rsidRPr="3DEF00A6" w:rsidR="737DA5F9">
        <w:rPr>
          <w:rStyle w:val="CommentReference"/>
          <w:sz w:val="18"/>
          <w:szCs w:val="18"/>
          <w:lang w:val="en-US"/>
        </w:rPr>
        <w:commentReference w:id="379"/>
      </w:r>
      <w:commentRangeEnd w:id="380"/>
      <w:r>
        <w:rPr>
          <w:rStyle w:val="CommentReference"/>
        </w:rPr>
        <w:commentReference w:id="380"/>
      </w:r>
      <w:commentRangeEnd w:id="381"/>
      <w:r>
        <w:rPr>
          <w:rStyle w:val="CommentReference"/>
        </w:rPr>
        <w:commentReference w:id="381"/>
      </w:r>
      <w:commentRangeEnd w:id="382"/>
      <w:r>
        <w:rPr>
          <w:rStyle w:val="CommentReference"/>
        </w:rPr>
        <w:commentReference w:id="382"/>
      </w:r>
      <w:commentRangeEnd w:id="383"/>
      <w:r>
        <w:rPr>
          <w:rStyle w:val="CommentReference"/>
        </w:rPr>
        <w:commentReference w:id="383"/>
      </w:r>
      <w:r w:rsidRPr="3DEF00A6">
        <w:rPr>
          <w:lang w:val="en-US"/>
        </w:rPr>
        <w:t xml:space="preserve"> will invite the user to give feedback about the service. This will be implemented using a third party tool managed by HighWire</w:t>
      </w:r>
      <w:r w:rsidRPr="3DEF00A6" w:rsidR="5E33D22B">
        <w:rPr>
          <w:lang w:val="en-US"/>
        </w:rPr>
        <w:t xml:space="preserve"> - Monsido</w:t>
      </w:r>
      <w:r w:rsidRPr="3DEF00A6">
        <w:rPr>
          <w:lang w:val="en-US"/>
        </w:rPr>
        <w:t>.</w:t>
      </w:r>
      <w:r w:rsidRPr="3DEF00A6" w:rsidR="0497EDA6">
        <w:rPr>
          <w:lang w:val="en-US"/>
        </w:rPr>
        <w:t xml:space="preserve"> LDL staff will have access to the feedback. The feedback will include a quantitative review out of 10, and a qualitative free text field.</w:t>
      </w:r>
    </w:p>
    <w:p w:rsidR="36902337" w:rsidP="5FC4D073" w:rsidRDefault="36902337" w14:paraId="35BFCDD0" w14:textId="3D5602E0">
      <w:pPr>
        <w:spacing w:before="240" w:after="240"/>
        <w:rPr>
          <w:lang w:val="en-US"/>
        </w:rPr>
      </w:pPr>
      <w:r w:rsidRPr="5FC4D073">
        <w:rPr>
          <w:lang w:val="en-US"/>
        </w:rPr>
        <w:t>This addresses the initial requirement RFP ID: 3.1.4j, ‘Publisher feedback’</w:t>
      </w:r>
    </w:p>
    <w:p w:rsidR="5FC4D073" w:rsidP="5FC4D073" w:rsidRDefault="5FC4D073" w14:paraId="2C4D1CA8" w14:textId="550630A9">
      <w:pPr>
        <w:rPr>
          <w:lang w:val="en-US"/>
        </w:rPr>
      </w:pPr>
    </w:p>
    <w:p w:rsidR="39E76213" w:rsidP="39E76213" w:rsidRDefault="39E76213" w14:paraId="5857A2AE" w14:textId="7BE8F31F">
      <w:pPr>
        <w:pStyle w:val="paragraph"/>
        <w:spacing w:before="0" w:beforeAutospacing="0" w:after="0" w:afterAutospacing="0"/>
        <w:ind w:left="720" w:hanging="360"/>
        <w:rPr>
          <w:rStyle w:val="eop"/>
          <w:rFonts w:ascii="Calibri" w:hAnsi="Calibri" w:cs="Calibri"/>
        </w:rPr>
      </w:pPr>
    </w:p>
    <w:p w:rsidR="4BC1C67C" w:rsidP="39E76213" w:rsidRDefault="172FAA74" w14:paraId="14C4FE7D" w14:textId="7A66DD94">
      <w:pPr>
        <w:pStyle w:val="Heading2"/>
      </w:pPr>
      <w:bookmarkStart w:name="_Toc216334989" w:id="384"/>
      <w:bookmarkStart w:name="_Toc216335042" w:id="385"/>
      <w:bookmarkStart w:name="_Toc374522527" w:id="386"/>
      <w:bookmarkStart w:name="_Toc2125138715" w:id="387"/>
      <w:bookmarkStart w:name="_Toc723641868" w:id="388"/>
      <w:bookmarkStart w:name="_Toc832786874" w:id="389"/>
      <w:bookmarkStart w:name="_Toc1829441553" w:id="390"/>
      <w:bookmarkStart w:name="_Toc104282110" w:id="391"/>
      <w:r>
        <w:t xml:space="preserve">Publisher </w:t>
      </w:r>
      <w:r w:rsidR="7FAB0CC0">
        <w:t>P</w:t>
      </w:r>
      <w:r>
        <w:t>ortal (Submissions)</w:t>
      </w:r>
      <w:bookmarkEnd w:id="384"/>
      <w:bookmarkEnd w:id="385"/>
      <w:bookmarkEnd w:id="386"/>
      <w:bookmarkEnd w:id="387"/>
      <w:bookmarkEnd w:id="388"/>
      <w:bookmarkEnd w:id="389"/>
      <w:bookmarkEnd w:id="390"/>
      <w:bookmarkEnd w:id="391"/>
    </w:p>
    <w:p w:rsidR="5FC4D073" w:rsidP="5FC4D073" w:rsidRDefault="5FC4D073" w14:paraId="258B8FB9" w14:textId="663C2623">
      <w:pPr>
        <w:rPr>
          <w:lang w:val="en-US"/>
        </w:rPr>
      </w:pPr>
    </w:p>
    <w:p w:rsidR="12691E13" w:rsidP="5FC4D073" w:rsidRDefault="5E4EDF31" w14:paraId="627BBBD6" w14:textId="22C426C4">
      <w:pPr>
        <w:pStyle w:val="Heading3"/>
        <w:rPr>
          <w:lang w:val="en-US"/>
        </w:rPr>
      </w:pPr>
      <w:bookmarkStart w:name="_Toc216334990" w:id="392"/>
      <w:bookmarkStart w:name="_Toc216335043" w:id="393"/>
      <w:bookmarkStart w:name="_Toc2140652967" w:id="394"/>
      <w:r w:rsidRPr="19659DE0">
        <w:rPr>
          <w:lang w:val="en-US"/>
        </w:rPr>
        <w:t>Information architecture</w:t>
      </w:r>
      <w:bookmarkEnd w:id="392"/>
      <w:bookmarkEnd w:id="393"/>
      <w:bookmarkEnd w:id="394"/>
    </w:p>
    <w:p w:rsidR="6C47DC27" w:rsidP="19659DE0" w:rsidRDefault="6C47DC27" w14:paraId="77D436FD" w14:textId="5A9AFA6C">
      <w:pPr>
        <w:rPr>
          <w:lang w:val="en-US"/>
        </w:rPr>
      </w:pPr>
      <w:r w:rsidRPr="19659DE0">
        <w:rPr>
          <w:lang w:val="en-US"/>
        </w:rPr>
        <w:t>The horizontal menu will be:</w:t>
      </w:r>
      <w:r>
        <w:br/>
      </w:r>
    </w:p>
    <w:p w:rsidR="6C47DC27" w:rsidP="19659DE0" w:rsidRDefault="77E1DBDA" w14:paraId="2AE28688" w14:textId="3E854481">
      <w:pPr>
        <w:rPr>
          <w:lang w:val="en-US"/>
        </w:rPr>
      </w:pPr>
      <w:commentRangeStart w:id="395"/>
      <w:commentRangeStart w:id="396"/>
      <w:commentRangeStart w:id="397"/>
      <w:commentRangeStart w:id="398"/>
      <w:r w:rsidRPr="3DEF00A6">
        <w:rPr>
          <w:lang w:val="en-US"/>
        </w:rPr>
        <w:t>When n</w:t>
      </w:r>
      <w:r w:rsidRPr="3DEF00A6" w:rsidR="2FD58E2B">
        <w:rPr>
          <w:lang w:val="en-US"/>
        </w:rPr>
        <w:t>ot logged in</w:t>
      </w:r>
      <w:commentRangeEnd w:id="395"/>
      <w:r w:rsidRPr="3DEF00A6" w:rsidR="6C47DC27">
        <w:rPr>
          <w:rStyle w:val="CommentReference"/>
          <w:sz w:val="18"/>
          <w:szCs w:val="18"/>
          <w:lang w:val="en-US"/>
        </w:rPr>
        <w:commentReference w:id="395"/>
      </w:r>
      <w:commentRangeEnd w:id="396"/>
      <w:r>
        <w:rPr>
          <w:rStyle w:val="CommentReference"/>
        </w:rPr>
        <w:commentReference w:id="396"/>
      </w:r>
      <w:commentRangeEnd w:id="397"/>
      <w:r>
        <w:rPr>
          <w:rStyle w:val="CommentReference"/>
        </w:rPr>
        <w:commentReference w:id="397"/>
      </w:r>
      <w:commentRangeEnd w:id="398"/>
      <w:r>
        <w:rPr>
          <w:rStyle w:val="CommentReference"/>
        </w:rPr>
        <w:commentReference w:id="398"/>
      </w:r>
      <w:r w:rsidRPr="3DEF00A6" w:rsidR="2FD58E2B">
        <w:rPr>
          <w:lang w:val="en-US"/>
        </w:rPr>
        <w:t>:</w:t>
      </w:r>
    </w:p>
    <w:p w:rsidR="12691E13" w:rsidP="00366661" w:rsidRDefault="5E4EDF31" w14:paraId="01350B04" w14:textId="4CB9F3CC">
      <w:pPr>
        <w:pStyle w:val="ListParagraph"/>
        <w:numPr>
          <w:ilvl w:val="0"/>
          <w:numId w:val="7"/>
        </w:numPr>
        <w:rPr>
          <w:lang w:val="en-US"/>
        </w:rPr>
      </w:pPr>
      <w:r w:rsidRPr="19659DE0">
        <w:rPr>
          <w:lang w:val="en-US"/>
        </w:rPr>
        <w:t>Home</w:t>
      </w:r>
    </w:p>
    <w:p w:rsidR="12691E13" w:rsidP="00366661" w:rsidRDefault="5E4EDF31" w14:paraId="1B7D5602" w14:textId="6C7B3445">
      <w:pPr>
        <w:pStyle w:val="ListParagraph"/>
        <w:numPr>
          <w:ilvl w:val="0"/>
          <w:numId w:val="7"/>
        </w:numPr>
        <w:rPr>
          <w:lang w:val="en-US"/>
        </w:rPr>
      </w:pPr>
      <w:r w:rsidRPr="19659DE0">
        <w:rPr>
          <w:lang w:val="en-US"/>
        </w:rPr>
        <w:t xml:space="preserve">About </w:t>
      </w:r>
    </w:p>
    <w:p w:rsidR="12691E13" w:rsidP="00366661" w:rsidRDefault="4AEE0735" w14:paraId="39AFF49E" w14:textId="63A0DE66">
      <w:pPr>
        <w:pStyle w:val="ListParagraph"/>
        <w:numPr>
          <w:ilvl w:val="0"/>
          <w:numId w:val="7"/>
        </w:numPr>
        <w:rPr>
          <w:ins w:author="Joshua Routh" w:date="2026-01-19T13:39:00Z" w16du:dateUtc="2026-01-19T13:39:24Z" w:id="399"/>
          <w:lang w:val="en-US"/>
        </w:rPr>
      </w:pPr>
      <w:r w:rsidRPr="3DEF00A6">
        <w:rPr>
          <w:lang w:val="en-US"/>
        </w:rPr>
        <w:t>Register</w:t>
      </w:r>
    </w:p>
    <w:p w:rsidR="22E3BE31" w:rsidP="3DEF00A6" w:rsidRDefault="22E3BE31" w14:paraId="7DF01201" w14:textId="5F95E624">
      <w:pPr>
        <w:pStyle w:val="ListParagraph"/>
        <w:numPr>
          <w:ilvl w:val="0"/>
          <w:numId w:val="7"/>
        </w:numPr>
        <w:rPr>
          <w:lang w:val="en-US"/>
        </w:rPr>
      </w:pPr>
      <w:ins w:author="Joshua Routh" w:date="2026-01-19T13:39:00Z" w16du:dateUtc="2026-01-19T13:39:27Z" w:id="400">
        <w:r w:rsidRPr="3DEF00A6">
          <w:rPr>
            <w:lang w:val="en-US"/>
          </w:rPr>
          <w:t>Log in</w:t>
        </w:r>
      </w:ins>
    </w:p>
    <w:p w:rsidR="5FC4D073" w:rsidP="5FC4D073" w:rsidRDefault="5FC4D073" w14:paraId="6C382384" w14:textId="1A63E006">
      <w:pPr>
        <w:rPr>
          <w:lang w:val="en-US"/>
        </w:rPr>
      </w:pPr>
    </w:p>
    <w:p w:rsidR="12691E13" w:rsidP="5FC4D073" w:rsidRDefault="5E4EDF31" w14:paraId="40C0FDBC" w14:textId="10A1B804">
      <w:pPr>
        <w:rPr>
          <w:lang w:val="en-US"/>
        </w:rPr>
      </w:pPr>
      <w:r w:rsidRPr="19659DE0">
        <w:rPr>
          <w:lang w:val="en-US"/>
        </w:rPr>
        <w:t>If logged in:</w:t>
      </w:r>
    </w:p>
    <w:p w:rsidR="5B40B281" w:rsidP="00366661" w:rsidRDefault="5B40B281" w14:paraId="480F417C" w14:textId="3E6A1649">
      <w:pPr>
        <w:pStyle w:val="ListParagraph"/>
        <w:numPr>
          <w:ilvl w:val="0"/>
          <w:numId w:val="6"/>
        </w:numPr>
        <w:rPr>
          <w:lang w:val="en-US"/>
        </w:rPr>
      </w:pPr>
      <w:r w:rsidRPr="19659DE0">
        <w:rPr>
          <w:lang w:val="en-US"/>
        </w:rPr>
        <w:t>Home</w:t>
      </w:r>
    </w:p>
    <w:p w:rsidR="5B40B281" w:rsidP="00366661" w:rsidRDefault="5B40B281" w14:paraId="4638BEA8" w14:textId="7A574FB8">
      <w:pPr>
        <w:pStyle w:val="ListParagraph"/>
        <w:numPr>
          <w:ilvl w:val="0"/>
          <w:numId w:val="6"/>
        </w:numPr>
        <w:rPr>
          <w:lang w:val="en-US"/>
        </w:rPr>
      </w:pPr>
      <w:r w:rsidRPr="19659DE0">
        <w:rPr>
          <w:lang w:val="en-US"/>
        </w:rPr>
        <w:t>About</w:t>
      </w:r>
    </w:p>
    <w:p w:rsidR="359FEC0C" w:rsidP="00366661" w:rsidRDefault="359FEC0C" w14:paraId="7781B451" w14:textId="3C95E0BA">
      <w:pPr>
        <w:pStyle w:val="ListParagraph"/>
        <w:numPr>
          <w:ilvl w:val="1"/>
          <w:numId w:val="6"/>
        </w:numPr>
        <w:rPr>
          <w:lang w:val="en-US"/>
        </w:rPr>
      </w:pPr>
      <w:r w:rsidRPr="19659DE0">
        <w:rPr>
          <w:lang w:val="en-US"/>
        </w:rPr>
        <w:t>LDL Staff can create additional CMS page</w:t>
      </w:r>
      <w:r w:rsidRPr="19659DE0" w:rsidR="7450E2F3">
        <w:rPr>
          <w:lang w:val="en-US"/>
        </w:rPr>
        <w:t>s</w:t>
      </w:r>
      <w:r w:rsidRPr="19659DE0">
        <w:rPr>
          <w:lang w:val="en-US"/>
        </w:rPr>
        <w:t xml:space="preserve"> in the menu</w:t>
      </w:r>
    </w:p>
    <w:p w:rsidR="12691E13" w:rsidP="00366661" w:rsidRDefault="5E4EDF31" w14:paraId="7282BD0D" w14:textId="3E0E1FF3">
      <w:pPr>
        <w:pStyle w:val="ListParagraph"/>
        <w:numPr>
          <w:ilvl w:val="0"/>
          <w:numId w:val="6"/>
        </w:numPr>
        <w:rPr>
          <w:lang w:val="en-US"/>
        </w:rPr>
      </w:pPr>
      <w:r w:rsidRPr="19659DE0">
        <w:rPr>
          <w:lang w:val="en-US"/>
        </w:rPr>
        <w:t>Submit</w:t>
      </w:r>
      <w:r w:rsidRPr="19659DE0" w:rsidR="1824F674">
        <w:rPr>
          <w:lang w:val="en-US"/>
        </w:rPr>
        <w:t xml:space="preserve"> content</w:t>
      </w:r>
    </w:p>
    <w:p w:rsidR="12691E13" w:rsidP="00366661" w:rsidRDefault="64522397" w14:paraId="19338B29" w14:textId="14345F11">
      <w:pPr>
        <w:pStyle w:val="ListParagraph"/>
        <w:numPr>
          <w:ilvl w:val="1"/>
          <w:numId w:val="6"/>
        </w:numPr>
        <w:rPr>
          <w:lang w:val="en-US"/>
        </w:rPr>
      </w:pPr>
      <w:r w:rsidRPr="19659DE0">
        <w:rPr>
          <w:lang w:val="en-US"/>
        </w:rPr>
        <w:t>See section ‘Content submitted’</w:t>
      </w:r>
    </w:p>
    <w:p w:rsidR="12691E13" w:rsidP="00366661" w:rsidRDefault="5E4EDF31" w14:paraId="3346DDBB" w14:textId="0C3480A3">
      <w:pPr>
        <w:pStyle w:val="ListParagraph"/>
        <w:numPr>
          <w:ilvl w:val="0"/>
          <w:numId w:val="6"/>
        </w:numPr>
        <w:rPr>
          <w:lang w:val="en-US"/>
        </w:rPr>
      </w:pPr>
      <w:r w:rsidRPr="19659DE0">
        <w:rPr>
          <w:lang w:val="en-US"/>
        </w:rPr>
        <w:t>Content</w:t>
      </w:r>
      <w:r w:rsidRPr="19659DE0" w:rsidR="2244FD9E">
        <w:rPr>
          <w:lang w:val="en-US"/>
        </w:rPr>
        <w:t xml:space="preserve"> dashboard</w:t>
      </w:r>
    </w:p>
    <w:p w:rsidR="12691E13" w:rsidP="00366661" w:rsidRDefault="2244FD9E" w14:paraId="7E73EB67" w14:textId="1C9703AB">
      <w:pPr>
        <w:pStyle w:val="ListParagraph"/>
        <w:numPr>
          <w:ilvl w:val="1"/>
          <w:numId w:val="6"/>
        </w:numPr>
        <w:rPr>
          <w:lang w:val="en-US"/>
        </w:rPr>
      </w:pPr>
      <w:r w:rsidRPr="19659DE0">
        <w:rPr>
          <w:lang w:val="en-US"/>
        </w:rPr>
        <w:t>See section ‘Content dashboard’</w:t>
      </w:r>
    </w:p>
    <w:p w:rsidR="31F95508" w:rsidP="00366661" w:rsidRDefault="31F95508" w14:paraId="7C5C5341" w14:textId="4C4FFA29">
      <w:pPr>
        <w:pStyle w:val="ListParagraph"/>
        <w:numPr>
          <w:ilvl w:val="0"/>
          <w:numId w:val="6"/>
        </w:numPr>
        <w:rPr>
          <w:i/>
          <w:iCs/>
          <w:lang w:val="en-US"/>
        </w:rPr>
      </w:pPr>
      <w:r w:rsidRPr="19659DE0">
        <w:rPr>
          <w:i/>
          <w:iCs/>
          <w:lang w:val="en-US"/>
        </w:rPr>
        <w:t>User dashboard</w:t>
      </w:r>
    </w:p>
    <w:p w:rsidR="1B4B1E4D" w:rsidP="00366661" w:rsidRDefault="1B4B1E4D" w14:paraId="01FD9F53" w14:textId="2A9DC185">
      <w:pPr>
        <w:pStyle w:val="ListParagraph"/>
        <w:numPr>
          <w:ilvl w:val="1"/>
          <w:numId w:val="6"/>
        </w:numPr>
        <w:rPr>
          <w:i/>
          <w:iCs/>
          <w:lang w:val="en-US"/>
        </w:rPr>
      </w:pPr>
      <w:r w:rsidRPr="19659DE0">
        <w:rPr>
          <w:i/>
          <w:iCs/>
          <w:lang w:val="en-US"/>
        </w:rPr>
        <w:t>This is only visible if logged in as LDL Staff</w:t>
      </w:r>
    </w:p>
    <w:p w:rsidR="31F95508" w:rsidP="00366661" w:rsidRDefault="31F95508" w14:paraId="2F168ADD" w14:textId="53DEF72E">
      <w:pPr>
        <w:pStyle w:val="ListParagraph"/>
        <w:numPr>
          <w:ilvl w:val="1"/>
          <w:numId w:val="6"/>
        </w:numPr>
        <w:rPr>
          <w:i/>
          <w:iCs/>
          <w:lang w:val="en-US"/>
        </w:rPr>
      </w:pPr>
      <w:r w:rsidRPr="19659DE0">
        <w:rPr>
          <w:i/>
          <w:iCs/>
          <w:lang w:val="en-US"/>
        </w:rPr>
        <w:t>See section ‘</w:t>
      </w:r>
      <w:r w:rsidRPr="19659DE0" w:rsidR="4DAFD020">
        <w:rPr>
          <w:i/>
          <w:iCs/>
          <w:lang w:val="en-US"/>
        </w:rPr>
        <w:t>User dashboard’</w:t>
      </w:r>
    </w:p>
    <w:p w:rsidR="12691E13" w:rsidP="00366661" w:rsidRDefault="5E4EDF31" w14:paraId="3345B1C2" w14:textId="6E0227BF">
      <w:pPr>
        <w:pStyle w:val="ListParagraph"/>
        <w:numPr>
          <w:ilvl w:val="0"/>
          <w:numId w:val="6"/>
        </w:numPr>
        <w:rPr>
          <w:lang w:val="en-US"/>
        </w:rPr>
      </w:pPr>
      <w:r w:rsidRPr="19659DE0">
        <w:rPr>
          <w:lang w:val="en-US"/>
        </w:rPr>
        <w:t xml:space="preserve">My Account </w:t>
      </w:r>
    </w:p>
    <w:p w:rsidR="12691E13" w:rsidP="00366661" w:rsidRDefault="0986806E" w14:paraId="5218F2DE" w14:textId="58413ABC">
      <w:pPr>
        <w:pStyle w:val="ListParagraph"/>
        <w:numPr>
          <w:ilvl w:val="1"/>
          <w:numId w:val="6"/>
        </w:numPr>
        <w:rPr>
          <w:lang w:val="en-US"/>
        </w:rPr>
      </w:pPr>
      <w:r w:rsidRPr="19659DE0">
        <w:rPr>
          <w:lang w:val="en-US"/>
        </w:rPr>
        <w:t>M</w:t>
      </w:r>
      <w:r w:rsidRPr="19659DE0" w:rsidR="5E4EDF31">
        <w:rPr>
          <w:lang w:val="en-US"/>
        </w:rPr>
        <w:t>anage account</w:t>
      </w:r>
    </w:p>
    <w:p w:rsidR="48BA0244" w:rsidP="00366661" w:rsidRDefault="48BA0244" w14:paraId="40303CE8" w14:textId="0F6383EE">
      <w:pPr>
        <w:pStyle w:val="ListParagraph"/>
        <w:numPr>
          <w:ilvl w:val="1"/>
          <w:numId w:val="6"/>
        </w:numPr>
        <w:rPr>
          <w:lang w:val="en-US"/>
        </w:rPr>
      </w:pPr>
      <w:r w:rsidRPr="19659DE0">
        <w:rPr>
          <w:lang w:val="en-US"/>
        </w:rPr>
        <w:t>Log out</w:t>
      </w:r>
    </w:p>
    <w:p w:rsidR="5FC4D073" w:rsidP="5FC4D073" w:rsidRDefault="5FC4D073" w14:paraId="3B8D0E8F" w14:textId="78978DD3">
      <w:pPr>
        <w:rPr>
          <w:lang w:val="en-US"/>
        </w:rPr>
      </w:pPr>
    </w:p>
    <w:p w:rsidR="5FC4D073" w:rsidP="5FC4D073" w:rsidRDefault="5FC4D073" w14:paraId="2D7647F1" w14:textId="2487B53D"/>
    <w:p w:rsidR="12691E13" w:rsidP="5FC4D073" w:rsidRDefault="5E4EDF31" w14:paraId="4B4EB861" w14:textId="59ADC51C">
      <w:pPr>
        <w:pStyle w:val="Heading3"/>
      </w:pPr>
      <w:bookmarkStart w:name="_Toc216334991" w:id="401"/>
      <w:bookmarkStart w:name="_Toc216335044" w:id="402"/>
      <w:bookmarkStart w:name="_Toc1296418310" w:id="403"/>
      <w:r>
        <w:t>User interface templates</w:t>
      </w:r>
      <w:bookmarkEnd w:id="401"/>
      <w:bookmarkEnd w:id="402"/>
      <w:bookmarkEnd w:id="403"/>
      <w:r>
        <w:t xml:space="preserve"> </w:t>
      </w:r>
    </w:p>
    <w:p w:rsidR="4897AEFB" w:rsidP="19659DE0" w:rsidRDefault="4897AEFB" w14:paraId="28184640" w14:textId="414AAF31">
      <w:pPr>
        <w:rPr>
          <w:lang w:val="en-US"/>
        </w:rPr>
      </w:pPr>
      <w:r w:rsidRPr="19659DE0">
        <w:rPr>
          <w:lang w:val="en-US"/>
        </w:rPr>
        <w:t xml:space="preserve">There are </w:t>
      </w:r>
      <w:r w:rsidRPr="19659DE0" w:rsidR="4C4BA38B">
        <w:rPr>
          <w:lang w:val="en-US"/>
        </w:rPr>
        <w:t>4</w:t>
      </w:r>
      <w:r w:rsidRPr="19659DE0">
        <w:rPr>
          <w:lang w:val="en-US"/>
        </w:rPr>
        <w:t xml:space="preserve"> user types of the Publisher Submission Portal, as defined in the User Types section:</w:t>
      </w:r>
      <w:r w:rsidRPr="19659DE0" w:rsidR="3FE8E50C">
        <w:rPr>
          <w:lang w:val="en-US"/>
        </w:rPr>
        <w:t xml:space="preserve"> Guests, Publishers, LDL Staff</w:t>
      </w:r>
      <w:r w:rsidRPr="19659DE0" w:rsidR="39FBEA5C">
        <w:rPr>
          <w:lang w:val="en-US"/>
        </w:rPr>
        <w:t>, Catalogue Staff</w:t>
      </w:r>
      <w:r w:rsidRPr="19659DE0" w:rsidR="2048E85A">
        <w:rPr>
          <w:lang w:val="en-US"/>
        </w:rPr>
        <w:t xml:space="preserve">. </w:t>
      </w:r>
    </w:p>
    <w:p w:rsidR="3DAC80D4" w:rsidP="19659DE0" w:rsidRDefault="3DAC80D4" w14:paraId="291FE69B" w14:textId="71EBCBD4">
      <w:pPr>
        <w:rPr>
          <w:lang w:val="en-US"/>
        </w:rPr>
      </w:pPr>
      <w:r w:rsidRPr="19659DE0">
        <w:rPr>
          <w:lang w:val="en-US"/>
        </w:rPr>
        <w:t xml:space="preserve">Additional </w:t>
      </w:r>
      <w:r w:rsidRPr="19659DE0" w:rsidR="2048E85A">
        <w:rPr>
          <w:lang w:val="en-US"/>
        </w:rPr>
        <w:t xml:space="preserve">interface definition </w:t>
      </w:r>
      <w:r w:rsidRPr="19659DE0" w:rsidR="499AD60B">
        <w:rPr>
          <w:lang w:val="en-US"/>
        </w:rPr>
        <w:t>will be in</w:t>
      </w:r>
      <w:r w:rsidRPr="19659DE0" w:rsidR="2048E85A">
        <w:rPr>
          <w:lang w:val="en-US"/>
        </w:rPr>
        <w:t xml:space="preserve"> the separate wireframe and designs document.</w:t>
      </w:r>
      <w:r>
        <w:br/>
      </w:r>
    </w:p>
    <w:p w:rsidR="5FC4D073" w:rsidP="19659DE0" w:rsidRDefault="4897AEFB" w14:paraId="6C423ED6" w14:textId="6E26F50F">
      <w:pPr>
        <w:pStyle w:val="Heading4"/>
        <w:rPr>
          <w:lang w:val="en-US"/>
        </w:rPr>
      </w:pPr>
      <w:r w:rsidRPr="19659DE0">
        <w:rPr>
          <w:lang w:val="en-US"/>
        </w:rPr>
        <w:t xml:space="preserve">Templates available to </w:t>
      </w:r>
      <w:r w:rsidRPr="19659DE0" w:rsidR="56527AFA">
        <w:rPr>
          <w:lang w:val="en-US"/>
        </w:rPr>
        <w:t xml:space="preserve">all </w:t>
      </w:r>
      <w:r w:rsidRPr="19659DE0" w:rsidR="184D758B">
        <w:rPr>
          <w:lang w:val="en-US"/>
        </w:rPr>
        <w:t>users</w:t>
      </w:r>
      <w:r w:rsidRPr="19659DE0" w:rsidR="44946EF5">
        <w:rPr>
          <w:lang w:val="en-US"/>
        </w:rPr>
        <w:t>:</w:t>
      </w:r>
    </w:p>
    <w:p w:rsidR="12691E13" w:rsidP="00366661" w:rsidRDefault="5E4EDF31" w14:paraId="2E7A9294" w14:textId="41F0AD6A">
      <w:pPr>
        <w:pStyle w:val="ListParagraph"/>
        <w:numPr>
          <w:ilvl w:val="0"/>
          <w:numId w:val="11"/>
        </w:numPr>
        <w:rPr>
          <w:lang w:val="en-US"/>
        </w:rPr>
      </w:pPr>
      <w:r w:rsidRPr="19659DE0">
        <w:rPr>
          <w:lang w:val="en-US"/>
        </w:rPr>
        <w:t>Homepage</w:t>
      </w:r>
      <w:r w:rsidRPr="19659DE0" w:rsidR="661F7D4F">
        <w:rPr>
          <w:lang w:val="en-US"/>
        </w:rPr>
        <w:t xml:space="preserve"> (</w:t>
      </w:r>
      <w:r w:rsidRPr="19659DE0" w:rsidR="03BB75EF">
        <w:rPr>
          <w:lang w:val="en-US"/>
        </w:rPr>
        <w:t>PS-</w:t>
      </w:r>
      <w:r w:rsidRPr="19659DE0" w:rsidR="661F7D4F">
        <w:rPr>
          <w:lang w:val="en-US"/>
        </w:rPr>
        <w:t>H1)</w:t>
      </w:r>
    </w:p>
    <w:p w:rsidR="2132F921" w:rsidP="00366661" w:rsidRDefault="2132F921" w14:paraId="5CEB53C5" w14:textId="323143CA">
      <w:pPr>
        <w:pStyle w:val="ListParagraph"/>
        <w:numPr>
          <w:ilvl w:val="1"/>
          <w:numId w:val="11"/>
        </w:numPr>
        <w:rPr>
          <w:lang w:val="en-US"/>
        </w:rPr>
      </w:pPr>
      <w:r w:rsidRPr="19659DE0">
        <w:rPr>
          <w:lang w:val="en-US"/>
        </w:rPr>
        <w:t>CMS-controlled welcome text and imagery explaining t</w:t>
      </w:r>
      <w:r w:rsidRPr="19659DE0" w:rsidR="1B05B979">
        <w:rPr>
          <w:lang w:val="en-US"/>
        </w:rPr>
        <w:t>h</w:t>
      </w:r>
      <w:r w:rsidRPr="19659DE0">
        <w:rPr>
          <w:lang w:val="en-US"/>
        </w:rPr>
        <w:t>e aim of the portal</w:t>
      </w:r>
    </w:p>
    <w:p w:rsidR="5E4EDF31" w:rsidP="00366661" w:rsidRDefault="5E4EDF31" w14:paraId="5307FC74" w14:textId="641F09DD">
      <w:pPr>
        <w:pStyle w:val="ListParagraph"/>
        <w:numPr>
          <w:ilvl w:val="0"/>
          <w:numId w:val="11"/>
        </w:numPr>
        <w:rPr>
          <w:lang w:val="en-US"/>
        </w:rPr>
      </w:pPr>
      <w:r w:rsidRPr="19659DE0">
        <w:rPr>
          <w:lang w:val="en-US"/>
        </w:rPr>
        <w:t xml:space="preserve">CMS </w:t>
      </w:r>
      <w:r w:rsidRPr="19659DE0" w:rsidR="7CBDA016">
        <w:rPr>
          <w:lang w:val="en-US"/>
        </w:rPr>
        <w:t xml:space="preserve">flexible </w:t>
      </w:r>
      <w:r w:rsidRPr="19659DE0">
        <w:rPr>
          <w:lang w:val="en-US"/>
        </w:rPr>
        <w:t>pages</w:t>
      </w:r>
      <w:r w:rsidRPr="19659DE0" w:rsidR="16B92385">
        <w:rPr>
          <w:lang w:val="en-US"/>
        </w:rPr>
        <w:t xml:space="preserve"> (</w:t>
      </w:r>
      <w:r w:rsidRPr="19659DE0" w:rsidR="2B134AA9">
        <w:rPr>
          <w:lang w:val="en-US"/>
        </w:rPr>
        <w:t>PS-</w:t>
      </w:r>
      <w:r w:rsidRPr="19659DE0" w:rsidR="16B92385">
        <w:rPr>
          <w:lang w:val="en-US"/>
        </w:rPr>
        <w:t>C</w:t>
      </w:r>
      <w:r w:rsidRPr="19659DE0" w:rsidR="0BB7D3B1">
        <w:rPr>
          <w:lang w:val="en-US"/>
        </w:rPr>
        <w:t>MS</w:t>
      </w:r>
      <w:r w:rsidRPr="19659DE0" w:rsidR="16B92385">
        <w:rPr>
          <w:lang w:val="en-US"/>
        </w:rPr>
        <w:t>1)</w:t>
      </w:r>
    </w:p>
    <w:p w:rsidR="4804EE91" w:rsidP="00366661" w:rsidRDefault="4804EE91" w14:paraId="70ACD508" w14:textId="4AD6EA7E">
      <w:pPr>
        <w:pStyle w:val="ListParagraph"/>
        <w:numPr>
          <w:ilvl w:val="1"/>
          <w:numId w:val="11"/>
        </w:numPr>
        <w:rPr>
          <w:lang w:val="en-US"/>
        </w:rPr>
      </w:pPr>
      <w:r w:rsidRPr="19659DE0">
        <w:rPr>
          <w:lang w:val="en-US"/>
        </w:rPr>
        <w:t>CMS-controlled content, including a WYSIWYG interface for text, tables and images. For example an ‘About’ page</w:t>
      </w:r>
    </w:p>
    <w:p w:rsidR="12691E13" w:rsidP="00366661" w:rsidRDefault="5E4EDF31" w14:paraId="7A902A0B" w14:textId="3FD072FD">
      <w:pPr>
        <w:pStyle w:val="ListParagraph"/>
        <w:numPr>
          <w:ilvl w:val="0"/>
          <w:numId w:val="11"/>
        </w:numPr>
        <w:rPr>
          <w:lang w:val="en-US"/>
        </w:rPr>
      </w:pPr>
      <w:r w:rsidRPr="19659DE0">
        <w:rPr>
          <w:lang w:val="en-US"/>
        </w:rPr>
        <w:t xml:space="preserve">Publisher registration </w:t>
      </w:r>
      <w:r w:rsidRPr="19659DE0" w:rsidR="10998767">
        <w:rPr>
          <w:lang w:val="en-US"/>
        </w:rPr>
        <w:t>(</w:t>
      </w:r>
      <w:r w:rsidRPr="19659DE0" w:rsidR="62E62697">
        <w:rPr>
          <w:lang w:val="en-US"/>
        </w:rPr>
        <w:t>PS-</w:t>
      </w:r>
      <w:r w:rsidRPr="19659DE0" w:rsidR="10998767">
        <w:rPr>
          <w:lang w:val="en-US"/>
        </w:rPr>
        <w:t>P1)</w:t>
      </w:r>
    </w:p>
    <w:p w:rsidR="0BEB78DD" w:rsidP="00366661" w:rsidRDefault="0BEB78DD" w14:paraId="410DB603" w14:textId="7E6D257A">
      <w:pPr>
        <w:pStyle w:val="ListParagraph"/>
        <w:numPr>
          <w:ilvl w:val="1"/>
          <w:numId w:val="11"/>
        </w:numPr>
        <w:rPr>
          <w:lang w:val="en-US"/>
        </w:rPr>
      </w:pPr>
      <w:r w:rsidRPr="19659DE0">
        <w:rPr>
          <w:lang w:val="en-US"/>
        </w:rPr>
        <w:t>See section ‘Registration requested’</w:t>
      </w:r>
    </w:p>
    <w:p w:rsidR="67A8C63F" w:rsidP="67A8C63F" w:rsidRDefault="67A8C63F" w14:paraId="5AD83E29" w14:textId="4475624C">
      <w:pPr>
        <w:rPr>
          <w:lang w:val="en-US"/>
        </w:rPr>
      </w:pPr>
    </w:p>
    <w:p w:rsidR="4C6DAAA8" w:rsidP="19659DE0" w:rsidRDefault="4C6DAAA8" w14:paraId="5C2E6CFE" w14:textId="07E7A333">
      <w:pPr>
        <w:pStyle w:val="Heading4"/>
        <w:rPr>
          <w:lang w:val="en-US"/>
        </w:rPr>
      </w:pPr>
      <w:r w:rsidRPr="19659DE0">
        <w:rPr>
          <w:lang w:val="en-US"/>
        </w:rPr>
        <w:t xml:space="preserve">Templates for </w:t>
      </w:r>
      <w:r w:rsidRPr="19659DE0" w:rsidR="5977B043">
        <w:rPr>
          <w:lang w:val="en-US"/>
        </w:rPr>
        <w:t xml:space="preserve">logged in </w:t>
      </w:r>
      <w:r w:rsidRPr="19659DE0">
        <w:rPr>
          <w:lang w:val="en-US"/>
        </w:rPr>
        <w:t xml:space="preserve">Publishers and LDL </w:t>
      </w:r>
      <w:r w:rsidRPr="19659DE0" w:rsidR="739CCDFF">
        <w:rPr>
          <w:lang w:val="en-US"/>
        </w:rPr>
        <w:t>S</w:t>
      </w:r>
      <w:r w:rsidRPr="19659DE0">
        <w:rPr>
          <w:lang w:val="en-US"/>
        </w:rPr>
        <w:t>taff</w:t>
      </w:r>
    </w:p>
    <w:p w:rsidR="19659DE0" w:rsidP="19659DE0" w:rsidRDefault="19659DE0" w14:paraId="31828469" w14:textId="42096D59">
      <w:pPr>
        <w:rPr>
          <w:lang w:val="en-US"/>
        </w:rPr>
      </w:pPr>
    </w:p>
    <w:p w:rsidR="00FA08ED" w:rsidP="19659DE0" w:rsidRDefault="00FA08ED" w14:paraId="571FA744" w14:textId="30F728F3">
      <w:pPr>
        <w:rPr>
          <w:lang w:val="en-US"/>
        </w:rPr>
      </w:pPr>
      <w:r w:rsidRPr="19659DE0">
        <w:rPr>
          <w:lang w:val="en-US"/>
        </w:rPr>
        <w:t>My account:</w:t>
      </w:r>
    </w:p>
    <w:p w:rsidR="559D240E" w:rsidP="00366661" w:rsidRDefault="559D240E" w14:paraId="67CF6A2D" w14:textId="51EED101">
      <w:pPr>
        <w:pStyle w:val="ListParagraph"/>
        <w:numPr>
          <w:ilvl w:val="0"/>
          <w:numId w:val="10"/>
        </w:numPr>
        <w:rPr>
          <w:lang w:val="en-US"/>
        </w:rPr>
      </w:pPr>
      <w:r w:rsidRPr="19659DE0">
        <w:rPr>
          <w:lang w:val="en-US"/>
        </w:rPr>
        <w:t>User information (</w:t>
      </w:r>
      <w:r w:rsidRPr="19659DE0" w:rsidR="3E8597E7">
        <w:rPr>
          <w:lang w:val="en-US"/>
        </w:rPr>
        <w:t>PS-</w:t>
      </w:r>
      <w:r w:rsidRPr="19659DE0">
        <w:rPr>
          <w:lang w:val="en-US"/>
        </w:rPr>
        <w:t>U1)</w:t>
      </w:r>
    </w:p>
    <w:p w:rsidR="559D240E" w:rsidP="00366661" w:rsidRDefault="559D240E" w14:paraId="098BD179" w14:textId="29AB4621">
      <w:pPr>
        <w:pStyle w:val="ListParagraph"/>
        <w:numPr>
          <w:ilvl w:val="1"/>
          <w:numId w:val="10"/>
        </w:numPr>
        <w:rPr>
          <w:lang w:val="en-US"/>
        </w:rPr>
      </w:pPr>
      <w:r w:rsidRPr="19659DE0">
        <w:rPr>
          <w:lang w:val="en-US"/>
        </w:rPr>
        <w:t>The user can see and edit information about themselves, such as their email addres</w:t>
      </w:r>
      <w:r w:rsidRPr="19659DE0" w:rsidR="1F0F25D5">
        <w:rPr>
          <w:lang w:val="en-US"/>
        </w:rPr>
        <w:t>s and which publisher they are associated with</w:t>
      </w:r>
    </w:p>
    <w:p w:rsidR="1F0F25D5" w:rsidP="00366661" w:rsidRDefault="1F0F25D5" w14:paraId="6ABCB962" w14:textId="05D55B1C">
      <w:pPr>
        <w:pStyle w:val="ListParagraph"/>
        <w:numPr>
          <w:ilvl w:val="1"/>
          <w:numId w:val="10"/>
        </w:numPr>
        <w:rPr>
          <w:lang w:val="en-US"/>
        </w:rPr>
      </w:pPr>
      <w:r w:rsidRPr="19659DE0">
        <w:rPr>
          <w:lang w:val="en-US"/>
        </w:rPr>
        <w:t xml:space="preserve">It will include their history of </w:t>
      </w:r>
      <w:r w:rsidRPr="19659DE0" w:rsidR="559D240E">
        <w:rPr>
          <w:lang w:val="en-US"/>
        </w:rPr>
        <w:t>log in</w:t>
      </w:r>
      <w:r w:rsidRPr="19659DE0" w:rsidR="76DE35AF">
        <w:rPr>
          <w:lang w:val="en-US"/>
        </w:rPr>
        <w:t>s</w:t>
      </w:r>
    </w:p>
    <w:p w:rsidR="12691E13" w:rsidP="00366661" w:rsidRDefault="47184FA7" w14:paraId="37F95694" w14:textId="777FC0EB">
      <w:pPr>
        <w:pStyle w:val="ListParagraph"/>
        <w:numPr>
          <w:ilvl w:val="0"/>
          <w:numId w:val="10"/>
        </w:numPr>
        <w:rPr>
          <w:lang w:val="en-US"/>
        </w:rPr>
      </w:pPr>
      <w:r w:rsidRPr="19659DE0">
        <w:rPr>
          <w:lang w:val="en-US"/>
        </w:rPr>
        <w:t xml:space="preserve">Publisher information </w:t>
      </w:r>
      <w:r w:rsidRPr="19659DE0" w:rsidR="33E7EA62">
        <w:rPr>
          <w:lang w:val="en-US"/>
        </w:rPr>
        <w:t>(</w:t>
      </w:r>
      <w:r w:rsidRPr="19659DE0" w:rsidR="21B0074C">
        <w:rPr>
          <w:lang w:val="en-US"/>
        </w:rPr>
        <w:t>PS-</w:t>
      </w:r>
      <w:r w:rsidRPr="19659DE0" w:rsidR="33E7EA62">
        <w:rPr>
          <w:lang w:val="en-US"/>
        </w:rPr>
        <w:t>U2)</w:t>
      </w:r>
    </w:p>
    <w:p w:rsidR="12691E13" w:rsidP="00366661" w:rsidRDefault="23C285A3" w14:paraId="40F18C98" w14:textId="644E5265">
      <w:pPr>
        <w:pStyle w:val="ListParagraph"/>
        <w:numPr>
          <w:ilvl w:val="1"/>
          <w:numId w:val="10"/>
        </w:numPr>
        <w:rPr>
          <w:lang w:val="en-US"/>
        </w:rPr>
      </w:pPr>
      <w:r w:rsidRPr="19659DE0">
        <w:rPr>
          <w:lang w:val="en-US"/>
        </w:rPr>
        <w:t>A user associated with this publisher can view and edit the publishers’ information</w:t>
      </w:r>
    </w:p>
    <w:p w:rsidR="12691E13" w:rsidP="00366661" w:rsidRDefault="7AF84B3C" w14:paraId="7BED0A7F" w14:textId="4B9E53D0">
      <w:pPr>
        <w:pStyle w:val="ListParagraph"/>
        <w:numPr>
          <w:ilvl w:val="1"/>
          <w:numId w:val="10"/>
        </w:numPr>
        <w:rPr>
          <w:lang w:val="en-US"/>
        </w:rPr>
      </w:pPr>
      <w:r w:rsidRPr="19659DE0">
        <w:rPr>
          <w:lang w:val="en-US"/>
        </w:rPr>
        <w:t>When logged in as LDL Staff, this page will also show and give edit options for the publishers’</w:t>
      </w:r>
    </w:p>
    <w:p w:rsidR="12691E13" w:rsidP="00366661" w:rsidRDefault="7AF84B3C" w14:paraId="6335948F" w14:textId="6C766BC9">
      <w:pPr>
        <w:pStyle w:val="ListParagraph"/>
        <w:numPr>
          <w:ilvl w:val="2"/>
          <w:numId w:val="10"/>
        </w:numPr>
        <w:rPr>
          <w:lang w:val="en-US"/>
        </w:rPr>
      </w:pPr>
      <w:r w:rsidRPr="19659DE0">
        <w:rPr>
          <w:lang w:val="en-US"/>
        </w:rPr>
        <w:t>Status: Standard or Trusted</w:t>
      </w:r>
    </w:p>
    <w:p w:rsidR="12691E13" w:rsidP="00366661" w:rsidRDefault="7AF84B3C" w14:paraId="69078DDA" w14:textId="6812937B">
      <w:pPr>
        <w:pStyle w:val="ListParagraph"/>
        <w:numPr>
          <w:ilvl w:val="2"/>
          <w:numId w:val="10"/>
        </w:numPr>
        <w:rPr>
          <w:lang w:val="en-US"/>
        </w:rPr>
      </w:pPr>
      <w:r w:rsidRPr="19659DE0">
        <w:rPr>
          <w:lang w:val="en-US"/>
        </w:rPr>
        <w:t>Embargo status</w:t>
      </w:r>
    </w:p>
    <w:p w:rsidR="5678F235" w:rsidP="19659DE0" w:rsidRDefault="5678F235" w14:paraId="411A290B" w14:textId="186804E7">
      <w:pPr>
        <w:rPr>
          <w:lang w:val="en-US"/>
        </w:rPr>
      </w:pPr>
      <w:r w:rsidRPr="19659DE0">
        <w:rPr>
          <w:lang w:val="en-US"/>
        </w:rPr>
        <w:t>Content:</w:t>
      </w:r>
    </w:p>
    <w:p w:rsidR="12691E13" w:rsidP="00366661" w:rsidRDefault="5E4EDF31" w14:paraId="26904EBA" w14:textId="3CBC14AF">
      <w:pPr>
        <w:pStyle w:val="ListParagraph"/>
        <w:numPr>
          <w:ilvl w:val="0"/>
          <w:numId w:val="9"/>
        </w:numPr>
        <w:rPr>
          <w:lang w:val="en-US"/>
        </w:rPr>
      </w:pPr>
      <w:r w:rsidRPr="19659DE0">
        <w:rPr>
          <w:lang w:val="en-US"/>
        </w:rPr>
        <w:t xml:space="preserve">Content </w:t>
      </w:r>
      <w:r w:rsidRPr="19659DE0" w:rsidR="1185584D">
        <w:rPr>
          <w:lang w:val="en-US"/>
        </w:rPr>
        <w:t>D</w:t>
      </w:r>
      <w:r w:rsidRPr="19659DE0" w:rsidR="1D245778">
        <w:rPr>
          <w:lang w:val="en-US"/>
        </w:rPr>
        <w:t>ispl</w:t>
      </w:r>
      <w:r w:rsidRPr="19659DE0" w:rsidR="76AA6A99">
        <w:rPr>
          <w:lang w:val="en-US"/>
        </w:rPr>
        <w:t>a</w:t>
      </w:r>
      <w:r w:rsidRPr="19659DE0" w:rsidR="1D245778">
        <w:rPr>
          <w:lang w:val="en-US"/>
        </w:rPr>
        <w:t>y</w:t>
      </w:r>
      <w:r w:rsidRPr="19659DE0" w:rsidR="06C44708">
        <w:rPr>
          <w:lang w:val="en-US"/>
        </w:rPr>
        <w:t xml:space="preserve"> </w:t>
      </w:r>
      <w:r w:rsidRPr="19659DE0" w:rsidR="16D2EACA">
        <w:rPr>
          <w:lang w:val="en-US"/>
        </w:rPr>
        <w:t>(</w:t>
      </w:r>
      <w:r w:rsidRPr="19659DE0" w:rsidR="1417EA87">
        <w:rPr>
          <w:lang w:val="en-US"/>
        </w:rPr>
        <w:t>PS-</w:t>
      </w:r>
      <w:r w:rsidRPr="19659DE0" w:rsidR="16D2EACA">
        <w:rPr>
          <w:lang w:val="en-US"/>
        </w:rPr>
        <w:t>C1)</w:t>
      </w:r>
    </w:p>
    <w:p w:rsidR="12691E13" w:rsidP="00366661" w:rsidRDefault="73361118" w14:paraId="13750E1F" w14:textId="229A2809">
      <w:pPr>
        <w:pStyle w:val="ListParagraph"/>
        <w:numPr>
          <w:ilvl w:val="1"/>
          <w:numId w:val="9"/>
        </w:numPr>
        <w:rPr>
          <w:lang w:val="en-US"/>
        </w:rPr>
      </w:pPr>
      <w:r w:rsidRPr="19659DE0">
        <w:rPr>
          <w:lang w:val="en-US"/>
        </w:rPr>
        <w:t>Shows the latest metadata, and a cover image where present.</w:t>
      </w:r>
    </w:p>
    <w:p w:rsidR="12691E13" w:rsidP="00366661" w:rsidRDefault="73361118" w14:paraId="72572BAD" w14:textId="4376065B">
      <w:pPr>
        <w:pStyle w:val="ListParagraph"/>
        <w:numPr>
          <w:ilvl w:val="1"/>
          <w:numId w:val="9"/>
        </w:numPr>
        <w:rPr>
          <w:lang w:val="en-US"/>
        </w:rPr>
      </w:pPr>
      <w:r w:rsidRPr="19659DE0">
        <w:rPr>
          <w:lang w:val="en-US"/>
        </w:rPr>
        <w:t>Shows the version history table and ability to download from it, as per section ‘Content Display’</w:t>
      </w:r>
    </w:p>
    <w:p w:rsidR="73361118" w:rsidP="00366661" w:rsidRDefault="73361118" w14:paraId="7948221F" w14:textId="37B90F8F">
      <w:pPr>
        <w:pStyle w:val="ListParagraph"/>
        <w:numPr>
          <w:ilvl w:val="1"/>
          <w:numId w:val="9"/>
        </w:numPr>
        <w:rPr>
          <w:lang w:val="en-US"/>
        </w:rPr>
      </w:pPr>
      <w:r w:rsidRPr="19659DE0">
        <w:rPr>
          <w:lang w:val="en-US"/>
        </w:rPr>
        <w:t>Note that this page is not displaying the full content file in the browser.</w:t>
      </w:r>
    </w:p>
    <w:p w:rsidR="1D9622B4" w:rsidP="00366661" w:rsidRDefault="5E4EDF31" w14:paraId="448D8917" w14:textId="7129237B">
      <w:pPr>
        <w:pStyle w:val="ListParagraph"/>
        <w:numPr>
          <w:ilvl w:val="0"/>
          <w:numId w:val="9"/>
        </w:numPr>
        <w:rPr>
          <w:lang w:val="en-US"/>
        </w:rPr>
      </w:pPr>
      <w:r w:rsidRPr="19659DE0">
        <w:rPr>
          <w:lang w:val="en-US"/>
        </w:rPr>
        <w:t>Dashboard</w:t>
      </w:r>
      <w:r w:rsidRPr="19659DE0" w:rsidR="6BB0FE02">
        <w:rPr>
          <w:lang w:val="en-US"/>
        </w:rPr>
        <w:t xml:space="preserve">: Content </w:t>
      </w:r>
      <w:r w:rsidRPr="19659DE0" w:rsidR="3B21F65C">
        <w:rPr>
          <w:lang w:val="en-US"/>
        </w:rPr>
        <w:t>(</w:t>
      </w:r>
      <w:r w:rsidRPr="19659DE0" w:rsidR="126BD915">
        <w:rPr>
          <w:lang w:val="en-US"/>
        </w:rPr>
        <w:t>PS-</w:t>
      </w:r>
      <w:r w:rsidRPr="19659DE0" w:rsidR="3B21F65C">
        <w:rPr>
          <w:lang w:val="en-US"/>
        </w:rPr>
        <w:t>D</w:t>
      </w:r>
      <w:r w:rsidRPr="19659DE0" w:rsidR="2B2F0699">
        <w:rPr>
          <w:lang w:val="en-US"/>
        </w:rPr>
        <w:t>C</w:t>
      </w:r>
      <w:r w:rsidRPr="19659DE0" w:rsidR="3B21F65C">
        <w:rPr>
          <w:lang w:val="en-US"/>
        </w:rPr>
        <w:t>1)</w:t>
      </w:r>
    </w:p>
    <w:p w:rsidR="58B3316C" w:rsidP="00366661" w:rsidRDefault="58B3316C" w14:paraId="17D585DB" w14:textId="2EE53A58">
      <w:pPr>
        <w:pStyle w:val="ListParagraph"/>
        <w:numPr>
          <w:ilvl w:val="1"/>
          <w:numId w:val="9"/>
        </w:numPr>
        <w:rPr>
          <w:lang w:val="en-US"/>
        </w:rPr>
      </w:pPr>
      <w:r w:rsidRPr="19659DE0">
        <w:rPr>
          <w:lang w:val="en-US"/>
        </w:rPr>
        <w:t>Find, view and take actions on all content the user has permissions for. See section ‘Content dashboard’</w:t>
      </w:r>
    </w:p>
    <w:p w:rsidR="5E4EDF31" w:rsidP="00366661" w:rsidRDefault="5E4EDF31" w14:paraId="68C1E324" w14:textId="6EB8C608">
      <w:pPr>
        <w:pStyle w:val="ListParagraph"/>
        <w:numPr>
          <w:ilvl w:val="0"/>
          <w:numId w:val="9"/>
        </w:numPr>
        <w:rPr>
          <w:lang w:val="en-US"/>
        </w:rPr>
      </w:pPr>
      <w:r w:rsidRPr="19659DE0">
        <w:rPr>
          <w:lang w:val="en-US"/>
        </w:rPr>
        <w:t>Content submission</w:t>
      </w:r>
      <w:r w:rsidRPr="19659DE0" w:rsidR="3E1F4929">
        <w:rPr>
          <w:lang w:val="en-US"/>
        </w:rPr>
        <w:t xml:space="preserve"> (</w:t>
      </w:r>
      <w:r w:rsidRPr="19659DE0" w:rsidR="126BD915">
        <w:rPr>
          <w:lang w:val="en-US"/>
        </w:rPr>
        <w:t>PS-</w:t>
      </w:r>
      <w:r w:rsidRPr="19659DE0" w:rsidR="3E1F4929">
        <w:rPr>
          <w:lang w:val="en-US"/>
        </w:rPr>
        <w:t>S1)</w:t>
      </w:r>
    </w:p>
    <w:p w:rsidR="0DA08A71" w:rsidP="00366661" w:rsidRDefault="0DA08A71" w14:paraId="7BD79A89" w14:textId="70AF98CC">
      <w:pPr>
        <w:pStyle w:val="ListParagraph"/>
        <w:numPr>
          <w:ilvl w:val="1"/>
          <w:numId w:val="9"/>
        </w:numPr>
        <w:rPr>
          <w:lang w:val="en-US"/>
        </w:rPr>
      </w:pPr>
      <w:r w:rsidRPr="19659DE0">
        <w:rPr>
          <w:lang w:val="en-US"/>
        </w:rPr>
        <w:t>When the user will select which content type is being submitted, the interface will clearly explain what each content type means.</w:t>
      </w:r>
    </w:p>
    <w:p w:rsidR="0DA08A71" w:rsidP="00366661" w:rsidRDefault="0DA08A71" w14:paraId="584C1FE5" w14:textId="706CA740">
      <w:pPr>
        <w:pStyle w:val="ListParagraph"/>
        <w:numPr>
          <w:ilvl w:val="1"/>
          <w:numId w:val="9"/>
        </w:numPr>
        <w:rPr>
          <w:lang w:val="en-US"/>
        </w:rPr>
      </w:pPr>
      <w:r w:rsidRPr="19659DE0">
        <w:rPr>
          <w:lang w:val="en-US"/>
        </w:rPr>
        <w:t>Metadata and content will be added as per section ‘Content submitted’</w:t>
      </w:r>
    </w:p>
    <w:p w:rsidR="5FC4D073" w:rsidP="19659DE0" w:rsidRDefault="5FC4D073" w14:paraId="257901FE" w14:textId="64BE411B">
      <w:pPr>
        <w:rPr>
          <w:lang w:val="en-US"/>
        </w:rPr>
      </w:pPr>
    </w:p>
    <w:p w:rsidR="12691E13" w:rsidP="19659DE0" w:rsidRDefault="11989573" w14:paraId="31F9EA8E" w14:textId="04D55BFF">
      <w:pPr>
        <w:pStyle w:val="Heading4"/>
        <w:rPr>
          <w:lang w:val="en-US"/>
        </w:rPr>
      </w:pPr>
      <w:r w:rsidRPr="19659DE0">
        <w:rPr>
          <w:lang w:val="en-US"/>
        </w:rPr>
        <w:t xml:space="preserve">Templates only for </w:t>
      </w:r>
      <w:r w:rsidRPr="19659DE0" w:rsidR="5E4EDF31">
        <w:rPr>
          <w:lang w:val="en-US"/>
        </w:rPr>
        <w:t xml:space="preserve">LDL </w:t>
      </w:r>
      <w:r w:rsidRPr="19659DE0" w:rsidR="63DECCE6">
        <w:rPr>
          <w:lang w:val="en-US"/>
        </w:rPr>
        <w:t>S</w:t>
      </w:r>
      <w:r w:rsidRPr="19659DE0" w:rsidR="5E4EDF31">
        <w:rPr>
          <w:lang w:val="en-US"/>
        </w:rPr>
        <w:t>taff:</w:t>
      </w:r>
    </w:p>
    <w:p w:rsidR="12691E13" w:rsidP="00366661" w:rsidRDefault="68B1BCB3" w14:paraId="4F5167F8" w14:textId="4314725D">
      <w:pPr>
        <w:pStyle w:val="ListParagraph"/>
        <w:numPr>
          <w:ilvl w:val="0"/>
          <w:numId w:val="8"/>
        </w:numPr>
        <w:rPr>
          <w:lang w:val="en-US"/>
        </w:rPr>
      </w:pPr>
      <w:r w:rsidRPr="19659DE0">
        <w:rPr>
          <w:lang w:val="en-US"/>
        </w:rPr>
        <w:t xml:space="preserve">Dashboard: </w:t>
      </w:r>
      <w:r w:rsidRPr="19659DE0" w:rsidR="3CD1F0CC">
        <w:rPr>
          <w:lang w:val="en-US"/>
        </w:rPr>
        <w:t>Us</w:t>
      </w:r>
      <w:r w:rsidRPr="19659DE0" w:rsidR="5E4EDF31">
        <w:rPr>
          <w:lang w:val="en-US"/>
        </w:rPr>
        <w:t>er</w:t>
      </w:r>
      <w:r w:rsidRPr="19659DE0" w:rsidR="3757E583">
        <w:rPr>
          <w:lang w:val="en-US"/>
        </w:rPr>
        <w:t>s</w:t>
      </w:r>
      <w:r w:rsidRPr="19659DE0" w:rsidR="02AF70F5">
        <w:rPr>
          <w:lang w:val="en-US"/>
        </w:rPr>
        <w:t xml:space="preserve"> </w:t>
      </w:r>
      <w:r w:rsidRPr="19659DE0" w:rsidR="0ADBD304">
        <w:rPr>
          <w:lang w:val="en-US"/>
        </w:rPr>
        <w:t>(</w:t>
      </w:r>
      <w:r w:rsidRPr="19659DE0" w:rsidR="6364BC5B">
        <w:rPr>
          <w:lang w:val="en-US"/>
        </w:rPr>
        <w:t>PS-</w:t>
      </w:r>
      <w:r w:rsidRPr="19659DE0" w:rsidR="0ADBD304">
        <w:rPr>
          <w:lang w:val="en-US"/>
        </w:rPr>
        <w:t>DU1)</w:t>
      </w:r>
    </w:p>
    <w:p w:rsidR="12691E13" w:rsidP="00366661" w:rsidRDefault="241E7B26" w14:paraId="7908B55D" w14:textId="1B2E5DEA">
      <w:pPr>
        <w:pStyle w:val="ListParagraph"/>
        <w:numPr>
          <w:ilvl w:val="1"/>
          <w:numId w:val="8"/>
        </w:numPr>
        <w:rPr>
          <w:lang w:val="en-US"/>
        </w:rPr>
      </w:pPr>
      <w:r w:rsidRPr="19659DE0">
        <w:rPr>
          <w:lang w:val="en-US"/>
        </w:rPr>
        <w:t>All users and publishers will be listed in a table, with</w:t>
      </w:r>
      <w:r w:rsidRPr="19659DE0" w:rsidR="5E4EDF31">
        <w:rPr>
          <w:lang w:val="en-US"/>
        </w:rPr>
        <w:t xml:space="preserve"> actions to view, approve, reject, comment</w:t>
      </w:r>
      <w:r w:rsidRPr="19659DE0" w:rsidR="2A955941">
        <w:rPr>
          <w:lang w:val="en-US"/>
        </w:rPr>
        <w:t>.</w:t>
      </w:r>
    </w:p>
    <w:p w:rsidR="5FC4D073" w:rsidP="00366661" w:rsidRDefault="2A955941" w14:paraId="5353B598" w14:textId="7AF108E7">
      <w:pPr>
        <w:pStyle w:val="ListParagraph"/>
        <w:numPr>
          <w:ilvl w:val="1"/>
          <w:numId w:val="8"/>
        </w:numPr>
        <w:rPr>
          <w:lang w:val="en-US"/>
        </w:rPr>
      </w:pPr>
      <w:r w:rsidRPr="19659DE0">
        <w:rPr>
          <w:lang w:val="en-US"/>
        </w:rPr>
        <w:t xml:space="preserve">This will include the ability to only see existing </w:t>
      </w:r>
      <w:r w:rsidRPr="19659DE0" w:rsidR="13AD77C4">
        <w:rPr>
          <w:lang w:val="en-US"/>
        </w:rPr>
        <w:t>registration</w:t>
      </w:r>
      <w:r w:rsidRPr="19659DE0" w:rsidR="0D90CB7D">
        <w:rPr>
          <w:lang w:val="en-US"/>
        </w:rPr>
        <w:t xml:space="preserve"> requests. See secti</w:t>
      </w:r>
      <w:r w:rsidRPr="19659DE0" w:rsidR="68BAA411">
        <w:rPr>
          <w:lang w:val="en-US"/>
        </w:rPr>
        <w:t>o</w:t>
      </w:r>
      <w:r w:rsidRPr="19659DE0" w:rsidR="0D90CB7D">
        <w:rPr>
          <w:lang w:val="en-US"/>
        </w:rPr>
        <w:t>n ‘User dashboard’</w:t>
      </w:r>
    </w:p>
    <w:p w:rsidR="5FC4D073" w:rsidP="5FC4D073" w:rsidRDefault="5FC4D073" w14:paraId="0113A4AF" w14:textId="0A63B2F9">
      <w:pPr>
        <w:pStyle w:val="Heading3"/>
        <w:rPr>
          <w:lang w:val="en-US"/>
        </w:rPr>
      </w:pPr>
    </w:p>
    <w:p w:rsidR="78D6D421" w:rsidP="5FC4D073" w:rsidRDefault="7DAB7BB2" w14:paraId="44FBE6F0" w14:textId="467EB09D">
      <w:pPr>
        <w:pStyle w:val="Heading3"/>
        <w:rPr>
          <w:lang w:val="en-US"/>
        </w:rPr>
      </w:pPr>
      <w:bookmarkStart w:name="_Toc216334993" w:id="404"/>
      <w:bookmarkStart w:name="_Toc216335046" w:id="405"/>
      <w:bookmarkStart w:name="_Toc1909993480" w:id="406"/>
      <w:r w:rsidRPr="19659DE0">
        <w:rPr>
          <w:lang w:val="en-US"/>
        </w:rPr>
        <w:t xml:space="preserve">Content assignment and </w:t>
      </w:r>
      <w:r w:rsidRPr="19659DE0" w:rsidR="200B228C">
        <w:rPr>
          <w:lang w:val="en-US"/>
        </w:rPr>
        <w:t>Commenting</w:t>
      </w:r>
      <w:bookmarkEnd w:id="404"/>
      <w:bookmarkEnd w:id="405"/>
      <w:bookmarkEnd w:id="406"/>
      <w:r w:rsidRPr="19659DE0" w:rsidR="200B228C">
        <w:rPr>
          <w:lang w:val="en-US"/>
        </w:rPr>
        <w:t xml:space="preserve"> </w:t>
      </w:r>
    </w:p>
    <w:p w:rsidR="4792D40D" w:rsidP="5FC4D073" w:rsidRDefault="4792D40D" w14:paraId="5615BA5B" w14:textId="5FF7E2C9">
      <w:pPr>
        <w:rPr>
          <w:lang w:val="en-US"/>
        </w:rPr>
      </w:pPr>
      <w:r w:rsidRPr="5FC4D073">
        <w:rPr>
          <w:lang w:val="en-US"/>
        </w:rPr>
        <w:t>Each content item, and any level in the content structure, can be assigned to a user, and optionally have 0-n comments applied to it:</w:t>
      </w:r>
    </w:p>
    <w:p w:rsidR="4792D40D" w:rsidP="00366661" w:rsidRDefault="4792D40D" w14:paraId="52A4AE3E" w14:textId="0E090385">
      <w:pPr>
        <w:pStyle w:val="ListParagraph"/>
        <w:numPr>
          <w:ilvl w:val="0"/>
          <w:numId w:val="45"/>
        </w:numPr>
        <w:rPr>
          <w:lang w:val="en-US"/>
        </w:rPr>
      </w:pPr>
      <w:r w:rsidRPr="5FC4D073">
        <w:rPr>
          <w:lang w:val="en-US"/>
        </w:rPr>
        <w:t>Assignment:</w:t>
      </w:r>
    </w:p>
    <w:p w:rsidR="4792D40D" w:rsidP="00366661" w:rsidRDefault="4792D40D" w14:paraId="46F6EE5B" w14:textId="24CBD763">
      <w:pPr>
        <w:pStyle w:val="ListParagraph"/>
        <w:numPr>
          <w:ilvl w:val="1"/>
          <w:numId w:val="45"/>
        </w:numPr>
        <w:rPr>
          <w:lang w:val="en-US"/>
        </w:rPr>
      </w:pPr>
      <w:r w:rsidRPr="5FC4D073">
        <w:rPr>
          <w:lang w:val="en-US"/>
        </w:rPr>
        <w:t>LDL staff can assign content. Publishers can not assign content.</w:t>
      </w:r>
    </w:p>
    <w:p w:rsidR="4792D40D" w:rsidP="00366661" w:rsidRDefault="4792D40D" w14:paraId="1F69709F" w14:textId="33E2469B">
      <w:pPr>
        <w:pStyle w:val="ListParagraph"/>
        <w:numPr>
          <w:ilvl w:val="1"/>
          <w:numId w:val="45"/>
        </w:numPr>
        <w:rPr>
          <w:lang w:val="en-US"/>
        </w:rPr>
      </w:pPr>
      <w:r w:rsidRPr="5FC4D073">
        <w:rPr>
          <w:lang w:val="en-US"/>
        </w:rPr>
        <w:t>It is not required to add a comment when the content is being assigned</w:t>
      </w:r>
    </w:p>
    <w:p w:rsidR="4792D40D" w:rsidP="00366661" w:rsidRDefault="4792D40D" w14:paraId="3B2C67C0" w14:textId="743A2F57">
      <w:pPr>
        <w:pStyle w:val="ListParagraph"/>
        <w:numPr>
          <w:ilvl w:val="0"/>
          <w:numId w:val="45"/>
        </w:numPr>
        <w:rPr>
          <w:lang w:val="en-US"/>
        </w:rPr>
      </w:pPr>
      <w:r w:rsidRPr="5FC4D073">
        <w:rPr>
          <w:lang w:val="en-US"/>
        </w:rPr>
        <w:t>Comments</w:t>
      </w:r>
    </w:p>
    <w:p w:rsidR="4792D40D" w:rsidP="00366661" w:rsidRDefault="4792D40D" w14:paraId="6667B5A7" w14:textId="07A71599">
      <w:pPr>
        <w:pStyle w:val="ListParagraph"/>
        <w:numPr>
          <w:ilvl w:val="1"/>
          <w:numId w:val="45"/>
        </w:numPr>
        <w:rPr>
          <w:lang w:val="en-US"/>
        </w:rPr>
      </w:pPr>
      <w:r w:rsidRPr="5FC4D073">
        <w:rPr>
          <w:lang w:val="en-US"/>
        </w:rPr>
        <w:t>LDL staff and Publishers can add comments</w:t>
      </w:r>
    </w:p>
    <w:p w:rsidR="4792D40D" w:rsidP="00366661" w:rsidRDefault="4792D40D" w14:paraId="6FCDF792" w14:textId="32CAE63B">
      <w:pPr>
        <w:pStyle w:val="ListParagraph"/>
        <w:numPr>
          <w:ilvl w:val="1"/>
          <w:numId w:val="45"/>
        </w:numPr>
        <w:rPr>
          <w:lang w:val="en-US"/>
        </w:rPr>
      </w:pPr>
      <w:r w:rsidRPr="5FC4D073">
        <w:rPr>
          <w:lang w:val="en-US"/>
        </w:rPr>
        <w:t>It is not required to assign content when a comment is being assigned</w:t>
      </w:r>
    </w:p>
    <w:p w:rsidR="60510467" w:rsidP="00366661" w:rsidRDefault="60510467" w14:paraId="1D4BEF67" w14:textId="2553C493">
      <w:pPr>
        <w:pStyle w:val="ListParagraph"/>
        <w:numPr>
          <w:ilvl w:val="1"/>
          <w:numId w:val="45"/>
        </w:numPr>
        <w:rPr>
          <w:lang w:val="en-US"/>
        </w:rPr>
      </w:pPr>
      <w:r w:rsidRPr="5FC4D073">
        <w:rPr>
          <w:lang w:val="en-US"/>
        </w:rPr>
        <w:t>Each comment consists of:</w:t>
      </w:r>
    </w:p>
    <w:p w:rsidR="6095BC1B" w:rsidP="00366661" w:rsidRDefault="6095BC1B" w14:paraId="13252B30" w14:textId="27442A1E">
      <w:pPr>
        <w:pStyle w:val="ListParagraph"/>
        <w:numPr>
          <w:ilvl w:val="2"/>
          <w:numId w:val="45"/>
        </w:numPr>
        <w:rPr>
          <w:lang w:val="en-US"/>
        </w:rPr>
      </w:pPr>
      <w:r w:rsidRPr="5FC4D073">
        <w:rPr>
          <w:lang w:val="en-US"/>
        </w:rPr>
        <w:t xml:space="preserve">Comment contents, Comment date and timestamp, Comment added by. </w:t>
      </w:r>
    </w:p>
    <w:p w:rsidR="5FC4D073" w:rsidP="00366661" w:rsidRDefault="1637F6D0" w14:paraId="75C9BD49" w14:textId="27C91028">
      <w:pPr>
        <w:pStyle w:val="ListParagraph"/>
        <w:numPr>
          <w:ilvl w:val="1"/>
          <w:numId w:val="45"/>
        </w:numPr>
        <w:rPr>
          <w:lang w:val="en-US"/>
        </w:rPr>
      </w:pPr>
      <w:r w:rsidRPr="19659DE0">
        <w:rPr>
          <w:lang w:val="en-US"/>
        </w:rPr>
        <w:t>C</w:t>
      </w:r>
      <w:r w:rsidRPr="19659DE0" w:rsidR="200B228C">
        <w:rPr>
          <w:lang w:val="en-US"/>
        </w:rPr>
        <w:t>omments will not be multi-threaded</w:t>
      </w:r>
      <w:r w:rsidRPr="19659DE0" w:rsidR="5731DE6E">
        <w:rPr>
          <w:lang w:val="en-US"/>
        </w:rPr>
        <w:t>. ie a comment can not be added to a comment, it can only be added to the content item.</w:t>
      </w:r>
    </w:p>
    <w:p w:rsidR="5FC4D073" w:rsidP="5FC4D073" w:rsidRDefault="5FC4D073" w14:paraId="7E65A903" w14:textId="42DCA4F1"/>
    <w:p w:rsidR="6095BC1B" w:rsidP="5FC4D073" w:rsidRDefault="200B228C" w14:paraId="6BD63F85" w14:textId="7AC0FE37">
      <w:pPr>
        <w:pStyle w:val="Heading3"/>
        <w:rPr>
          <w:lang w:val="en-US"/>
        </w:rPr>
      </w:pPr>
      <w:bookmarkStart w:name="_Toc216334994" w:id="407"/>
      <w:bookmarkStart w:name="_Toc216335047" w:id="408"/>
      <w:bookmarkStart w:name="_Toc1857488102" w:id="409"/>
      <w:r w:rsidRPr="19659DE0">
        <w:rPr>
          <w:lang w:val="en-US"/>
        </w:rPr>
        <w:t>Email templates</w:t>
      </w:r>
      <w:bookmarkEnd w:id="407"/>
      <w:bookmarkEnd w:id="408"/>
      <w:bookmarkEnd w:id="409"/>
    </w:p>
    <w:p w:rsidR="6095BC1B" w:rsidP="5FC4D073" w:rsidRDefault="6095BC1B" w14:paraId="24B4E1ED" w14:textId="03AF5C53">
      <w:pPr>
        <w:rPr>
          <w:lang w:val="en-US"/>
        </w:rPr>
      </w:pPr>
      <w:r w:rsidRPr="5FC4D073">
        <w:rPr>
          <w:lang w:val="en-US"/>
        </w:rPr>
        <w:t>All correspondence with publishers can happen with comments added to content items, or via email. However there is no record kept in the system of the emails being sent.</w:t>
      </w:r>
    </w:p>
    <w:p w:rsidR="6095BC1B" w:rsidP="5FC4D073" w:rsidRDefault="6095BC1B" w14:paraId="1C96E27D" w14:textId="7BC58D00">
      <w:pPr>
        <w:rPr>
          <w:lang w:val="en-US"/>
        </w:rPr>
      </w:pPr>
      <w:r w:rsidRPr="5FC4D073">
        <w:rPr>
          <w:lang w:val="en-US"/>
        </w:rPr>
        <w:t>In the functional specification, whenever an email is sent it will use one of the following templates. They will be defined in SendGrid using tokenised HTML:</w:t>
      </w:r>
    </w:p>
    <w:p w:rsidR="6095BC1B" w:rsidP="00366661" w:rsidRDefault="6095BC1B" w14:paraId="3DC82774" w14:textId="2AEF0926">
      <w:pPr>
        <w:pStyle w:val="ListParagraph"/>
        <w:numPr>
          <w:ilvl w:val="0"/>
          <w:numId w:val="65"/>
        </w:numPr>
        <w:rPr>
          <w:lang w:val="en-US"/>
        </w:rPr>
      </w:pPr>
      <w:r w:rsidRPr="5FC4D073">
        <w:rPr>
          <w:lang w:val="en-US"/>
        </w:rPr>
        <w:t>Registration request received</w:t>
      </w:r>
    </w:p>
    <w:p w:rsidR="6095BC1B" w:rsidP="00366661" w:rsidRDefault="6095BC1B" w14:paraId="5DEF1DD0" w14:textId="654C0F8F">
      <w:pPr>
        <w:pStyle w:val="ListParagraph"/>
        <w:numPr>
          <w:ilvl w:val="0"/>
          <w:numId w:val="65"/>
        </w:numPr>
        <w:rPr>
          <w:lang w:val="en-US"/>
        </w:rPr>
      </w:pPr>
      <w:r w:rsidRPr="5FC4D073">
        <w:rPr>
          <w:lang w:val="en-US"/>
        </w:rPr>
        <w:t>Registration request approved</w:t>
      </w:r>
    </w:p>
    <w:p w:rsidR="6095BC1B" w:rsidP="00366661" w:rsidRDefault="6095BC1B" w14:paraId="3960009D" w14:textId="63ABFC1D">
      <w:pPr>
        <w:pStyle w:val="ListParagraph"/>
        <w:numPr>
          <w:ilvl w:val="0"/>
          <w:numId w:val="65"/>
        </w:numPr>
        <w:rPr>
          <w:lang w:val="en-US"/>
        </w:rPr>
      </w:pPr>
      <w:r w:rsidRPr="5FC4D073">
        <w:rPr>
          <w:lang w:val="en-US"/>
        </w:rPr>
        <w:t>Registration request rejected</w:t>
      </w:r>
    </w:p>
    <w:p w:rsidR="6095BC1B" w:rsidP="00366661" w:rsidRDefault="6095BC1B" w14:paraId="4394FB22" w14:textId="3F4B75B7">
      <w:pPr>
        <w:pStyle w:val="ListParagraph"/>
        <w:numPr>
          <w:ilvl w:val="0"/>
          <w:numId w:val="65"/>
        </w:numPr>
        <w:rPr>
          <w:lang w:val="en-US"/>
        </w:rPr>
      </w:pPr>
      <w:r w:rsidRPr="5FC4D073">
        <w:rPr>
          <w:lang w:val="en-US"/>
        </w:rPr>
        <w:t>Content submitted</w:t>
      </w:r>
    </w:p>
    <w:p w:rsidR="6095BC1B" w:rsidP="00366661" w:rsidRDefault="6095BC1B" w14:paraId="6AAB11C8" w14:textId="64227E8F">
      <w:pPr>
        <w:pStyle w:val="ListParagraph"/>
        <w:numPr>
          <w:ilvl w:val="0"/>
          <w:numId w:val="65"/>
        </w:numPr>
        <w:rPr>
          <w:lang w:val="en-US"/>
        </w:rPr>
      </w:pPr>
      <w:r w:rsidRPr="5FC4D073">
        <w:rPr>
          <w:lang w:val="en-US"/>
        </w:rPr>
        <w:t>Content approved</w:t>
      </w:r>
    </w:p>
    <w:p w:rsidR="6095BC1B" w:rsidP="00366661" w:rsidRDefault="462F52A0" w14:paraId="5CF6D0B6" w14:textId="3137C34E">
      <w:pPr>
        <w:pStyle w:val="ListParagraph"/>
        <w:numPr>
          <w:ilvl w:val="0"/>
          <w:numId w:val="65"/>
        </w:numPr>
        <w:rPr>
          <w:lang w:val="en-US"/>
        </w:rPr>
      </w:pPr>
      <w:r w:rsidRPr="2C54A97E">
        <w:rPr>
          <w:lang w:val="en-US"/>
        </w:rPr>
        <w:t xml:space="preserve">Content </w:t>
      </w:r>
      <w:commentRangeStart w:id="410"/>
      <w:commentRangeStart w:id="411"/>
      <w:commentRangeStart w:id="412"/>
      <w:commentRangeStart w:id="413"/>
      <w:commentRangeStart w:id="414"/>
      <w:commentRangeStart w:id="415"/>
      <w:commentRangeStart w:id="416"/>
      <w:commentRangeStart w:id="417"/>
      <w:commentRangeStart w:id="418"/>
      <w:commentRangeStart w:id="419"/>
      <w:r w:rsidRPr="2C54A97E">
        <w:rPr>
          <w:lang w:val="en-US"/>
        </w:rPr>
        <w:t>rejected</w:t>
      </w:r>
      <w:commentRangeEnd w:id="410"/>
      <w:r w:rsidR="564B4658">
        <w:rPr>
          <w:rStyle w:val="CommentReference"/>
          <w:sz w:val="18"/>
          <w:szCs w:val="18"/>
          <w:lang w:val="en-US"/>
        </w:rPr>
        <w:commentReference w:id="410"/>
      </w:r>
      <w:commentRangeEnd w:id="411"/>
      <w:r>
        <w:rPr>
          <w:rStyle w:val="CommentReference"/>
        </w:rPr>
        <w:commentReference w:id="411"/>
      </w:r>
      <w:commentRangeEnd w:id="412"/>
      <w:r>
        <w:rPr>
          <w:rStyle w:val="CommentReference"/>
        </w:rPr>
        <w:commentReference w:id="412"/>
      </w:r>
      <w:commentRangeEnd w:id="413"/>
      <w:r>
        <w:rPr>
          <w:rStyle w:val="CommentReference"/>
        </w:rPr>
        <w:commentReference w:id="413"/>
      </w:r>
      <w:commentRangeEnd w:id="414"/>
      <w:r>
        <w:rPr>
          <w:rStyle w:val="CommentReference"/>
        </w:rPr>
        <w:commentReference w:id="414"/>
      </w:r>
      <w:commentRangeEnd w:id="415"/>
      <w:r>
        <w:rPr>
          <w:rStyle w:val="CommentReference"/>
        </w:rPr>
        <w:commentReference w:id="415"/>
      </w:r>
      <w:commentRangeEnd w:id="416"/>
      <w:r>
        <w:rPr>
          <w:rStyle w:val="CommentReference"/>
        </w:rPr>
        <w:commentReference w:id="416"/>
      </w:r>
      <w:commentRangeEnd w:id="417"/>
      <w:r>
        <w:rPr>
          <w:rStyle w:val="CommentReference"/>
        </w:rPr>
        <w:commentReference w:id="417"/>
      </w:r>
      <w:commentRangeEnd w:id="418"/>
      <w:r>
        <w:rPr>
          <w:rStyle w:val="CommentReference"/>
        </w:rPr>
        <w:commentReference w:id="418"/>
      </w:r>
      <w:commentRangeEnd w:id="419"/>
      <w:r>
        <w:rPr>
          <w:rStyle w:val="CommentReference"/>
        </w:rPr>
        <w:commentReference w:id="419"/>
      </w:r>
    </w:p>
    <w:p w:rsidR="6095BC1B" w:rsidP="00366661" w:rsidRDefault="6095BC1B" w14:paraId="3A92B721" w14:textId="32D8D4C5">
      <w:pPr>
        <w:pStyle w:val="ListParagraph"/>
        <w:numPr>
          <w:ilvl w:val="0"/>
          <w:numId w:val="65"/>
        </w:numPr>
        <w:rPr>
          <w:lang w:val="en-US"/>
        </w:rPr>
      </w:pPr>
      <w:r w:rsidRPr="5FC4D073">
        <w:rPr>
          <w:lang w:val="en-US"/>
        </w:rPr>
        <w:t>Content reminder: Content not finished</w:t>
      </w:r>
    </w:p>
    <w:p w:rsidR="6095BC1B" w:rsidP="00366661" w:rsidRDefault="6095BC1B" w14:paraId="0289FCAD" w14:textId="0F765798">
      <w:pPr>
        <w:pStyle w:val="ListParagraph"/>
        <w:numPr>
          <w:ilvl w:val="0"/>
          <w:numId w:val="65"/>
        </w:numPr>
        <w:rPr>
          <w:lang w:val="en-US"/>
        </w:rPr>
      </w:pPr>
      <w:r w:rsidRPr="5FC4D073">
        <w:rPr>
          <w:lang w:val="en-US"/>
        </w:rPr>
        <w:t xml:space="preserve">Content reminder: Content assigned </w:t>
      </w:r>
    </w:p>
    <w:p w:rsidR="6095BC1B" w:rsidP="00366661" w:rsidRDefault="6095BC1B" w14:paraId="342D23F3" w14:textId="1853AF75">
      <w:pPr>
        <w:pStyle w:val="ListParagraph"/>
        <w:numPr>
          <w:ilvl w:val="0"/>
          <w:numId w:val="65"/>
        </w:numPr>
        <w:rPr>
          <w:lang w:val="en-US"/>
        </w:rPr>
      </w:pPr>
      <w:r w:rsidRPr="5FC4D073">
        <w:rPr>
          <w:lang w:val="en-US"/>
        </w:rPr>
        <w:t>Content reminder: No serial content received</w:t>
      </w:r>
    </w:p>
    <w:p w:rsidR="6095BC1B" w:rsidP="00366661" w:rsidRDefault="6095BC1B" w14:paraId="55148161" w14:textId="64DFB328">
      <w:pPr>
        <w:pStyle w:val="ListParagraph"/>
        <w:numPr>
          <w:ilvl w:val="0"/>
          <w:numId w:val="65"/>
        </w:numPr>
        <w:rPr>
          <w:lang w:val="en-US"/>
        </w:rPr>
      </w:pPr>
      <w:r w:rsidRPr="5FC4D073">
        <w:rPr>
          <w:lang w:val="en-US"/>
        </w:rPr>
        <w:t>Content reminder: No content received</w:t>
      </w:r>
    </w:p>
    <w:p w:rsidR="5FC4D073" w:rsidP="5FC4D073" w:rsidRDefault="5FC4D073" w14:paraId="54836F0A" w14:textId="2139EEC1">
      <w:pPr>
        <w:rPr>
          <w:lang w:val="en-US"/>
        </w:rPr>
      </w:pPr>
    </w:p>
    <w:p w:rsidR="5FC4D073" w:rsidP="5FC4D073" w:rsidRDefault="5FC4D073" w14:paraId="582EDA5C" w14:textId="2F5E5AFB">
      <w:pPr>
        <w:rPr>
          <w:lang w:val="en-US"/>
        </w:rPr>
      </w:pPr>
    </w:p>
    <w:p w:rsidR="6095BC1B" w:rsidP="5FC4D073" w:rsidRDefault="42A8DFBD" w14:paraId="01A36A1A" w14:textId="25D7A7C6">
      <w:pPr>
        <w:pStyle w:val="Heading3"/>
        <w:rPr>
          <w:lang w:val="en-US"/>
        </w:rPr>
      </w:pPr>
      <w:bookmarkStart w:name="_Toc216334995" w:id="421"/>
      <w:bookmarkStart w:name="_Toc216335048" w:id="422"/>
      <w:bookmarkStart w:name="_Toc1305258349" w:id="423"/>
      <w:commentRangeStart w:id="424"/>
      <w:commentRangeStart w:id="425"/>
      <w:commentRangeStart w:id="426"/>
      <w:commentRangeStart w:id="427"/>
      <w:commentRangeStart w:id="428"/>
      <w:commentRangeStart w:id="429"/>
      <w:r w:rsidRPr="477C5BEC">
        <w:rPr>
          <w:lang w:val="en-US"/>
        </w:rPr>
        <w:t>Audit</w:t>
      </w:r>
      <w:commentRangeEnd w:id="424"/>
      <w:r w:rsidRPr="477C5BEC" w:rsidR="47A62A39">
        <w:rPr>
          <w:rStyle w:val="CommentReference"/>
          <w:sz w:val="24"/>
          <w:szCs w:val="24"/>
          <w:lang w:val="en-US"/>
        </w:rPr>
        <w:commentReference w:id="424"/>
      </w:r>
      <w:commentRangeEnd w:id="425"/>
      <w:r>
        <w:rPr>
          <w:rStyle w:val="CommentReference"/>
        </w:rPr>
        <w:commentReference w:id="425"/>
      </w:r>
      <w:commentRangeEnd w:id="426"/>
      <w:r>
        <w:rPr>
          <w:rStyle w:val="CommentReference"/>
        </w:rPr>
        <w:commentReference w:id="426"/>
      </w:r>
      <w:commentRangeEnd w:id="427"/>
      <w:r>
        <w:rPr>
          <w:rStyle w:val="CommentReference"/>
        </w:rPr>
        <w:commentReference w:id="427"/>
      </w:r>
      <w:commentRangeEnd w:id="428"/>
      <w:r>
        <w:rPr>
          <w:rStyle w:val="CommentReference"/>
        </w:rPr>
        <w:commentReference w:id="428"/>
      </w:r>
      <w:commentRangeEnd w:id="429"/>
      <w:r>
        <w:rPr>
          <w:rStyle w:val="CommentReference"/>
        </w:rPr>
        <w:commentReference w:id="429"/>
      </w:r>
      <w:r w:rsidRPr="477C5BEC">
        <w:rPr>
          <w:lang w:val="en-US"/>
        </w:rPr>
        <w:t xml:space="preserve"> trail</w:t>
      </w:r>
      <w:bookmarkEnd w:id="421"/>
      <w:bookmarkEnd w:id="422"/>
      <w:bookmarkEnd w:id="423"/>
    </w:p>
    <w:p w:rsidR="6095BC1B" w:rsidP="5FC4D073" w:rsidRDefault="6095BC1B" w14:paraId="711637F8" w14:textId="3E507172">
      <w:pPr>
        <w:rPr>
          <w:lang w:val="en-US"/>
        </w:rPr>
      </w:pPr>
      <w:r w:rsidRPr="5FC4D073">
        <w:rPr>
          <w:lang w:val="en-US"/>
        </w:rPr>
        <w:t>Every action for the following entities will be logged and visible to LDL staff in the interface:</w:t>
      </w:r>
    </w:p>
    <w:p w:rsidR="75480510" w:rsidP="00366661" w:rsidRDefault="75480510" w14:paraId="5F12E53B" w14:textId="0AAA4015">
      <w:pPr>
        <w:pStyle w:val="ListParagraph"/>
        <w:numPr>
          <w:ilvl w:val="0"/>
          <w:numId w:val="62"/>
        </w:numPr>
        <w:rPr>
          <w:lang w:val="en-US"/>
        </w:rPr>
      </w:pPr>
      <w:r w:rsidRPr="5FC4D073">
        <w:rPr>
          <w:b/>
          <w:bCs/>
          <w:lang w:val="en-US"/>
        </w:rPr>
        <w:t>User</w:t>
      </w:r>
      <w:r w:rsidRPr="5FC4D073" w:rsidR="6095BC1B">
        <w:rPr>
          <w:lang w:val="en-US"/>
        </w:rPr>
        <w:t>- User name who took action (LDL staff or Publisher), Date and time stamp, Fields affected (eg. Status), Previous value (eg. Standard), New value (eg. Trusted)</w:t>
      </w:r>
    </w:p>
    <w:p w:rsidR="6095BC1B" w:rsidP="00366661" w:rsidRDefault="6095BC1B" w14:paraId="392AD952" w14:textId="7C025901">
      <w:pPr>
        <w:pStyle w:val="ListParagraph"/>
        <w:numPr>
          <w:ilvl w:val="0"/>
          <w:numId w:val="62"/>
        </w:numPr>
        <w:rPr>
          <w:lang w:val="en-US"/>
        </w:rPr>
      </w:pPr>
      <w:r w:rsidRPr="5FC4D073">
        <w:rPr>
          <w:b/>
          <w:bCs/>
          <w:lang w:val="en-US"/>
        </w:rPr>
        <w:t>Content item</w:t>
      </w:r>
      <w:r w:rsidRPr="5FC4D073">
        <w:rPr>
          <w:lang w:val="en-US"/>
        </w:rPr>
        <w:t xml:space="preserve"> - User name who took action (LDL staff or Publisher), Date and time stamp, Fields affected (eg ‘Author name’), Previous value (eg. John Smth), New value (eg. John Smith)</w:t>
      </w:r>
    </w:p>
    <w:p w:rsidR="6095BC1B" w:rsidP="5FC4D073" w:rsidRDefault="6095BC1B" w14:paraId="4F4AE99E" w14:textId="22820588">
      <w:pPr>
        <w:rPr>
          <w:lang w:val="en-US"/>
        </w:rPr>
      </w:pPr>
      <w:r w:rsidRPr="5FC4D073">
        <w:rPr>
          <w:lang w:val="en-US"/>
        </w:rPr>
        <w:t>When emails are sent, they and their contents will not be included in the audit trail.</w:t>
      </w:r>
    </w:p>
    <w:p w:rsidR="307A976F" w:rsidP="5FC4D073" w:rsidRDefault="307A976F" w14:paraId="67AA20FD" w14:textId="1B189701">
      <w:pPr>
        <w:spacing w:before="240" w:after="240"/>
        <w:rPr>
          <w:lang w:val="en-US"/>
        </w:rPr>
      </w:pPr>
      <w:r w:rsidRPr="5FC4D073">
        <w:rPr>
          <w:lang w:val="en-US"/>
        </w:rPr>
        <w:t>This addresses initial requirement RfP ID</w:t>
      </w:r>
      <w:r w:rsidRPr="5FC4D073" w:rsidR="75817C33">
        <w:rPr>
          <w:lang w:val="en-US"/>
        </w:rPr>
        <w:t xml:space="preserve"> 3.1.4f ‘Audit trails’</w:t>
      </w:r>
    </w:p>
    <w:p w:rsidR="5FC4D073" w:rsidP="19659DE0" w:rsidRDefault="5FC4D073" w14:paraId="2A13D7FA" w14:textId="6D59A7DA">
      <w:pPr>
        <w:pStyle w:val="Heading3"/>
      </w:pPr>
      <w:bookmarkStart w:name="_Toc1480035485" w:id="432"/>
      <w:r>
        <w:br/>
      </w:r>
      <w:bookmarkStart w:name="_Toc216334996" w:id="433"/>
      <w:bookmarkStart w:name="_Toc216335049" w:id="434"/>
      <w:r w:rsidRPr="19659DE0" w:rsidR="3BD5662D">
        <w:rPr>
          <w:lang w:val="en-US"/>
        </w:rPr>
        <w:t>Workflow</w:t>
      </w:r>
      <w:bookmarkEnd w:id="432"/>
      <w:bookmarkEnd w:id="433"/>
      <w:bookmarkEnd w:id="434"/>
      <w:r w:rsidRPr="19659DE0" w:rsidR="3BD5662D">
        <w:rPr>
          <w:lang w:val="en-US"/>
        </w:rPr>
        <w:t xml:space="preserve"> </w:t>
      </w:r>
    </w:p>
    <w:p w:rsidR="7B41DF28" w:rsidP="19659DE0" w:rsidRDefault="7B41DF28" w14:paraId="6BBAF414" w14:textId="226F06A5">
      <w:pPr>
        <w:pStyle w:val="Heading4"/>
        <w:rPr>
          <w:lang w:val="en-US"/>
        </w:rPr>
      </w:pPr>
      <w:r w:rsidRPr="19659DE0">
        <w:rPr>
          <w:lang w:val="en-US"/>
        </w:rPr>
        <w:t>Registration</w:t>
      </w:r>
    </w:p>
    <w:p w:rsidR="072D3C13" w:rsidP="19659DE0" w:rsidRDefault="2321B898" w14:paraId="43569F26" w14:textId="26C5ACAB">
      <w:pPr>
        <w:pStyle w:val="Heading5"/>
      </w:pPr>
      <w:bookmarkStart w:name="_Toc216334997" w:id="435"/>
      <w:bookmarkStart w:name="_Toc216335050" w:id="436"/>
      <w:r>
        <w:t>Registration requested</w:t>
      </w:r>
      <w:bookmarkEnd w:id="435"/>
      <w:bookmarkEnd w:id="436"/>
    </w:p>
    <w:p w:rsidR="6A0C74AC" w:rsidP="059AE98A" w:rsidRDefault="6A0C74AC" w14:paraId="03AAE563" w14:textId="549A7EB4">
      <w:pPr>
        <w:spacing w:before="240" w:after="240"/>
        <w:rPr>
          <w:lang w:val="en-US"/>
        </w:rPr>
      </w:pPr>
      <w:r w:rsidRPr="059AE98A">
        <w:rPr>
          <w:lang w:val="en-US"/>
        </w:rPr>
        <w:t>Initial requirement: RfP ID 3.1.1a, ‘Create new account’</w:t>
      </w:r>
    </w:p>
    <w:p w:rsidR="5AC29903" w:rsidP="39E76213" w:rsidRDefault="5AC29903" w14:paraId="5A89B36A" w14:textId="73046865">
      <w:pPr>
        <w:rPr>
          <w:lang w:val="en-US"/>
        </w:rPr>
      </w:pPr>
      <w:r w:rsidRPr="39E76213">
        <w:rPr>
          <w:lang w:val="en-US"/>
        </w:rPr>
        <w:t xml:space="preserve">Confirmed requirement: </w:t>
      </w:r>
    </w:p>
    <w:p w:rsidR="24396331" w:rsidP="00366661" w:rsidRDefault="01A27023" w14:paraId="54F436AC" w14:textId="0DCD5335">
      <w:pPr>
        <w:pStyle w:val="ListParagraph"/>
        <w:numPr>
          <w:ilvl w:val="0"/>
          <w:numId w:val="68"/>
        </w:numPr>
      </w:pPr>
      <w:r>
        <w:t xml:space="preserve">Guest </w:t>
      </w:r>
      <w:r w:rsidR="4AE6085F">
        <w:t xml:space="preserve">user makes registration request </w:t>
      </w:r>
    </w:p>
    <w:p w:rsidR="1854D10C" w:rsidP="00366661" w:rsidRDefault="511BC655" w14:paraId="3ED89BB1" w14:textId="4F8AFD45">
      <w:pPr>
        <w:pStyle w:val="ListParagraph"/>
        <w:numPr>
          <w:ilvl w:val="0"/>
          <w:numId w:val="68"/>
        </w:numPr>
        <w:rPr>
          <w:lang w:val="en-US"/>
        </w:rPr>
      </w:pPr>
      <w:r>
        <w:t xml:space="preserve">Guest </w:t>
      </w:r>
      <w:r w:rsidRPr="19659DE0" w:rsidR="000BEDE7">
        <w:rPr>
          <w:lang w:val="en-US"/>
        </w:rPr>
        <w:t xml:space="preserve">user requested to accept </w:t>
      </w:r>
      <w:r w:rsidRPr="19659DE0" w:rsidR="0817147D">
        <w:rPr>
          <w:lang w:val="en-US"/>
        </w:rPr>
        <w:t xml:space="preserve">terms and conditions and </w:t>
      </w:r>
      <w:r w:rsidRPr="19659DE0" w:rsidR="000BEDE7">
        <w:rPr>
          <w:lang w:val="en-US"/>
        </w:rPr>
        <w:t>privacy notice</w:t>
      </w:r>
    </w:p>
    <w:p w:rsidR="4D142BA5" w:rsidP="00366661" w:rsidRDefault="1672DDCE" w14:paraId="1DA3F28F" w14:textId="29F9E6A7">
      <w:pPr>
        <w:pStyle w:val="ListParagraph"/>
        <w:numPr>
          <w:ilvl w:val="1"/>
          <w:numId w:val="68"/>
        </w:numPr>
        <w:rPr>
          <w:lang w:val="en-US"/>
        </w:rPr>
      </w:pPr>
      <w:r w:rsidRPr="19659DE0">
        <w:rPr>
          <w:lang w:val="en-US"/>
        </w:rPr>
        <w:t>Their acceptance of this will be stored against their account in Sigma</w:t>
      </w:r>
      <w:r w:rsidRPr="19659DE0" w:rsidR="60B1E128">
        <w:rPr>
          <w:lang w:val="en-US"/>
        </w:rPr>
        <w:t xml:space="preserve"> </w:t>
      </w:r>
    </w:p>
    <w:p w:rsidR="0923C120" w:rsidP="00366661" w:rsidRDefault="6C973DF5" w14:paraId="678B0F0F" w14:textId="2EC1E0ED">
      <w:pPr>
        <w:pStyle w:val="ListParagraph"/>
        <w:numPr>
          <w:ilvl w:val="1"/>
          <w:numId w:val="68"/>
        </w:numPr>
        <w:rPr>
          <w:lang w:val="en-US"/>
        </w:rPr>
      </w:pPr>
      <w:r w:rsidRPr="19659DE0">
        <w:rPr>
          <w:lang w:val="en-US"/>
        </w:rPr>
        <w:t>This includes ensuring they agree to data laws in line with GDPR.</w:t>
      </w:r>
    </w:p>
    <w:p w:rsidR="549120FD" w:rsidP="00366661" w:rsidRDefault="549120FD" w14:paraId="635FC408" w14:textId="5474BB51">
      <w:pPr>
        <w:pStyle w:val="ListParagraph"/>
        <w:numPr>
          <w:ilvl w:val="1"/>
          <w:numId w:val="68"/>
        </w:numPr>
        <w:rPr>
          <w:lang w:val="en-US"/>
        </w:rPr>
      </w:pPr>
      <w:r w:rsidRPr="19659DE0">
        <w:rPr>
          <w:lang w:val="en-US"/>
        </w:rPr>
        <w:t>Their request can include either a new or existing Publisher to be associated with</w:t>
      </w:r>
    </w:p>
    <w:p w:rsidR="24396331" w:rsidP="00366661" w:rsidRDefault="4AE6085F" w14:paraId="58527425" w14:textId="26C7E398">
      <w:pPr>
        <w:pStyle w:val="ListParagraph"/>
        <w:numPr>
          <w:ilvl w:val="0"/>
          <w:numId w:val="68"/>
        </w:numPr>
      </w:pPr>
      <w:r w:rsidRPr="19659DE0">
        <w:rPr>
          <w:lang w:val="en-US"/>
        </w:rPr>
        <w:t>Email sent to LDL and registrant</w:t>
      </w:r>
      <w:r w:rsidRPr="19659DE0" w:rsidR="15B8CC78">
        <w:rPr>
          <w:lang w:val="en-US"/>
        </w:rPr>
        <w:t xml:space="preserve"> to say request receiv</w:t>
      </w:r>
      <w:r w:rsidR="15B8CC78">
        <w:t>ed</w:t>
      </w:r>
    </w:p>
    <w:p w:rsidR="319B45BC" w:rsidP="00366661" w:rsidRDefault="12A33131" w14:paraId="1C0E4BF4" w14:textId="1F033BFF">
      <w:pPr>
        <w:pStyle w:val="ListParagraph"/>
        <w:numPr>
          <w:ilvl w:val="0"/>
          <w:numId w:val="68"/>
        </w:numPr>
      </w:pPr>
      <w:r w:rsidRPr="19659DE0">
        <w:rPr>
          <w:lang w:val="en-US"/>
        </w:rPr>
        <w:t>Request enters registration queue</w:t>
      </w:r>
      <w:r w:rsidRPr="19659DE0" w:rsidR="2BDC6B04">
        <w:rPr>
          <w:lang w:val="en-US"/>
        </w:rPr>
        <w:t xml:space="preserve">, visible to LDL staff in Publisher </w:t>
      </w:r>
      <w:r w:rsidRPr="19659DE0" w:rsidR="636D025E">
        <w:rPr>
          <w:lang w:val="en-US"/>
        </w:rPr>
        <w:t>Submi</w:t>
      </w:r>
      <w:r w:rsidR="636D025E">
        <w:t xml:space="preserve">ssions </w:t>
      </w:r>
      <w:r w:rsidRPr="19659DE0" w:rsidR="2BDC6B04">
        <w:rPr>
          <w:lang w:val="en-US"/>
        </w:rPr>
        <w:t>Portal</w:t>
      </w:r>
    </w:p>
    <w:p w:rsidR="39E76213" w:rsidP="39E76213" w:rsidRDefault="39E76213" w14:paraId="552E7C95" w14:textId="66948C8D"/>
    <w:p w:rsidR="43725F79" w:rsidP="19659DE0" w:rsidRDefault="4AC72A87" w14:paraId="1F27A044" w14:textId="7D11F982">
      <w:pPr>
        <w:pStyle w:val="Heading5"/>
      </w:pPr>
      <w:bookmarkStart w:name="_Toc216334998" w:id="437"/>
      <w:bookmarkStart w:name="_Toc216335051" w:id="438"/>
      <w:r>
        <w:t>Registration approved</w:t>
      </w:r>
      <w:bookmarkEnd w:id="437"/>
      <w:bookmarkEnd w:id="438"/>
    </w:p>
    <w:p w:rsidR="11E103C1" w:rsidP="059AE98A" w:rsidRDefault="11E103C1" w14:paraId="4A8BC858" w14:textId="35A1FE2E">
      <w:pPr>
        <w:spacing w:before="240" w:after="240"/>
        <w:rPr>
          <w:lang w:val="en-US"/>
        </w:rPr>
      </w:pPr>
      <w:r w:rsidRPr="059AE98A">
        <w:rPr>
          <w:lang w:val="en-US"/>
        </w:rPr>
        <w:t>Initial requirement: RfP ID 3.1.4c, ‘Accept or decline registration request’</w:t>
      </w:r>
    </w:p>
    <w:p w:rsidR="358806F6" w:rsidP="39E76213" w:rsidRDefault="358806F6" w14:paraId="785B2448" w14:textId="2CF17B7E">
      <w:pPr>
        <w:rPr>
          <w:lang w:val="en-US"/>
        </w:rPr>
      </w:pPr>
      <w:r w:rsidRPr="39E76213">
        <w:rPr>
          <w:lang w:val="en-US"/>
        </w:rPr>
        <w:t>Confirmed requirement:</w:t>
      </w:r>
    </w:p>
    <w:p w:rsidR="24396331" w:rsidP="00366661" w:rsidRDefault="24396331" w14:paraId="48DF9966" w14:textId="6B5A3930">
      <w:pPr>
        <w:pStyle w:val="ListParagraph"/>
        <w:numPr>
          <w:ilvl w:val="0"/>
          <w:numId w:val="67"/>
        </w:numPr>
        <w:rPr>
          <w:lang w:val="en-US"/>
        </w:rPr>
      </w:pPr>
      <w:r w:rsidRPr="39E76213">
        <w:rPr>
          <w:lang w:val="en-US"/>
        </w:rPr>
        <w:t>LDL staff approves request</w:t>
      </w:r>
    </w:p>
    <w:p w:rsidR="665C8085" w:rsidP="00366661" w:rsidRDefault="665C8085" w14:paraId="6486B75B" w14:textId="1FE3331A">
      <w:pPr>
        <w:pStyle w:val="ListParagraph"/>
        <w:numPr>
          <w:ilvl w:val="1"/>
          <w:numId w:val="67"/>
        </w:numPr>
        <w:rPr>
          <w:lang w:val="en-US"/>
        </w:rPr>
      </w:pPr>
      <w:r w:rsidRPr="39E76213">
        <w:rPr>
          <w:lang w:val="en-US"/>
        </w:rPr>
        <w:t>LDL staff can optionally add a comment</w:t>
      </w:r>
    </w:p>
    <w:p w:rsidR="24396331" w:rsidP="00366661" w:rsidRDefault="24396331" w14:paraId="5D3D5AC7" w14:textId="56025498">
      <w:pPr>
        <w:pStyle w:val="ListParagraph"/>
        <w:numPr>
          <w:ilvl w:val="0"/>
          <w:numId w:val="67"/>
        </w:numPr>
        <w:rPr>
          <w:lang w:val="en-US"/>
        </w:rPr>
      </w:pPr>
      <w:r w:rsidRPr="39E76213">
        <w:rPr>
          <w:lang w:val="en-US"/>
        </w:rPr>
        <w:t>Registrant becomes Standard publisher</w:t>
      </w:r>
    </w:p>
    <w:p w:rsidR="24396331" w:rsidP="00366661" w:rsidRDefault="24396331" w14:paraId="04E48248" w14:textId="5D06D214">
      <w:pPr>
        <w:pStyle w:val="ListParagraph"/>
        <w:numPr>
          <w:ilvl w:val="0"/>
          <w:numId w:val="67"/>
        </w:numPr>
        <w:rPr>
          <w:lang w:val="en-US"/>
        </w:rPr>
      </w:pPr>
      <w:r w:rsidRPr="39E76213">
        <w:rPr>
          <w:lang w:val="en-US"/>
        </w:rPr>
        <w:t>Email sent to Registrant</w:t>
      </w:r>
      <w:r w:rsidRPr="39E76213" w:rsidR="3D27999D">
        <w:rPr>
          <w:lang w:val="en-US"/>
        </w:rPr>
        <w:t xml:space="preserve"> by HighWire confirming</w:t>
      </w:r>
      <w:r w:rsidRPr="39E76213" w:rsidR="36C5FB7E">
        <w:rPr>
          <w:lang w:val="en-US"/>
        </w:rPr>
        <w:t xml:space="preserve"> approval</w:t>
      </w:r>
    </w:p>
    <w:p w:rsidR="04D00DD9" w:rsidP="00366661" w:rsidRDefault="1ED5FAEC" w14:paraId="592B563A" w14:textId="6E12E528">
      <w:pPr>
        <w:pStyle w:val="ListParagraph"/>
        <w:numPr>
          <w:ilvl w:val="1"/>
          <w:numId w:val="67"/>
        </w:numPr>
        <w:rPr>
          <w:lang w:val="en-US"/>
        </w:rPr>
      </w:pPr>
      <w:r w:rsidRPr="19659DE0">
        <w:rPr>
          <w:lang w:val="en-US"/>
        </w:rPr>
        <w:t xml:space="preserve">Email contains link to set up credentials </w:t>
      </w:r>
      <w:r w:rsidRPr="19659DE0" w:rsidR="6B39CB3C">
        <w:rPr>
          <w:lang w:val="en-US"/>
        </w:rPr>
        <w:t xml:space="preserve">(username, password) </w:t>
      </w:r>
    </w:p>
    <w:p w:rsidR="059AE98A" w:rsidP="059AE98A" w:rsidRDefault="059AE98A" w14:paraId="2820B03D" w14:textId="4F5828DD">
      <w:pPr>
        <w:rPr>
          <w:lang w:val="en-US"/>
        </w:rPr>
      </w:pPr>
      <w:r>
        <w:br/>
      </w:r>
      <w:r w:rsidRPr="19659DE0" w:rsidR="6B429F89">
        <w:rPr>
          <w:lang w:val="en-US"/>
        </w:rPr>
        <w:t>Technical note: Publisher details will be stored in the Sigma database, and queried by the Publisher</w:t>
      </w:r>
      <w:r w:rsidRPr="19659DE0" w:rsidR="65FE3A3B">
        <w:rPr>
          <w:lang w:val="en-US"/>
        </w:rPr>
        <w:t xml:space="preserve"> Submissions</w:t>
      </w:r>
      <w:r w:rsidRPr="19659DE0" w:rsidR="6B429F89">
        <w:rPr>
          <w:lang w:val="en-US"/>
        </w:rPr>
        <w:t xml:space="preserve"> Portal via API</w:t>
      </w:r>
    </w:p>
    <w:p w:rsidR="39E76213" w:rsidP="39E76213" w:rsidRDefault="39E76213" w14:paraId="3AE7CD25" w14:textId="688D56DB">
      <w:pPr>
        <w:rPr>
          <w:lang w:val="en-US"/>
        </w:rPr>
      </w:pPr>
    </w:p>
    <w:p w:rsidR="3D27999D" w:rsidP="19659DE0" w:rsidRDefault="7CD730BC" w14:paraId="2BFD2FB9" w14:textId="5E05B0A8">
      <w:pPr>
        <w:pStyle w:val="Heading5"/>
      </w:pPr>
      <w:bookmarkStart w:name="_Toc216334999" w:id="439"/>
      <w:bookmarkStart w:name="_Toc216335052" w:id="440"/>
      <w:r>
        <w:t>Registration rejected</w:t>
      </w:r>
      <w:bookmarkEnd w:id="439"/>
      <w:bookmarkEnd w:id="440"/>
    </w:p>
    <w:p w:rsidR="3D27999D" w:rsidP="39E76213" w:rsidRDefault="3D27999D" w14:paraId="18EC6F29" w14:textId="1FE56990">
      <w:pPr>
        <w:rPr>
          <w:lang w:val="en-US"/>
        </w:rPr>
      </w:pPr>
      <w:r w:rsidRPr="39E76213">
        <w:rPr>
          <w:lang w:val="en-US"/>
        </w:rPr>
        <w:t>Confirmed requirement:</w:t>
      </w:r>
    </w:p>
    <w:p w:rsidR="01114D70" w:rsidP="00366661" w:rsidRDefault="01114D70" w14:paraId="24348678" w14:textId="1C3CE364">
      <w:pPr>
        <w:pStyle w:val="ListParagraph"/>
        <w:numPr>
          <w:ilvl w:val="0"/>
          <w:numId w:val="66"/>
        </w:numPr>
        <w:rPr>
          <w:lang w:val="en-US"/>
        </w:rPr>
      </w:pPr>
      <w:r w:rsidRPr="39E76213">
        <w:rPr>
          <w:lang w:val="en-US"/>
        </w:rPr>
        <w:t>LDL staff reject request</w:t>
      </w:r>
    </w:p>
    <w:p w:rsidR="01114D70" w:rsidP="00366661" w:rsidRDefault="01114D70" w14:paraId="64F9E553" w14:textId="2E053095">
      <w:pPr>
        <w:pStyle w:val="ListParagraph"/>
        <w:numPr>
          <w:ilvl w:val="1"/>
          <w:numId w:val="66"/>
        </w:numPr>
        <w:rPr>
          <w:lang w:val="en-US"/>
        </w:rPr>
      </w:pPr>
      <w:r w:rsidRPr="39E76213">
        <w:rPr>
          <w:lang w:val="en-US"/>
        </w:rPr>
        <w:t>LDL staff can optionally add a comment</w:t>
      </w:r>
    </w:p>
    <w:p w:rsidR="01114D70" w:rsidP="00366661" w:rsidRDefault="01114D70" w14:paraId="417C775C" w14:textId="27335995">
      <w:pPr>
        <w:pStyle w:val="ListParagraph"/>
        <w:numPr>
          <w:ilvl w:val="0"/>
          <w:numId w:val="66"/>
        </w:numPr>
        <w:rPr>
          <w:lang w:val="en-US"/>
        </w:rPr>
      </w:pPr>
      <w:r w:rsidRPr="39E76213">
        <w:rPr>
          <w:lang w:val="en-US"/>
        </w:rPr>
        <w:t>Registrant is sent email by HighWire</w:t>
      </w:r>
    </w:p>
    <w:p w:rsidR="27FF8445" w:rsidP="00366661" w:rsidRDefault="46A3F981" w14:paraId="231CB43B" w14:textId="4847B182">
      <w:pPr>
        <w:pStyle w:val="ListParagraph"/>
        <w:numPr>
          <w:ilvl w:val="1"/>
          <w:numId w:val="66"/>
        </w:numPr>
        <w:rPr>
          <w:lang w:val="en-US"/>
        </w:rPr>
      </w:pPr>
      <w:r w:rsidRPr="19659DE0">
        <w:rPr>
          <w:lang w:val="en-US"/>
        </w:rPr>
        <w:t xml:space="preserve">The LDLs will be CC’d on the email, at </w:t>
      </w:r>
      <w:hyperlink r:id="rId22">
        <w:r w:rsidRPr="19659DE0">
          <w:rPr>
            <w:rStyle w:val="Hyperlink"/>
            <w:lang w:val="en-US"/>
          </w:rPr>
          <w:t>legaldepositportal@bl.uk</w:t>
        </w:r>
      </w:hyperlink>
      <w:r w:rsidRPr="19659DE0">
        <w:rPr>
          <w:lang w:val="en-US"/>
        </w:rPr>
        <w:t xml:space="preserve"> </w:t>
      </w:r>
    </w:p>
    <w:p w:rsidR="059AE98A" w:rsidP="059AE98A" w:rsidRDefault="059AE98A" w14:paraId="79853E8C" w14:textId="1232583B">
      <w:pPr>
        <w:rPr>
          <w:lang w:val="en-US"/>
        </w:rPr>
      </w:pPr>
    </w:p>
    <w:p w:rsidR="506DC90A" w:rsidP="19659DE0" w:rsidRDefault="506DC90A" w14:paraId="73A34F6E" w14:textId="1828806A">
      <w:pPr>
        <w:pStyle w:val="Heading4"/>
      </w:pPr>
      <w:r>
        <w:t>User management</w:t>
      </w:r>
    </w:p>
    <w:p w:rsidR="12FAB27B" w:rsidP="19659DE0" w:rsidRDefault="471591B6" w14:paraId="10E3DAB4" w14:textId="53DE956D">
      <w:pPr>
        <w:pStyle w:val="Heading5"/>
      </w:pPr>
      <w:bookmarkStart w:name="_Toc216335000" w:id="441"/>
      <w:bookmarkStart w:name="_Toc216335053" w:id="442"/>
      <w:r>
        <w:t>Edit publisher details</w:t>
      </w:r>
      <w:bookmarkEnd w:id="441"/>
      <w:bookmarkEnd w:id="442"/>
    </w:p>
    <w:p w:rsidR="12FAB27B" w:rsidP="059AE98A" w:rsidRDefault="08E162AC" w14:paraId="3432B002" w14:textId="46298CD2">
      <w:pPr>
        <w:spacing w:before="240" w:after="240"/>
      </w:pPr>
      <w:r w:rsidRPr="19659DE0">
        <w:rPr>
          <w:lang w:val="en-US"/>
        </w:rPr>
        <w:t>Initial requirement: RFP ID: 3.1.3d</w:t>
      </w:r>
      <w:r w:rsidRPr="19659DE0" w:rsidR="7316F29B">
        <w:rPr>
          <w:lang w:val="en-US"/>
        </w:rPr>
        <w:t>; 3.1.3c</w:t>
      </w:r>
      <w:r w:rsidRPr="19659DE0">
        <w:rPr>
          <w:lang w:val="en-US"/>
        </w:rPr>
        <w:t>. Set publisher as trusted</w:t>
      </w:r>
      <w:r w:rsidRPr="19659DE0" w:rsidR="7058DF70">
        <w:rPr>
          <w:lang w:val="en-US"/>
        </w:rPr>
        <w:t>; Update contact details</w:t>
      </w:r>
    </w:p>
    <w:p w:rsidR="12FAB27B" w:rsidP="39E76213" w:rsidRDefault="12FAB27B" w14:paraId="63D0E237" w14:textId="58371167">
      <w:pPr>
        <w:rPr>
          <w:lang w:val="en-US"/>
        </w:rPr>
      </w:pPr>
      <w:r w:rsidRPr="39E76213">
        <w:rPr>
          <w:lang w:val="en-US"/>
        </w:rPr>
        <w:t>Confirmed requirement:</w:t>
      </w:r>
    </w:p>
    <w:p w:rsidR="12FAB27B" w:rsidP="00366661" w:rsidRDefault="471591B6" w14:paraId="4F75CE8B" w14:textId="5FE24119">
      <w:pPr>
        <w:pStyle w:val="ListParagraph"/>
        <w:numPr>
          <w:ilvl w:val="0"/>
          <w:numId w:val="63"/>
        </w:numPr>
        <w:rPr>
          <w:lang w:val="en-US"/>
        </w:rPr>
      </w:pPr>
      <w:r w:rsidRPr="19659DE0">
        <w:rPr>
          <w:lang w:val="en-US"/>
        </w:rPr>
        <w:t>Publisher</w:t>
      </w:r>
      <w:r w:rsidRPr="19659DE0" w:rsidR="77CC309D">
        <w:rPr>
          <w:lang w:val="en-US"/>
        </w:rPr>
        <w:t xml:space="preserve"> Staff</w:t>
      </w:r>
      <w:r w:rsidRPr="19659DE0">
        <w:rPr>
          <w:lang w:val="en-US"/>
        </w:rPr>
        <w:t xml:space="preserve"> can edit their </w:t>
      </w:r>
      <w:r w:rsidRPr="19659DE0" w:rsidR="66E1F25F">
        <w:rPr>
          <w:lang w:val="en-US"/>
        </w:rPr>
        <w:t xml:space="preserve">Publisher’s </w:t>
      </w:r>
      <w:r w:rsidRPr="19659DE0">
        <w:rPr>
          <w:lang w:val="en-US"/>
        </w:rPr>
        <w:t>metadata.</w:t>
      </w:r>
    </w:p>
    <w:p w:rsidR="12FAB27B" w:rsidP="00366661" w:rsidRDefault="471591B6" w14:paraId="672E5326" w14:textId="5DE472F1">
      <w:pPr>
        <w:pStyle w:val="ListParagraph"/>
        <w:numPr>
          <w:ilvl w:val="1"/>
          <w:numId w:val="63"/>
        </w:numPr>
        <w:rPr>
          <w:lang w:val="en-US"/>
        </w:rPr>
      </w:pPr>
      <w:r w:rsidRPr="19659DE0">
        <w:rPr>
          <w:lang w:val="en-US"/>
        </w:rPr>
        <w:t>Fields: Publisher name, address, country, contact email</w:t>
      </w:r>
      <w:r w:rsidRPr="19659DE0" w:rsidR="7866468B">
        <w:rPr>
          <w:lang w:val="en-US"/>
        </w:rPr>
        <w:t>, notes</w:t>
      </w:r>
    </w:p>
    <w:p w:rsidR="12FAB27B" w:rsidP="00366661" w:rsidRDefault="12FAB27B" w14:paraId="74912133" w14:textId="213CB17A">
      <w:pPr>
        <w:pStyle w:val="ListParagraph"/>
        <w:numPr>
          <w:ilvl w:val="0"/>
          <w:numId w:val="63"/>
        </w:numPr>
        <w:rPr>
          <w:lang w:val="en-US"/>
        </w:rPr>
      </w:pPr>
      <w:r w:rsidRPr="39E76213">
        <w:rPr>
          <w:lang w:val="en-US"/>
        </w:rPr>
        <w:t>LDL staff can edit publisher’s metadata</w:t>
      </w:r>
    </w:p>
    <w:p w:rsidR="12FAB27B" w:rsidP="00366661" w:rsidRDefault="12FAB27B" w14:paraId="6452E6BE" w14:textId="2D1E1CDF">
      <w:pPr>
        <w:pStyle w:val="ListParagraph"/>
        <w:numPr>
          <w:ilvl w:val="0"/>
          <w:numId w:val="63"/>
        </w:numPr>
        <w:rPr>
          <w:lang w:val="en-US"/>
        </w:rPr>
      </w:pPr>
      <w:r w:rsidRPr="39E76213">
        <w:rPr>
          <w:lang w:val="en-US"/>
        </w:rPr>
        <w:t>LDL staff can change a publisher’s status between Standard and Trusted</w:t>
      </w:r>
    </w:p>
    <w:p w:rsidR="12FAB27B" w:rsidP="00366661" w:rsidRDefault="12FAB27B" w14:paraId="631F43D4" w14:textId="20A9DB19">
      <w:pPr>
        <w:pStyle w:val="ListParagraph"/>
        <w:numPr>
          <w:ilvl w:val="1"/>
          <w:numId w:val="64"/>
        </w:numPr>
        <w:rPr>
          <w:lang w:val="en-US"/>
        </w:rPr>
      </w:pPr>
      <w:r w:rsidRPr="39E76213">
        <w:rPr>
          <w:lang w:val="en-US"/>
        </w:rPr>
        <w:t>Standard publishers are the default: All content submitted by them will enter the LDL workflow for approval before publication in the Content Display system</w:t>
      </w:r>
    </w:p>
    <w:p w:rsidR="12FAB27B" w:rsidP="00366661" w:rsidRDefault="12FAB27B" w14:paraId="1A47240B" w14:textId="5AD80EF8">
      <w:pPr>
        <w:pStyle w:val="ListParagraph"/>
        <w:numPr>
          <w:ilvl w:val="1"/>
          <w:numId w:val="64"/>
        </w:numPr>
        <w:rPr>
          <w:lang w:val="en-US"/>
        </w:rPr>
      </w:pPr>
      <w:r w:rsidRPr="39E76213">
        <w:rPr>
          <w:lang w:val="en-US"/>
        </w:rPr>
        <w:t>Trusted publishers’ content will not enter a workflow. It will be sent directly to the Content Display system without LDL staff review.</w:t>
      </w:r>
    </w:p>
    <w:p w:rsidR="1E5AA56C" w:rsidP="39E76213" w:rsidRDefault="1E5AA56C" w14:paraId="18C27997" w14:textId="4A22B57D">
      <w:pPr>
        <w:rPr>
          <w:lang w:val="en-US"/>
        </w:rPr>
      </w:pPr>
      <w:r w:rsidRPr="39E76213">
        <w:rPr>
          <w:lang w:val="en-US"/>
        </w:rPr>
        <w:t xml:space="preserve">Notes: </w:t>
      </w:r>
    </w:p>
    <w:p w:rsidR="7714CA40" w:rsidP="00366661" w:rsidRDefault="7714CA40" w14:paraId="76D02C77" w14:textId="6180A35E">
      <w:pPr>
        <w:pStyle w:val="ListParagraph"/>
        <w:numPr>
          <w:ilvl w:val="0"/>
          <w:numId w:val="58"/>
        </w:numPr>
        <w:rPr>
          <w:lang w:val="en-US"/>
        </w:rPr>
      </w:pPr>
      <w:r w:rsidRPr="39E76213">
        <w:rPr>
          <w:lang w:val="en-US"/>
        </w:rPr>
        <w:t xml:space="preserve">There will be an internal </w:t>
      </w:r>
      <w:r w:rsidRPr="39E76213" w:rsidR="18ADA2A9">
        <w:rPr>
          <w:lang w:val="en-US"/>
        </w:rPr>
        <w:t>LD</w:t>
      </w:r>
      <w:r w:rsidRPr="39E76213">
        <w:rPr>
          <w:lang w:val="en-US"/>
        </w:rPr>
        <w:t>L protocol to check publishers' accounts are valid, but not a technical limit or workflow</w:t>
      </w:r>
      <w:r w:rsidRPr="39E76213" w:rsidR="28513A9F">
        <w:rPr>
          <w:lang w:val="en-US"/>
        </w:rPr>
        <w:t xml:space="preserve"> implemented by HighWire</w:t>
      </w:r>
    </w:p>
    <w:p w:rsidR="39169DDD" w:rsidP="00366661" w:rsidRDefault="39169DDD" w14:paraId="3A39A21A" w14:textId="7281DB94">
      <w:pPr>
        <w:pStyle w:val="ListParagraph"/>
        <w:numPr>
          <w:ilvl w:val="0"/>
          <w:numId w:val="58"/>
        </w:numPr>
        <w:rPr>
          <w:lang w:val="en-US"/>
        </w:rPr>
      </w:pPr>
      <w:r w:rsidRPr="5FC4D073">
        <w:rPr>
          <w:lang w:val="en-US"/>
        </w:rPr>
        <w:t>Any staff member of a publisher will have permissions to update the Publisher details</w:t>
      </w:r>
    </w:p>
    <w:p w:rsidR="32E696D7" w:rsidP="00366661" w:rsidRDefault="32E696D7" w14:paraId="4A6F4277" w14:textId="6275CEBB">
      <w:pPr>
        <w:pStyle w:val="ListParagraph"/>
        <w:numPr>
          <w:ilvl w:val="0"/>
          <w:numId w:val="58"/>
        </w:numPr>
        <w:rPr>
          <w:lang w:val="en-US"/>
        </w:rPr>
      </w:pPr>
      <w:r w:rsidRPr="5FC4D073">
        <w:rPr>
          <w:lang w:val="en-US"/>
        </w:rPr>
        <w:t>It is out of scope for publishers to transfer their account to another publisher.</w:t>
      </w:r>
    </w:p>
    <w:p w:rsidR="32E696D7" w:rsidP="00366661" w:rsidRDefault="32E696D7" w14:paraId="1062DE37" w14:textId="5A1A2F1C">
      <w:pPr>
        <w:pStyle w:val="ListParagraph"/>
        <w:numPr>
          <w:ilvl w:val="1"/>
          <w:numId w:val="58"/>
        </w:numPr>
        <w:rPr>
          <w:ins w:author="Joshua Routh" w:date="2026-02-02T11:29:00Z" w16du:dateUtc="2026-02-02T11:29:36Z" w:id="443"/>
          <w:lang w:val="en-US"/>
        </w:rPr>
      </w:pPr>
      <w:r w:rsidRPr="5FC4D073">
        <w:rPr>
          <w:lang w:val="en-US"/>
        </w:rPr>
        <w:t>This addresses RfP ID: 3.1.3g ‘Transfer account management’</w:t>
      </w:r>
    </w:p>
    <w:p w:rsidR="13FE258F" w:rsidRDefault="13FE258F" w14:paraId="3CE8366E" w14:textId="22CD0EFA">
      <w:pPr>
        <w:rPr>
          <w:lang w:val="en-US"/>
        </w:rPr>
        <w:pPrChange w:author="Joshua Routh" w:date="2026-02-02T11:29:00Z" w:id="444">
          <w:pPr>
            <w:pStyle w:val="ListParagraph"/>
            <w:numPr>
              <w:ilvl w:val="1"/>
              <w:numId w:val="58"/>
            </w:numPr>
            <w:ind w:left="1440" w:hanging="360"/>
          </w:pPr>
        </w:pPrChange>
      </w:pPr>
      <w:ins w:author="Joshua Routh" w:date="2026-02-02T11:29:00Z" w16du:dateUtc="2026-02-02T11:29:58Z" w:id="445">
        <w:r w:rsidRPr="4A6DB10F">
          <w:rPr>
            <w:lang w:val="en-US"/>
          </w:rPr>
          <w:t xml:space="preserve">There will be a non-editable field </w:t>
        </w:r>
      </w:ins>
      <w:ins w:author="Joshua Routh" w:date="2026-02-02T11:30:00Z" w16du:dateUtc="2026-02-02T11:30:22Z" w:id="446">
        <w:r w:rsidRPr="4A6DB10F">
          <w:rPr>
            <w:lang w:val="en-US"/>
          </w:rPr>
          <w:t xml:space="preserve">‘Is </w:t>
        </w:r>
        <w:r w:rsidRPr="4A6DB10F" w:rsidR="27737AE6">
          <w:rPr>
            <w:lang w:val="en-US"/>
          </w:rPr>
          <w:t>Pu</w:t>
        </w:r>
      </w:ins>
      <w:ins w:author="Joshua Routh" w:date="2026-02-02T11:31:00Z" w16du:dateUtc="2026-02-02T11:31:00Z" w:id="447">
        <w:r w:rsidRPr="4A6DB10F" w:rsidR="27737AE6">
          <w:rPr>
            <w:lang w:val="en-US"/>
          </w:rPr>
          <w:t>blish</w:t>
        </w:r>
      </w:ins>
      <w:ins w:author="Joshua Routh" w:date="2026-02-02T11:33:00Z" w16du:dateUtc="2026-02-02T11:33:51Z" w:id="448">
        <w:r w:rsidRPr="4A6DB10F" w:rsidR="05CC8238">
          <w:rPr>
            <w:lang w:val="en-US"/>
          </w:rPr>
          <w:t>er</w:t>
        </w:r>
      </w:ins>
      <w:ins w:author="Joshua Routh" w:date="2026-02-02T11:31:00Z" w16du:dateUtc="2026-02-02T11:31:00Z" w:id="449">
        <w:r w:rsidRPr="4A6DB10F" w:rsidR="27737AE6">
          <w:rPr>
            <w:lang w:val="en-US"/>
          </w:rPr>
          <w:t xml:space="preserve"> </w:t>
        </w:r>
      </w:ins>
      <w:ins w:author="Joshua Routh" w:date="2026-02-02T11:30:00Z" w16du:dateUtc="2026-02-02T11:30:22Z" w:id="450">
        <w:r w:rsidRPr="4A6DB10F">
          <w:rPr>
            <w:lang w:val="en-US"/>
          </w:rPr>
          <w:t>LDL?’. This will only be Yes for the 6 LDLs, and can only be changed by HighWire Admin</w:t>
        </w:r>
      </w:ins>
    </w:p>
    <w:p w:rsidR="39E76213" w:rsidP="19659DE0" w:rsidRDefault="39E76213" w14:paraId="69431D2A" w14:textId="0FF64659">
      <w:pPr>
        <w:rPr>
          <w:lang w:val="en-US"/>
        </w:rPr>
      </w:pPr>
    </w:p>
    <w:p w:rsidR="7821DEF3" w:rsidP="19659DE0" w:rsidRDefault="7821DEF3" w14:paraId="21C0F3A9" w14:textId="73A25C60">
      <w:pPr>
        <w:pStyle w:val="Heading5"/>
        <w:rPr>
          <w:lang w:val="en-US"/>
        </w:rPr>
      </w:pPr>
      <w:r w:rsidRPr="19659DE0">
        <w:rPr>
          <w:lang w:val="en-US"/>
        </w:rPr>
        <w:t>User dashboard</w:t>
      </w:r>
    </w:p>
    <w:p w:rsidR="0CA49FA6" w:rsidP="39E76213" w:rsidRDefault="0CA49FA6" w14:paraId="00392A4D" w14:textId="788C7B4A">
      <w:pPr>
        <w:spacing w:before="240" w:after="240"/>
        <w:rPr>
          <w:lang w:val="en-US"/>
        </w:rPr>
      </w:pPr>
      <w:r w:rsidRPr="39E76213">
        <w:rPr>
          <w:lang w:val="en-US"/>
        </w:rPr>
        <w:t>Initial requirement: RFP ID: 3.1.4b. Assign roles</w:t>
      </w:r>
    </w:p>
    <w:p w:rsidR="0CA49FA6" w:rsidP="39E76213" w:rsidRDefault="4BD648E8" w14:paraId="74A91B4A" w14:textId="2CF17B7E">
      <w:pPr>
        <w:rPr>
          <w:lang w:val="en-US"/>
        </w:rPr>
      </w:pPr>
      <w:r w:rsidRPr="19659DE0">
        <w:rPr>
          <w:lang w:val="en-US"/>
        </w:rPr>
        <w:t>Confirmed requirement:</w:t>
      </w:r>
    </w:p>
    <w:p w:rsidR="75AC4995" w:rsidP="00366661" w:rsidRDefault="75AC4995" w14:paraId="4E46D4D0" w14:textId="5FE4D6B9">
      <w:pPr>
        <w:pStyle w:val="ListParagraph"/>
        <w:numPr>
          <w:ilvl w:val="0"/>
          <w:numId w:val="49"/>
        </w:numPr>
        <w:rPr>
          <w:lang w:val="en-US"/>
        </w:rPr>
      </w:pPr>
      <w:r w:rsidRPr="19659DE0">
        <w:rPr>
          <w:lang w:val="en-US"/>
        </w:rPr>
        <w:t>LDL staff will be able to create, read, update and delete (CRUD) LDL staff, publisher staff, and publishers</w:t>
      </w:r>
    </w:p>
    <w:p w:rsidR="75AC4995" w:rsidP="00366661" w:rsidRDefault="75AC4995" w14:paraId="4774B1C8" w14:textId="68FF16BF">
      <w:pPr>
        <w:pStyle w:val="ListParagraph"/>
        <w:numPr>
          <w:ilvl w:val="1"/>
          <w:numId w:val="49"/>
        </w:numPr>
        <w:rPr>
          <w:lang w:val="en-US"/>
        </w:rPr>
      </w:pPr>
      <w:r w:rsidRPr="19659DE0">
        <w:rPr>
          <w:lang w:val="en-US"/>
        </w:rPr>
        <w:t>This addresses initial requirement RfP ID 3.1.4h, ‘Manage roles and users’</w:t>
      </w:r>
    </w:p>
    <w:p w:rsidR="03CA06FA" w:rsidP="00366661" w:rsidRDefault="03CA06FA" w14:paraId="4ABD642A" w14:textId="28CD9801">
      <w:pPr>
        <w:pStyle w:val="ListParagraph"/>
        <w:numPr>
          <w:ilvl w:val="0"/>
          <w:numId w:val="49"/>
        </w:numPr>
        <w:rPr>
          <w:lang w:val="en-US"/>
        </w:rPr>
      </w:pPr>
      <w:r w:rsidRPr="27FF8445">
        <w:rPr>
          <w:lang w:val="en-US"/>
        </w:rPr>
        <w:t>A table will contain the following columns, which can be sorted and filtered:</w:t>
      </w:r>
    </w:p>
    <w:p w:rsidR="03CA06FA" w:rsidP="00366661" w:rsidRDefault="6C424FA6" w14:paraId="497177AE" w14:textId="756AE3A9">
      <w:pPr>
        <w:pStyle w:val="ListParagraph"/>
        <w:numPr>
          <w:ilvl w:val="1"/>
          <w:numId w:val="49"/>
        </w:numPr>
        <w:rPr>
          <w:lang w:val="en-US"/>
        </w:rPr>
      </w:pPr>
      <w:r w:rsidRPr="19659DE0">
        <w:rPr>
          <w:lang w:val="en-US"/>
        </w:rPr>
        <w:t>Type (</w:t>
      </w:r>
      <w:r w:rsidRPr="19659DE0" w:rsidR="6B4516AD">
        <w:rPr>
          <w:lang w:val="en-US"/>
        </w:rPr>
        <w:t xml:space="preserve">LDL Staff, </w:t>
      </w:r>
      <w:r w:rsidRPr="19659DE0">
        <w:rPr>
          <w:lang w:val="en-US"/>
        </w:rPr>
        <w:t xml:space="preserve">User or Publisher), Related Publisher (for </w:t>
      </w:r>
      <w:r w:rsidRPr="19659DE0" w:rsidR="2320B722">
        <w:rPr>
          <w:lang w:val="en-US"/>
        </w:rPr>
        <w:t>Publisher Staff</w:t>
      </w:r>
      <w:r w:rsidRPr="19659DE0">
        <w:rPr>
          <w:lang w:val="en-US"/>
        </w:rPr>
        <w:t>),</w:t>
      </w:r>
      <w:r w:rsidRPr="19659DE0" w:rsidR="34E86A4A">
        <w:rPr>
          <w:lang w:val="en-US"/>
        </w:rPr>
        <w:t xml:space="preserve"> Related LDL (For LDL Staff),</w:t>
      </w:r>
      <w:r w:rsidRPr="19659DE0">
        <w:rPr>
          <w:lang w:val="en-US"/>
        </w:rPr>
        <w:t xml:space="preserve"> Total submissions</w:t>
      </w:r>
      <w:r w:rsidRPr="19659DE0" w:rsidR="2705D800">
        <w:rPr>
          <w:lang w:val="en-US"/>
        </w:rPr>
        <w:t>, Country, Language, Date registered</w:t>
      </w:r>
    </w:p>
    <w:p w:rsidR="27FF8445" w:rsidP="19659DE0" w:rsidRDefault="27FF8445" w14:paraId="428F2E92" w14:textId="10C528E7">
      <w:pPr>
        <w:rPr>
          <w:lang w:val="en-US"/>
        </w:rPr>
      </w:pPr>
    </w:p>
    <w:p w:rsidR="6FD99185" w:rsidP="19659DE0" w:rsidRDefault="6FD99185" w14:paraId="5E48BD3F" w14:textId="0FC9EE61">
      <w:pPr>
        <w:pStyle w:val="Heading4"/>
        <w:spacing w:before="0" w:after="120" w:line="288" w:lineRule="auto"/>
        <w:rPr>
          <w:lang w:val="en-US"/>
        </w:rPr>
      </w:pPr>
      <w:r w:rsidRPr="19659DE0">
        <w:rPr>
          <w:lang w:val="en-US"/>
        </w:rPr>
        <w:t>Content workflow</w:t>
      </w:r>
    </w:p>
    <w:p w:rsidR="5B158060" w:rsidP="19659DE0" w:rsidRDefault="19BE32F5" w14:paraId="6DC74778" w14:textId="519B6799">
      <w:pPr>
        <w:pStyle w:val="Heading5"/>
        <w:rPr>
          <w:lang w:val="en-US"/>
        </w:rPr>
      </w:pPr>
      <w:bookmarkStart w:name="_Toc216335055" w:id="451"/>
      <w:r w:rsidRPr="19659DE0">
        <w:rPr>
          <w:lang w:val="en-US"/>
        </w:rPr>
        <w:t>Content submitted</w:t>
      </w:r>
      <w:r w:rsidRPr="19659DE0" w:rsidR="0109534F">
        <w:rPr>
          <w:lang w:val="en-US"/>
        </w:rPr>
        <w:t xml:space="preserve"> (individual)</w:t>
      </w:r>
      <w:bookmarkEnd w:id="451"/>
    </w:p>
    <w:p w:rsidR="5B158060" w:rsidP="39E76213" w:rsidRDefault="5B158060" w14:paraId="732FF0A6" w14:textId="293FA65B">
      <w:pPr>
        <w:spacing w:before="240" w:after="240"/>
      </w:pPr>
      <w:r w:rsidRPr="39E76213">
        <w:rPr>
          <w:lang w:val="en-US"/>
        </w:rPr>
        <w:t>Initial requirement: RFP ID: 3.1.2a. Submit multiple content types and agree on metadata for each</w:t>
      </w:r>
    </w:p>
    <w:p w:rsidR="5B158060" w:rsidP="39E76213" w:rsidRDefault="5B158060" w14:paraId="3726AD24" w14:textId="2CF17B7E">
      <w:pPr>
        <w:rPr>
          <w:lang w:val="en-US"/>
        </w:rPr>
      </w:pPr>
      <w:r w:rsidRPr="39E76213">
        <w:rPr>
          <w:lang w:val="en-US"/>
        </w:rPr>
        <w:t>Confirmed requirement:</w:t>
      </w:r>
    </w:p>
    <w:p w:rsidR="1F73281F" w:rsidP="00366661" w:rsidRDefault="1F73281F" w14:paraId="46A129FD" w14:textId="25E820ED">
      <w:pPr>
        <w:pStyle w:val="ListParagraph"/>
        <w:numPr>
          <w:ilvl w:val="0"/>
          <w:numId w:val="61"/>
        </w:numPr>
        <w:rPr>
          <w:lang w:val="en-US"/>
        </w:rPr>
      </w:pPr>
      <w:r w:rsidRPr="5FC4D073">
        <w:rPr>
          <w:lang w:val="en-US"/>
        </w:rPr>
        <w:t>Choose content type</w:t>
      </w:r>
      <w:r w:rsidRPr="5FC4D073" w:rsidR="761C3669">
        <w:rPr>
          <w:lang w:val="en-US"/>
        </w:rPr>
        <w:t xml:space="preserve">: </w:t>
      </w:r>
      <w:r w:rsidRPr="5FC4D073" w:rsidR="5B158060">
        <w:rPr>
          <w:lang w:val="en-US"/>
        </w:rPr>
        <w:t>When submitting content, the publisher must select which content type they are submitting</w:t>
      </w:r>
      <w:r w:rsidRPr="5FC4D073" w:rsidR="44894CC9">
        <w:rPr>
          <w:lang w:val="en-US"/>
        </w:rPr>
        <w:t>, as defined in the Metadata section.</w:t>
      </w:r>
    </w:p>
    <w:p w:rsidR="7666BFAD" w:rsidP="00366661" w:rsidRDefault="7666BFAD" w14:paraId="23DF507B" w14:textId="46913905">
      <w:pPr>
        <w:pStyle w:val="ListParagraph"/>
        <w:numPr>
          <w:ilvl w:val="0"/>
          <w:numId w:val="61"/>
        </w:numPr>
        <w:rPr>
          <w:lang w:val="en-US"/>
        </w:rPr>
      </w:pPr>
      <w:r w:rsidRPr="5FC4D073">
        <w:rPr>
          <w:lang w:val="en-US"/>
        </w:rPr>
        <w:t>Metadata can be added either manually by the user in the browser, or by uploading a metadata file.</w:t>
      </w:r>
    </w:p>
    <w:p w:rsidR="1AEEBE90" w:rsidP="00366661" w:rsidRDefault="5B158060" w14:paraId="2FD92D23" w14:textId="22FA1D71">
      <w:pPr>
        <w:pStyle w:val="ListParagraph"/>
        <w:numPr>
          <w:ilvl w:val="0"/>
          <w:numId w:val="61"/>
        </w:numPr>
        <w:rPr>
          <w:lang w:val="en-US"/>
        </w:rPr>
      </w:pPr>
      <w:r w:rsidRPr="5FC4D073">
        <w:rPr>
          <w:lang w:val="en-US"/>
        </w:rPr>
        <w:t>The metadata they can populate is defined in the Metadata section</w:t>
      </w:r>
      <w:r w:rsidRPr="5FC4D073" w:rsidR="57974A1D">
        <w:rPr>
          <w:lang w:val="en-US"/>
        </w:rPr>
        <w:t>. This includes:</w:t>
      </w:r>
    </w:p>
    <w:p w:rsidR="55440FD8" w:rsidP="00366661" w:rsidRDefault="706E1B78" w14:paraId="5F6FB24A" w14:textId="12D0DCE8">
      <w:pPr>
        <w:pStyle w:val="ListParagraph"/>
        <w:numPr>
          <w:ilvl w:val="1"/>
          <w:numId w:val="61"/>
        </w:numPr>
        <w:rPr>
          <w:lang w:val="en-US"/>
        </w:rPr>
      </w:pPr>
      <w:r w:rsidRPr="5FC4D073">
        <w:rPr>
          <w:lang w:val="en-US"/>
        </w:rPr>
        <w:t>W</w:t>
      </w:r>
      <w:r w:rsidRPr="5FC4D073" w:rsidR="55440FD8">
        <w:rPr>
          <w:lang w:val="en-US"/>
        </w:rPr>
        <w:t>hether the content is an updated version of existing content, or if it is being added to an existing content structure (eg a book in a new series)</w:t>
      </w:r>
      <w:r w:rsidRPr="5FC4D073" w:rsidR="41F81453">
        <w:rPr>
          <w:lang w:val="en-US"/>
        </w:rPr>
        <w:t>. See section Versioning</w:t>
      </w:r>
    </w:p>
    <w:p w:rsidR="1ADE0A1C" w:rsidP="00366661" w:rsidRDefault="1ADE0A1C" w14:paraId="1C77DDD9" w14:textId="5A6DD019">
      <w:pPr>
        <w:pStyle w:val="ListParagraph"/>
        <w:numPr>
          <w:ilvl w:val="1"/>
          <w:numId w:val="61"/>
        </w:numPr>
        <w:rPr>
          <w:lang w:val="en-US"/>
        </w:rPr>
      </w:pPr>
      <w:r w:rsidRPr="5FC4D073">
        <w:rPr>
          <w:lang w:val="en-US"/>
        </w:rPr>
        <w:t>L</w:t>
      </w:r>
      <w:r w:rsidRPr="5FC4D073" w:rsidR="1F9B0272">
        <w:rPr>
          <w:lang w:val="en-US"/>
        </w:rPr>
        <w:t>icensing rights defined in the Metadata section:</w:t>
      </w:r>
    </w:p>
    <w:p w:rsidR="1F9B0272" w:rsidP="00366661" w:rsidRDefault="1F9B0272" w14:paraId="73DC83A2" w14:textId="1BD65ED2">
      <w:pPr>
        <w:pStyle w:val="ListParagraph"/>
        <w:numPr>
          <w:ilvl w:val="2"/>
          <w:numId w:val="61"/>
        </w:numPr>
        <w:rPr>
          <w:lang w:val="en-US"/>
        </w:rPr>
      </w:pPr>
      <w:r w:rsidRPr="5FC4D073">
        <w:rPr>
          <w:lang w:val="en-US"/>
        </w:rPr>
        <w:t>This addresses initial requirement 3.1.2d</w:t>
      </w:r>
      <w:r w:rsidRPr="5FC4D073" w:rsidR="5131540F">
        <w:rPr>
          <w:lang w:val="en-US"/>
        </w:rPr>
        <w:t>. Assign licensing rights</w:t>
      </w:r>
    </w:p>
    <w:p w:rsidR="45B64CA8" w:rsidP="00366661" w:rsidRDefault="5E50999C" w14:paraId="2E1F3FDE" w14:textId="74B7E3B0">
      <w:pPr>
        <w:pStyle w:val="ListParagraph"/>
        <w:numPr>
          <w:ilvl w:val="1"/>
          <w:numId w:val="61"/>
        </w:numPr>
        <w:rPr>
          <w:lang w:val="en-US"/>
        </w:rPr>
      </w:pPr>
      <w:commentRangeStart w:id="452"/>
      <w:commentRangeStart w:id="453"/>
      <w:commentRangeStart w:id="454"/>
      <w:commentRangeStart w:id="455"/>
      <w:r w:rsidRPr="3DEF00A6">
        <w:rPr>
          <w:lang w:val="en-US"/>
        </w:rPr>
        <w:t>Embargo</w:t>
      </w:r>
      <w:commentRangeEnd w:id="452"/>
      <w:r w:rsidRPr="3DEF00A6" w:rsidR="45B64CA8">
        <w:rPr>
          <w:rStyle w:val="CommentReference"/>
          <w:sz w:val="18"/>
          <w:szCs w:val="18"/>
          <w:lang w:val="en-US"/>
        </w:rPr>
        <w:commentReference w:id="452"/>
      </w:r>
      <w:commentRangeEnd w:id="453"/>
      <w:r>
        <w:rPr>
          <w:rStyle w:val="CommentReference"/>
        </w:rPr>
        <w:commentReference w:id="453"/>
      </w:r>
      <w:commentRangeEnd w:id="454"/>
      <w:r>
        <w:rPr>
          <w:rStyle w:val="CommentReference"/>
        </w:rPr>
        <w:commentReference w:id="454"/>
      </w:r>
      <w:commentRangeEnd w:id="455"/>
      <w:r>
        <w:rPr>
          <w:rStyle w:val="CommentReference"/>
        </w:rPr>
        <w:commentReference w:id="455"/>
      </w:r>
      <w:r w:rsidRPr="3DEF00A6">
        <w:rPr>
          <w:lang w:val="en-US"/>
        </w:rPr>
        <w:t xml:space="preserve"> details</w:t>
      </w:r>
      <w:r w:rsidRPr="3DEF00A6" w:rsidR="0E191E9C">
        <w:rPr>
          <w:lang w:val="en-US"/>
        </w:rPr>
        <w:t>. See section Content Embargo</w:t>
      </w:r>
    </w:p>
    <w:p w:rsidR="276EC8BA" w:rsidP="00366661" w:rsidRDefault="276EC8BA" w14:paraId="3ED384BE" w14:textId="0E5BE1E7">
      <w:pPr>
        <w:pStyle w:val="ListParagraph"/>
        <w:numPr>
          <w:ilvl w:val="1"/>
          <w:numId w:val="61"/>
        </w:numPr>
        <w:rPr>
          <w:lang w:val="en-US"/>
        </w:rPr>
      </w:pPr>
      <w:r w:rsidRPr="5FC4D073">
        <w:rPr>
          <w:lang w:val="en-US"/>
        </w:rPr>
        <w:t>Help text for validation: incorrect metadata fields will trigger meaningful contextual help about what data is required.</w:t>
      </w:r>
    </w:p>
    <w:p w:rsidR="276EC8BA" w:rsidP="00366661" w:rsidRDefault="276EC8BA" w14:paraId="7FED1570" w14:textId="26030460">
      <w:pPr>
        <w:pStyle w:val="ListParagraph"/>
        <w:numPr>
          <w:ilvl w:val="2"/>
          <w:numId w:val="61"/>
        </w:numPr>
        <w:rPr>
          <w:lang w:val="en-US"/>
        </w:rPr>
      </w:pPr>
      <w:r w:rsidRPr="5FC4D073">
        <w:rPr>
          <w:lang w:val="en-US"/>
        </w:rPr>
        <w:t>This addresses initial requirement RfP ID 3.1.2k ‘Help text’</w:t>
      </w:r>
    </w:p>
    <w:p w:rsidR="5131540F" w:rsidP="00366661" w:rsidRDefault="5131540F" w14:paraId="6182ED07" w14:textId="540B8930">
      <w:pPr>
        <w:pStyle w:val="ListParagraph"/>
        <w:numPr>
          <w:ilvl w:val="0"/>
          <w:numId w:val="61"/>
        </w:numPr>
        <w:rPr>
          <w:lang w:val="en-US"/>
        </w:rPr>
      </w:pPr>
      <w:r w:rsidRPr="5FC4D073">
        <w:rPr>
          <w:lang w:val="en-US"/>
        </w:rPr>
        <w:t>This includes adding supplementary material, as defined in the Metadata section</w:t>
      </w:r>
    </w:p>
    <w:p w:rsidR="5131540F" w:rsidP="00366661" w:rsidRDefault="5131540F" w14:paraId="46A2D8A0" w14:textId="615153E9">
      <w:pPr>
        <w:pStyle w:val="ListParagraph"/>
        <w:numPr>
          <w:ilvl w:val="1"/>
          <w:numId w:val="61"/>
        </w:numPr>
        <w:rPr>
          <w:lang w:val="en-US"/>
        </w:rPr>
      </w:pPr>
      <w:r w:rsidRPr="5FC4D073">
        <w:rPr>
          <w:lang w:val="en-US"/>
        </w:rPr>
        <w:t>This addresses initial requirement 3.1.2f. Add SuppMat</w:t>
      </w:r>
    </w:p>
    <w:p w:rsidR="1670CB8C" w:rsidP="00366661" w:rsidRDefault="1670CB8C" w14:paraId="1B827778" w14:textId="0D15FC92">
      <w:pPr>
        <w:pStyle w:val="ListParagraph"/>
        <w:numPr>
          <w:ilvl w:val="0"/>
          <w:numId w:val="61"/>
        </w:numPr>
        <w:rPr>
          <w:lang w:val="en-US"/>
        </w:rPr>
      </w:pPr>
      <w:r w:rsidRPr="5FC4D073">
        <w:rPr>
          <w:lang w:val="en-US"/>
        </w:rPr>
        <w:t>Accept terms and conditions</w:t>
      </w:r>
    </w:p>
    <w:p w:rsidR="1670CB8C" w:rsidP="00366661" w:rsidRDefault="1670CB8C" w14:paraId="20EBA2F8" w14:textId="43CD1BDF">
      <w:pPr>
        <w:pStyle w:val="ListParagraph"/>
        <w:numPr>
          <w:ilvl w:val="1"/>
          <w:numId w:val="61"/>
        </w:numPr>
        <w:rPr>
          <w:lang w:val="en-US"/>
        </w:rPr>
      </w:pPr>
      <w:r w:rsidRPr="5FC4D073">
        <w:rPr>
          <w:lang w:val="en-US"/>
        </w:rPr>
        <w:t>This addresses RfP ID 3.1.2e ‘T&amp;C acceptance’</w:t>
      </w:r>
    </w:p>
    <w:p w:rsidR="6D8C846B" w:rsidP="00366661" w:rsidRDefault="6D8C846B" w14:paraId="5F4886E0" w14:textId="7BCE3D34">
      <w:pPr>
        <w:pStyle w:val="ListParagraph"/>
        <w:numPr>
          <w:ilvl w:val="0"/>
          <w:numId w:val="61"/>
        </w:numPr>
        <w:rPr>
          <w:lang w:val="en-US"/>
        </w:rPr>
      </w:pPr>
      <w:r w:rsidRPr="39E76213">
        <w:rPr>
          <w:lang w:val="en-US"/>
        </w:rPr>
        <w:t>Submit content: This will start a one hour timer, after which the content will be submitted (See section ‘Content removed within one hour’ section)</w:t>
      </w:r>
    </w:p>
    <w:p w:rsidR="2346A0F5" w:rsidP="00366661" w:rsidRDefault="2346A0F5" w14:paraId="556C8F18" w14:textId="2CDE9FAA">
      <w:pPr>
        <w:pStyle w:val="ListParagraph"/>
        <w:numPr>
          <w:ilvl w:val="0"/>
          <w:numId w:val="61"/>
        </w:numPr>
        <w:rPr>
          <w:lang w:val="en-US"/>
        </w:rPr>
      </w:pPr>
      <w:r w:rsidRPr="39E76213">
        <w:rPr>
          <w:lang w:val="en-US"/>
        </w:rPr>
        <w:t>Submission confirmed: The publisher will receive confirmation that the submission was successful</w:t>
      </w:r>
    </w:p>
    <w:p w:rsidR="2346A0F5" w:rsidP="00366661" w:rsidRDefault="2346A0F5" w14:paraId="32CF9912" w14:textId="19D7A4D6">
      <w:pPr>
        <w:pStyle w:val="ListParagraph"/>
        <w:numPr>
          <w:ilvl w:val="1"/>
          <w:numId w:val="61"/>
        </w:numPr>
        <w:rPr>
          <w:lang w:val="en-US"/>
        </w:rPr>
      </w:pPr>
      <w:r w:rsidRPr="39E76213">
        <w:rPr>
          <w:lang w:val="en-US"/>
        </w:rPr>
        <w:t>The content will then enter the LDL Staff content listing page (if publisher is Standard), or go straight to the Content Display system (if publisher is Trusted).</w:t>
      </w:r>
    </w:p>
    <w:p w:rsidR="2346A0F5" w:rsidP="00366661" w:rsidRDefault="2346A0F5" w14:paraId="19C012CC" w14:textId="3AAD2034">
      <w:pPr>
        <w:pStyle w:val="ListParagraph"/>
        <w:numPr>
          <w:ilvl w:val="1"/>
          <w:numId w:val="61"/>
        </w:numPr>
        <w:rPr>
          <w:lang w:val="en-US"/>
        </w:rPr>
      </w:pPr>
      <w:r w:rsidRPr="39E76213">
        <w:rPr>
          <w:lang w:val="en-US"/>
        </w:rPr>
        <w:t>For both publisher types, the publisher will receive an email confirming their submission</w:t>
      </w:r>
    </w:p>
    <w:p w:rsidR="39E76213" w:rsidP="39E76213" w:rsidRDefault="39E76213" w14:paraId="2C6D9065" w14:textId="52910153">
      <w:pPr>
        <w:rPr>
          <w:lang w:val="en-US"/>
        </w:rPr>
      </w:pPr>
    </w:p>
    <w:p w:rsidR="7A61CB43" w:rsidP="19659DE0" w:rsidRDefault="5AC39190" w14:paraId="43BF9518" w14:textId="5B0956E0">
      <w:pPr>
        <w:pStyle w:val="Heading5"/>
        <w:rPr>
          <w:lang w:val="en-US"/>
        </w:rPr>
      </w:pPr>
      <w:bookmarkStart w:name="_Toc216335056" w:id="456"/>
      <w:r w:rsidRPr="19659DE0">
        <w:rPr>
          <w:lang w:val="en-US"/>
        </w:rPr>
        <w:t>Content submitted (bulk)</w:t>
      </w:r>
      <w:bookmarkEnd w:id="456"/>
    </w:p>
    <w:p w:rsidR="7A61CB43" w:rsidP="27FF8445" w:rsidRDefault="7A61CB43" w14:paraId="3882B260" w14:textId="588B5E0D">
      <w:pPr>
        <w:spacing w:before="240" w:after="240"/>
        <w:rPr>
          <w:lang w:val="en-US"/>
        </w:rPr>
      </w:pPr>
      <w:r w:rsidRPr="27FF8445">
        <w:rPr>
          <w:lang w:val="en-US"/>
        </w:rPr>
        <w:t>Initial requirement: RFP ID: 3.1.2g. Bulk data upload</w:t>
      </w:r>
    </w:p>
    <w:p w:rsidR="7A61CB43" w:rsidP="27FF8445" w:rsidRDefault="7A61CB43" w14:paraId="1F48F474" w14:textId="0E202032">
      <w:pPr>
        <w:spacing w:before="240" w:after="240"/>
        <w:rPr>
          <w:lang w:val="en-US"/>
        </w:rPr>
      </w:pPr>
      <w:r w:rsidRPr="27FF8445">
        <w:rPr>
          <w:lang w:val="en-US"/>
        </w:rPr>
        <w:t xml:space="preserve">Confirmed requirement: </w:t>
      </w:r>
    </w:p>
    <w:p w:rsidR="7A61CB43" w:rsidP="19659DE0" w:rsidRDefault="5AC39190" w14:paraId="6D47DD9E" w14:textId="5A2F0522">
      <w:pPr>
        <w:spacing w:before="240" w:after="240"/>
        <w:rPr>
          <w:lang w:val="en-US"/>
        </w:rPr>
      </w:pPr>
      <w:r w:rsidRPr="19659DE0">
        <w:rPr>
          <w:lang w:val="en-US"/>
        </w:rPr>
        <w:t>The requirements for bulk upload are the same as individual uploads with the following additions:</w:t>
      </w:r>
    </w:p>
    <w:p w:rsidR="3DA72DF2" w:rsidP="00366661" w:rsidRDefault="3121D058" w14:paraId="34CBD9FE" w14:textId="43C7D64A">
      <w:pPr>
        <w:pStyle w:val="ListParagraph"/>
        <w:numPr>
          <w:ilvl w:val="0"/>
          <w:numId w:val="52"/>
        </w:numPr>
        <w:spacing w:before="240" w:after="240"/>
        <w:rPr>
          <w:ins w:author="Joshua Routh" w:date="2026-01-19T13:52:00Z" w16du:dateUtc="2026-01-19T13:52:27Z" w:id="457"/>
          <w:lang w:val="en-US"/>
        </w:rPr>
      </w:pPr>
      <w:commentRangeStart w:id="458"/>
      <w:commentRangeStart w:id="459"/>
      <w:commentRangeStart w:id="460"/>
      <w:commentRangeStart w:id="461"/>
      <w:commentRangeStart w:id="462"/>
      <w:commentRangeStart w:id="463"/>
      <w:commentRangeStart w:id="464"/>
      <w:r w:rsidRPr="0D9520A5">
        <w:rPr>
          <w:lang w:val="en-US"/>
        </w:rPr>
        <w:t>When the user uploads a Content File, they may also upload multiple files</w:t>
      </w:r>
      <w:r w:rsidRPr="0D9520A5" w:rsidR="1A32D5EB">
        <w:rPr>
          <w:lang w:val="en-US"/>
        </w:rPr>
        <w:t>, with a maximum of 50</w:t>
      </w:r>
      <w:commentRangeEnd w:id="458"/>
      <w:r w:rsidRPr="0D9520A5" w:rsidR="1F657267">
        <w:rPr>
          <w:rStyle w:val="CommentReference"/>
          <w:sz w:val="18"/>
          <w:szCs w:val="18"/>
          <w:lang w:val="en-US"/>
        </w:rPr>
        <w:commentReference w:id="458"/>
      </w:r>
      <w:commentRangeEnd w:id="459"/>
      <w:r>
        <w:rPr>
          <w:rStyle w:val="CommentReference"/>
        </w:rPr>
        <w:commentReference w:id="459"/>
      </w:r>
      <w:commentRangeEnd w:id="460"/>
      <w:r>
        <w:rPr>
          <w:rStyle w:val="CommentReference"/>
        </w:rPr>
        <w:commentReference w:id="460"/>
      </w:r>
      <w:commentRangeEnd w:id="461"/>
      <w:r>
        <w:rPr>
          <w:rStyle w:val="CommentReference"/>
        </w:rPr>
        <w:commentReference w:id="461"/>
      </w:r>
      <w:commentRangeEnd w:id="462"/>
      <w:r>
        <w:rPr>
          <w:rStyle w:val="CommentReference"/>
        </w:rPr>
        <w:commentReference w:id="462"/>
      </w:r>
      <w:commentRangeEnd w:id="463"/>
      <w:r>
        <w:rPr>
          <w:rStyle w:val="CommentReference"/>
        </w:rPr>
        <w:commentReference w:id="463"/>
      </w:r>
      <w:commentRangeEnd w:id="464"/>
      <w:r>
        <w:rPr>
          <w:rStyle w:val="CommentReference"/>
        </w:rPr>
        <w:commentReference w:id="464"/>
      </w:r>
      <w:r w:rsidRPr="0D9520A5" w:rsidR="4843AAFE">
        <w:rPr>
          <w:lang w:val="en-US"/>
        </w:rPr>
        <w:t xml:space="preserve">. </w:t>
      </w:r>
      <w:commentRangeStart w:id="465"/>
      <w:commentRangeStart w:id="466"/>
      <w:commentRangeStart w:id="467"/>
      <w:commentRangeStart w:id="468"/>
      <w:commentRangeStart w:id="469"/>
      <w:r w:rsidRPr="0D9520A5" w:rsidR="4843AAFE">
        <w:rPr>
          <w:lang w:val="en-US"/>
        </w:rPr>
        <w:t>The maximum file size for an individual file is 30Mb</w:t>
      </w:r>
      <w:ins w:author="Joshua Routh" w:date="2026-01-27T10:24:00Z" w16du:dateUtc="2026-01-27T10:24:57Z" w:id="470">
        <w:r w:rsidRPr="0D9520A5" w:rsidR="4E35D807">
          <w:rPr>
            <w:lang w:val="en-US"/>
          </w:rPr>
          <w:t>. The maximum total size of all files in a single upload is 100Mb</w:t>
        </w:r>
      </w:ins>
      <w:commentRangeEnd w:id="465"/>
      <w:r w:rsidR="1F657267">
        <w:rPr>
          <w:rStyle w:val="CommentReference"/>
          <w:sz w:val="18"/>
          <w:szCs w:val="18"/>
          <w:lang w:val="en-US"/>
        </w:rPr>
        <w:commentReference w:id="465"/>
      </w:r>
      <w:commentRangeEnd w:id="466"/>
      <w:r>
        <w:rPr>
          <w:rStyle w:val="CommentReference"/>
        </w:rPr>
        <w:commentReference w:id="466"/>
      </w:r>
      <w:commentRangeEnd w:id="467"/>
      <w:r>
        <w:rPr>
          <w:rStyle w:val="CommentReference"/>
        </w:rPr>
        <w:commentReference w:id="467"/>
      </w:r>
      <w:commentRangeEnd w:id="468"/>
      <w:r>
        <w:rPr>
          <w:rStyle w:val="CommentReference"/>
        </w:rPr>
        <w:commentReference w:id="468"/>
      </w:r>
      <w:commentRangeEnd w:id="469"/>
      <w:r>
        <w:rPr>
          <w:rStyle w:val="CommentReference"/>
        </w:rPr>
        <w:commentReference w:id="469"/>
      </w:r>
    </w:p>
    <w:p w:rsidR="0B45D915" w:rsidRDefault="0B45D915" w14:paraId="2378776E" w14:textId="4FA34333">
      <w:pPr>
        <w:pStyle w:val="ListParagraph"/>
        <w:numPr>
          <w:ilvl w:val="1"/>
          <w:numId w:val="52"/>
        </w:numPr>
        <w:spacing w:before="240" w:after="240"/>
        <w:rPr>
          <w:lang w:val="en-US"/>
        </w:rPr>
        <w:pPrChange w:author="Joshua Routh" w:date="2026-01-19T13:52:00Z" w:id="471">
          <w:pPr>
            <w:pStyle w:val="ListParagraph"/>
            <w:numPr>
              <w:numId w:val="52"/>
            </w:numPr>
            <w:spacing w:before="240" w:after="240"/>
            <w:ind w:left="1080" w:hanging="360"/>
          </w:pPr>
        </w:pPrChange>
      </w:pPr>
      <w:ins w:author="Joshua Routh" w:date="2026-01-19T13:52:00Z" w16du:dateUtc="2026-01-19T13:52:50Z" w:id="472">
        <w:r w:rsidRPr="3DEF00A6">
          <w:rPr>
            <w:lang w:val="en-US"/>
          </w:rPr>
          <w:t xml:space="preserve">For bulk uploads greater than </w:t>
        </w:r>
      </w:ins>
      <w:r w:rsidRPr="00C01A9D" w:rsidR="00C01A9D">
        <w:rPr>
          <w:highlight w:val="yellow"/>
          <w:lang w:val="en-US"/>
        </w:rPr>
        <w:t>100MB</w:t>
      </w:r>
      <w:r w:rsidRPr="00C01A9D" w:rsidR="006911FD">
        <w:rPr>
          <w:highlight w:val="yellow"/>
          <w:lang w:val="en-US"/>
        </w:rPr>
        <w:t xml:space="preserve"> o</w:t>
      </w:r>
      <w:r w:rsidRPr="00015063" w:rsidR="006911FD">
        <w:rPr>
          <w:highlight w:val="yellow"/>
          <w:lang w:val="en-US"/>
        </w:rPr>
        <w:t xml:space="preserve">r </w:t>
      </w:r>
      <w:r w:rsidRPr="00015063" w:rsidR="00AE23B5">
        <w:rPr>
          <w:highlight w:val="yellow"/>
          <w:lang w:val="en-US"/>
        </w:rPr>
        <w:t>individual items larger than 30M</w:t>
      </w:r>
      <w:r w:rsidRPr="00015063" w:rsidR="00015063">
        <w:rPr>
          <w:highlight w:val="yellow"/>
          <w:lang w:val="en-US"/>
        </w:rPr>
        <w:t>B</w:t>
      </w:r>
      <w:ins w:author="Joshua Routh" w:date="2026-01-19T13:52:00Z" w16du:dateUtc="2026-01-19T13:52:50Z" w:id="473">
        <w:r w:rsidRPr="00015063">
          <w:rPr>
            <w:highlight w:val="yellow"/>
            <w:lang w:val="en-US"/>
          </w:rPr>
          <w:t>,</w:t>
        </w:r>
        <w:r w:rsidRPr="3DEF00A6">
          <w:rPr>
            <w:lang w:val="en-US"/>
          </w:rPr>
          <w:t xml:space="preserve"> HighWire wil</w:t>
        </w:r>
      </w:ins>
      <w:r w:rsidR="00BA2383">
        <w:rPr>
          <w:lang w:val="en-US"/>
        </w:rPr>
        <w:t>l</w:t>
      </w:r>
      <w:ins w:author="Joshua Routh" w:date="2026-01-19T13:52:00Z" w16du:dateUtc="2026-01-19T13:52:50Z" w:id="474">
        <w:r w:rsidRPr="3DEF00A6">
          <w:rPr>
            <w:lang w:val="en-US"/>
          </w:rPr>
          <w:t xml:space="preserve"> need to be consulted and involved to assist</w:t>
        </w:r>
      </w:ins>
      <w:ins w:author="Joshua Routh" w:date="2026-02-03T12:30:00Z" w16du:dateUtc="2026-02-03T12:30:17Z" w:id="475">
        <w:r w:rsidRPr="106DAC4A" w:rsidR="5CBC973C">
          <w:rPr>
            <w:lang w:val="en-US"/>
          </w:rPr>
          <w:t xml:space="preserve">, </w:t>
        </w:r>
      </w:ins>
      <w:ins w:author="Joshua Routh" w:date="2026-02-03T12:30:00Z" w16du:dateUtc="2026-02-03T12:30:22Z" w:id="476">
        <w:r w:rsidRPr="4DC2341B" w:rsidR="5CBC973C">
          <w:rPr>
            <w:lang w:val="en-US"/>
          </w:rPr>
          <w:t>and will assess on a case by case basis</w:t>
        </w:r>
      </w:ins>
    </w:p>
    <w:p w:rsidR="3DA72DF2" w:rsidP="00366661" w:rsidRDefault="3DA72DF2" w14:paraId="541A4196" w14:textId="737A3179">
      <w:pPr>
        <w:pStyle w:val="ListParagraph"/>
        <w:numPr>
          <w:ilvl w:val="0"/>
          <w:numId w:val="52"/>
        </w:numPr>
        <w:spacing w:before="240" w:after="240"/>
        <w:rPr>
          <w:lang w:val="en-US"/>
        </w:rPr>
      </w:pPr>
      <w:r w:rsidRPr="27FF8445">
        <w:rPr>
          <w:lang w:val="en-US"/>
        </w:rPr>
        <w:t>Multiple Content Files may correspond to a single metadata file</w:t>
      </w:r>
    </w:p>
    <w:p w:rsidR="3DA72DF2" w:rsidP="00366661" w:rsidRDefault="3DA72DF2" w14:paraId="2B4ED46A" w14:textId="7A5104F3">
      <w:pPr>
        <w:pStyle w:val="ListParagraph"/>
        <w:numPr>
          <w:ilvl w:val="1"/>
          <w:numId w:val="52"/>
        </w:numPr>
        <w:spacing w:before="240" w:after="240"/>
        <w:rPr>
          <w:lang w:val="en-US"/>
        </w:rPr>
      </w:pPr>
      <w:r w:rsidRPr="27FF8445">
        <w:rPr>
          <w:lang w:val="en-US"/>
        </w:rPr>
        <w:t>There is no option to update multiple metadata files</w:t>
      </w:r>
    </w:p>
    <w:p w:rsidR="3DA72DF2" w:rsidP="00366661" w:rsidRDefault="3DA72DF2" w14:paraId="6603E21A" w14:textId="5DC9B1C9">
      <w:pPr>
        <w:pStyle w:val="ListParagraph"/>
        <w:numPr>
          <w:ilvl w:val="0"/>
          <w:numId w:val="52"/>
        </w:numPr>
        <w:spacing w:before="240" w:after="240"/>
        <w:rPr>
          <w:lang w:val="en-US"/>
        </w:rPr>
      </w:pPr>
      <w:r w:rsidRPr="5FC4D073">
        <w:rPr>
          <w:lang w:val="en-US"/>
        </w:rPr>
        <w:t>Each Content File may have a comment assigned to it</w:t>
      </w:r>
      <w:r w:rsidRPr="5FC4D073" w:rsidR="5CB14F60">
        <w:rPr>
          <w:lang w:val="en-US"/>
        </w:rPr>
        <w:t xml:space="preserve"> at the point of upload</w:t>
      </w:r>
    </w:p>
    <w:p w:rsidR="3DA72DF2" w:rsidP="27FF8445" w:rsidRDefault="3DA72DF2" w14:paraId="22327BC6" w14:textId="606BE6E5">
      <w:pPr>
        <w:spacing w:before="240" w:after="240"/>
        <w:rPr>
          <w:lang w:val="en-US"/>
        </w:rPr>
      </w:pPr>
      <w:r w:rsidRPr="5FC4D073">
        <w:rPr>
          <w:lang w:val="en-US"/>
        </w:rPr>
        <w:t xml:space="preserve">Note: When content has been ingested to the Content Display System, each content file will have a single metadata </w:t>
      </w:r>
      <w:r w:rsidRPr="5FC4D073" w:rsidR="0B4F220D">
        <w:rPr>
          <w:lang w:val="en-US"/>
        </w:rPr>
        <w:t xml:space="preserve">file </w:t>
      </w:r>
      <w:r w:rsidRPr="5FC4D073">
        <w:rPr>
          <w:lang w:val="en-US"/>
        </w:rPr>
        <w:t>associated with it. There will be no concept of the original single metadata file which corresponded to multiple content files.</w:t>
      </w:r>
    </w:p>
    <w:p w:rsidR="27FF8445" w:rsidP="27FF8445" w:rsidRDefault="27FF8445" w14:paraId="0C4BC28E" w14:textId="1508505B"/>
    <w:p w:rsidR="41857213" w:rsidP="19659DE0" w:rsidRDefault="1B4723E0" w14:paraId="5FBF1CA1" w14:textId="4E31B5D1">
      <w:pPr>
        <w:pStyle w:val="Heading5"/>
      </w:pPr>
      <w:bookmarkStart w:name="_Toc216335057" w:id="477"/>
      <w:r>
        <w:t>Content added to existing content structure</w:t>
      </w:r>
      <w:bookmarkEnd w:id="477"/>
    </w:p>
    <w:p w:rsidR="41857213" w:rsidP="39E76213" w:rsidRDefault="41857213" w14:paraId="5B82840B" w14:textId="1AB827D6">
      <w:pPr>
        <w:spacing w:before="240" w:after="240"/>
        <w:rPr>
          <w:lang w:val="en-US"/>
        </w:rPr>
      </w:pPr>
      <w:r w:rsidRPr="39E76213">
        <w:rPr>
          <w:lang w:val="en-US"/>
        </w:rPr>
        <w:t>Initial requirement: RFP ID: 3.1.2c. Add content to journal hierarchy</w:t>
      </w:r>
    </w:p>
    <w:p w:rsidR="41857213" w:rsidP="39E76213" w:rsidRDefault="41857213" w14:paraId="31001AAA" w14:textId="2CF17B7E">
      <w:pPr>
        <w:rPr>
          <w:lang w:val="en-US"/>
        </w:rPr>
      </w:pPr>
      <w:r w:rsidRPr="39E76213">
        <w:rPr>
          <w:lang w:val="en-US"/>
        </w:rPr>
        <w:t>Confirmed requirement:</w:t>
      </w:r>
    </w:p>
    <w:p w:rsidR="41857213" w:rsidP="00366661" w:rsidRDefault="41857213" w14:paraId="1C6AF92E" w14:textId="1AFA2CE9">
      <w:pPr>
        <w:pStyle w:val="ListParagraph"/>
        <w:numPr>
          <w:ilvl w:val="0"/>
          <w:numId w:val="60"/>
        </w:numPr>
        <w:rPr>
          <w:lang w:val="en-US"/>
        </w:rPr>
      </w:pPr>
      <w:r w:rsidRPr="39E76213">
        <w:rPr>
          <w:lang w:val="en-US"/>
        </w:rPr>
        <w:t xml:space="preserve">When a publisher is submitting content, </w:t>
      </w:r>
      <w:r w:rsidRPr="39E76213" w:rsidR="2FDCDBC2">
        <w:rPr>
          <w:lang w:val="en-US"/>
        </w:rPr>
        <w:t>some of the content types include a metadata field allowing them to specify which existing content structure the new content should be added to.</w:t>
      </w:r>
    </w:p>
    <w:p w:rsidR="2FDCDBC2" w:rsidP="00366661" w:rsidRDefault="2FDCDBC2" w14:paraId="3C4CB9B2" w14:textId="6FCF2F09">
      <w:pPr>
        <w:pStyle w:val="ListParagraph"/>
        <w:numPr>
          <w:ilvl w:val="1"/>
          <w:numId w:val="60"/>
        </w:numPr>
        <w:rPr>
          <w:lang w:val="en-US"/>
        </w:rPr>
      </w:pPr>
      <w:r w:rsidRPr="39E76213">
        <w:rPr>
          <w:lang w:val="en-US"/>
        </w:rPr>
        <w:t>For example, when adding a new journal issue, a journal could be selected, so that the issue is added to the journal.</w:t>
      </w:r>
    </w:p>
    <w:p w:rsidR="2FDCDBC2" w:rsidP="00366661" w:rsidRDefault="2FDCDBC2" w14:paraId="6551FBE6" w14:textId="08943898">
      <w:pPr>
        <w:pStyle w:val="ListParagraph"/>
        <w:numPr>
          <w:ilvl w:val="0"/>
          <w:numId w:val="60"/>
        </w:numPr>
        <w:rPr>
          <w:lang w:val="en-US"/>
        </w:rPr>
      </w:pPr>
      <w:r w:rsidRPr="39E76213">
        <w:rPr>
          <w:lang w:val="en-US"/>
        </w:rPr>
        <w:t>The Metadata section shows which content types have a hierarchy.</w:t>
      </w:r>
    </w:p>
    <w:p w:rsidR="2FDCDBC2" w:rsidP="00366661" w:rsidRDefault="2FDCDBC2" w14:paraId="4A36588C" w14:textId="5DBB9EAC">
      <w:pPr>
        <w:pStyle w:val="ListParagraph"/>
        <w:numPr>
          <w:ilvl w:val="0"/>
          <w:numId w:val="60"/>
        </w:numPr>
        <w:rPr>
          <w:lang w:val="en-US"/>
        </w:rPr>
      </w:pPr>
      <w:r w:rsidRPr="39E76213">
        <w:rPr>
          <w:lang w:val="en-US"/>
        </w:rPr>
        <w:t>When the publisher is submitting content, they can select any element higher up in the hierarchy to relate the content to</w:t>
      </w:r>
    </w:p>
    <w:p w:rsidR="2FDCDBC2" w:rsidP="00366661" w:rsidRDefault="2FDCDBC2" w14:paraId="5D359D79" w14:textId="37DA08BB">
      <w:pPr>
        <w:pStyle w:val="ListParagraph"/>
        <w:numPr>
          <w:ilvl w:val="1"/>
          <w:numId w:val="60"/>
        </w:numPr>
        <w:rPr>
          <w:lang w:val="en-US"/>
        </w:rPr>
      </w:pPr>
      <w:r w:rsidRPr="39E76213">
        <w:rPr>
          <w:lang w:val="en-US"/>
        </w:rPr>
        <w:t>For example, a new issue could be added to an existing journal; however a new journal could not be aligned with an existing issue.</w:t>
      </w:r>
    </w:p>
    <w:p w:rsidR="2FDCDBC2" w:rsidP="00366661" w:rsidRDefault="7D5DF644" w14:paraId="6BC925AC" w14:textId="4F25BE02">
      <w:pPr>
        <w:pStyle w:val="ListParagraph"/>
        <w:numPr>
          <w:ilvl w:val="1"/>
          <w:numId w:val="60"/>
        </w:numPr>
        <w:rPr>
          <w:lang w:val="en-US"/>
        </w:rPr>
      </w:pPr>
      <w:r w:rsidRPr="19659DE0">
        <w:rPr>
          <w:lang w:val="en-US"/>
        </w:rPr>
        <w:t>The exception to this i</w:t>
      </w:r>
      <w:r w:rsidRPr="19659DE0" w:rsidR="4510B9A8">
        <w:rPr>
          <w:lang w:val="en-US"/>
        </w:rPr>
        <w:t>s</w:t>
      </w:r>
      <w:r w:rsidRPr="19659DE0">
        <w:rPr>
          <w:lang w:val="en-US"/>
        </w:rPr>
        <w:t xml:space="preserve"> the Music content type, which allows content at any level to be made related to content at any other level.</w:t>
      </w:r>
    </w:p>
    <w:p w:rsidR="39E76213" w:rsidP="39E76213" w:rsidRDefault="39E76213" w14:paraId="222C5B2A" w14:textId="563036B7">
      <w:pPr>
        <w:rPr>
          <w:lang w:val="en-US"/>
        </w:rPr>
      </w:pPr>
    </w:p>
    <w:p w:rsidR="5FC4D073" w:rsidP="19659DE0" w:rsidRDefault="3B4555ED" w14:paraId="5D1C99EF" w14:textId="42DC0497">
      <w:pPr>
        <w:pStyle w:val="Heading5"/>
      </w:pPr>
      <w:bookmarkStart w:name="_Toc216335058" w:id="478"/>
      <w:r>
        <w:t>Content Display</w:t>
      </w:r>
      <w:bookmarkEnd w:id="478"/>
    </w:p>
    <w:p w:rsidR="5FC4D073" w:rsidP="67A8C63F" w:rsidRDefault="5B0FD31E" w14:paraId="0597FC01" w14:textId="7D551646">
      <w:r w:rsidRPr="67A8C63F">
        <w:rPr>
          <w:lang w:val="en-US"/>
        </w:rPr>
        <w:t>Publishers and LDL staff can access the content on the Content Display page. This will show:</w:t>
      </w:r>
    </w:p>
    <w:p w:rsidR="5FC4D073" w:rsidP="00366661" w:rsidRDefault="5B0FD31E" w14:paraId="38B27387" w14:textId="0F85A83A">
      <w:pPr>
        <w:pStyle w:val="ListParagraph"/>
        <w:numPr>
          <w:ilvl w:val="0"/>
          <w:numId w:val="29"/>
        </w:numPr>
        <w:rPr>
          <w:lang w:val="en-US"/>
        </w:rPr>
      </w:pPr>
      <w:r w:rsidRPr="67A8C63F">
        <w:rPr>
          <w:lang w:val="en-US"/>
        </w:rPr>
        <w:t>the latest metadata</w:t>
      </w:r>
    </w:p>
    <w:p w:rsidR="5FC4D073" w:rsidP="00366661" w:rsidRDefault="5B0FD31E" w14:paraId="56A6F615" w14:textId="2145BE96">
      <w:pPr>
        <w:pStyle w:val="ListParagraph"/>
        <w:numPr>
          <w:ilvl w:val="0"/>
          <w:numId w:val="29"/>
        </w:numPr>
      </w:pPr>
      <w:r>
        <w:t>a link to download the latest content file</w:t>
      </w:r>
    </w:p>
    <w:p w:rsidR="5FC4D073" w:rsidP="00366661" w:rsidRDefault="5B0FD31E" w14:paraId="6AB4EED8" w14:textId="5D269361">
      <w:pPr>
        <w:pStyle w:val="ListParagraph"/>
        <w:numPr>
          <w:ilvl w:val="0"/>
          <w:numId w:val="29"/>
        </w:numPr>
        <w:rPr>
          <w:lang w:val="en-US"/>
        </w:rPr>
      </w:pPr>
      <w:r w:rsidRPr="67A8C63F">
        <w:rPr>
          <w:lang w:val="en-US"/>
        </w:rPr>
        <w:t>the option to export the latest metadata and content file</w:t>
      </w:r>
    </w:p>
    <w:p w:rsidR="5FC4D073" w:rsidP="00366661" w:rsidRDefault="5B0FD31E" w14:paraId="1BEDB9C8" w14:textId="5A7CE910">
      <w:pPr>
        <w:pStyle w:val="ListParagraph"/>
        <w:numPr>
          <w:ilvl w:val="0"/>
          <w:numId w:val="29"/>
        </w:numPr>
        <w:rPr>
          <w:lang w:val="en-US"/>
        </w:rPr>
      </w:pPr>
      <w:r w:rsidRPr="67A8C63F">
        <w:rPr>
          <w:lang w:val="en-US"/>
        </w:rPr>
        <w:t>the version history table</w:t>
      </w:r>
      <w:r w:rsidRPr="67A8C63F" w:rsidR="1D6B72CA">
        <w:rPr>
          <w:lang w:val="en-US"/>
        </w:rPr>
        <w:t xml:space="preserve">: </w:t>
      </w:r>
    </w:p>
    <w:p w:rsidR="5FC4D073" w:rsidP="67A8C63F" w:rsidRDefault="5FC4D073" w14:paraId="106B1000" w14:textId="11CF531E">
      <w:pPr>
        <w:pStyle w:val="ListParagraph"/>
        <w:rPr>
          <w:lang w:val="en-US"/>
        </w:rPr>
      </w:pPr>
    </w:p>
    <w:tbl>
      <w:tblPr>
        <w:tblStyle w:val="TableGrid"/>
        <w:tblW w:w="8355" w:type="dxa"/>
        <w:tblInd w:w="720" w:type="dxa"/>
        <w:tblLook w:val="06A0" w:firstRow="1" w:lastRow="0" w:firstColumn="1" w:lastColumn="0" w:noHBand="1" w:noVBand="1"/>
      </w:tblPr>
      <w:tblGrid>
        <w:gridCol w:w="919"/>
        <w:gridCol w:w="1157"/>
        <w:gridCol w:w="1093"/>
        <w:gridCol w:w="917"/>
        <w:gridCol w:w="1355"/>
        <w:gridCol w:w="1626"/>
        <w:gridCol w:w="1288"/>
      </w:tblGrid>
      <w:tr w:rsidR="67A8C63F" w:rsidTr="19659DE0" w14:paraId="0FA3BF5A" w14:textId="77777777">
        <w:trPr>
          <w:trHeight w:val="300"/>
        </w:trPr>
        <w:tc>
          <w:tcPr>
            <w:tcW w:w="1017" w:type="dxa"/>
          </w:tcPr>
          <w:p w:rsidR="1D6B72CA" w:rsidP="67A8C63F" w:rsidRDefault="1D6B72CA" w14:paraId="3CE2FA53" w14:textId="150D6370">
            <w:pPr>
              <w:rPr>
                <w:b/>
                <w:bCs/>
                <w:lang w:val="en-US"/>
              </w:rPr>
            </w:pPr>
            <w:r w:rsidRPr="67A8C63F">
              <w:rPr>
                <w:b/>
                <w:bCs/>
                <w:lang w:val="en-US"/>
              </w:rPr>
              <w:t>Date</w:t>
            </w:r>
          </w:p>
        </w:tc>
        <w:tc>
          <w:tcPr>
            <w:tcW w:w="1152" w:type="dxa"/>
          </w:tcPr>
          <w:p w:rsidR="1D6B72CA" w:rsidP="67A8C63F" w:rsidRDefault="1D6B72CA" w14:paraId="4410B32D" w14:textId="0FD0ECBA">
            <w:pPr>
              <w:rPr>
                <w:b/>
                <w:bCs/>
                <w:lang w:val="en-US"/>
              </w:rPr>
            </w:pPr>
            <w:r w:rsidRPr="67A8C63F">
              <w:rPr>
                <w:b/>
                <w:bCs/>
                <w:lang w:val="en-US"/>
              </w:rPr>
              <w:t>Metadata</w:t>
            </w:r>
          </w:p>
        </w:tc>
        <w:tc>
          <w:tcPr>
            <w:tcW w:w="1128" w:type="dxa"/>
          </w:tcPr>
          <w:p w:rsidR="1D6B72CA" w:rsidP="67A8C63F" w:rsidRDefault="1D6B72CA" w14:paraId="093887F6" w14:textId="6E4DD601">
            <w:pPr>
              <w:rPr>
                <w:b/>
                <w:bCs/>
                <w:lang w:val="en-US"/>
              </w:rPr>
            </w:pPr>
            <w:r w:rsidRPr="67A8C63F">
              <w:rPr>
                <w:b/>
                <w:bCs/>
                <w:lang w:val="en-US"/>
              </w:rPr>
              <w:t>Content file</w:t>
            </w:r>
          </w:p>
        </w:tc>
        <w:tc>
          <w:tcPr>
            <w:tcW w:w="917" w:type="dxa"/>
          </w:tcPr>
          <w:p w:rsidR="1D6B72CA" w:rsidP="67A8C63F" w:rsidRDefault="1D6B72CA" w14:paraId="1C89328D" w14:textId="300015C6">
            <w:pPr>
              <w:rPr>
                <w:b/>
                <w:bCs/>
                <w:lang w:val="en-US"/>
              </w:rPr>
            </w:pPr>
            <w:r w:rsidRPr="67A8C63F">
              <w:rPr>
                <w:b/>
                <w:bCs/>
                <w:lang w:val="en-US"/>
              </w:rPr>
              <w:t>Type</w:t>
            </w:r>
          </w:p>
        </w:tc>
        <w:tc>
          <w:tcPr>
            <w:tcW w:w="1365" w:type="dxa"/>
          </w:tcPr>
          <w:p w:rsidR="1D6B72CA" w:rsidP="67A8C63F" w:rsidRDefault="1D6B72CA" w14:paraId="0A3BC040" w14:textId="0CD83D98">
            <w:pPr>
              <w:rPr>
                <w:b/>
                <w:bCs/>
                <w:lang w:val="en-US"/>
              </w:rPr>
            </w:pPr>
            <w:r w:rsidRPr="67A8C63F">
              <w:rPr>
                <w:b/>
                <w:bCs/>
                <w:lang w:val="en-US"/>
              </w:rPr>
              <w:t>Submitt</w:t>
            </w:r>
            <w:r w:rsidRPr="67A8C63F" w:rsidR="26174AC1">
              <w:rPr>
                <w:b/>
                <w:bCs/>
                <w:lang w:val="en-US"/>
              </w:rPr>
              <w:t>ing user</w:t>
            </w:r>
          </w:p>
        </w:tc>
        <w:tc>
          <w:tcPr>
            <w:tcW w:w="1685" w:type="dxa"/>
          </w:tcPr>
          <w:p w:rsidR="26174AC1" w:rsidP="67A8C63F" w:rsidRDefault="26174AC1" w14:paraId="49E2E70A" w14:textId="684B0B4C">
            <w:pPr>
              <w:rPr>
                <w:b/>
                <w:bCs/>
                <w:lang w:val="en-US"/>
              </w:rPr>
            </w:pPr>
            <w:r w:rsidRPr="67A8C63F">
              <w:rPr>
                <w:b/>
                <w:bCs/>
                <w:lang w:val="en-US"/>
              </w:rPr>
              <w:t>Submitted organisation</w:t>
            </w:r>
          </w:p>
        </w:tc>
        <w:tc>
          <w:tcPr>
            <w:tcW w:w="1091" w:type="dxa"/>
          </w:tcPr>
          <w:p w:rsidR="1D6B72CA" w:rsidP="67A8C63F" w:rsidRDefault="1D6B72CA" w14:paraId="1942F920" w14:textId="70FF420B">
            <w:pPr>
              <w:rPr>
                <w:b/>
                <w:bCs/>
                <w:lang w:val="en-US"/>
              </w:rPr>
            </w:pPr>
            <w:r w:rsidRPr="67A8C63F">
              <w:rPr>
                <w:b/>
                <w:bCs/>
                <w:lang w:val="en-US"/>
              </w:rPr>
              <w:t>Comments</w:t>
            </w:r>
          </w:p>
        </w:tc>
      </w:tr>
      <w:tr w:rsidR="67A8C63F" w:rsidTr="19659DE0" w14:paraId="480389A6" w14:textId="77777777">
        <w:trPr>
          <w:trHeight w:val="300"/>
        </w:trPr>
        <w:tc>
          <w:tcPr>
            <w:tcW w:w="1017" w:type="dxa"/>
          </w:tcPr>
          <w:p w:rsidR="1D6B72CA" w:rsidP="67A8C63F" w:rsidRDefault="1D6B72CA" w14:paraId="3F59F658" w14:textId="6DEAF1D1">
            <w:pPr>
              <w:rPr>
                <w:lang w:val="en-US"/>
              </w:rPr>
            </w:pPr>
            <w:r w:rsidRPr="67A8C63F">
              <w:rPr>
                <w:lang w:val="en-US"/>
              </w:rPr>
              <w:t>4</w:t>
            </w:r>
            <w:r w:rsidRPr="67A8C63F">
              <w:rPr>
                <w:vertAlign w:val="superscript"/>
                <w:lang w:val="en-US"/>
              </w:rPr>
              <w:t>th</w:t>
            </w:r>
            <w:r w:rsidRPr="67A8C63F">
              <w:rPr>
                <w:lang w:val="en-US"/>
              </w:rPr>
              <w:t xml:space="preserve"> Jan 2025</w:t>
            </w:r>
          </w:p>
        </w:tc>
        <w:tc>
          <w:tcPr>
            <w:tcW w:w="1152" w:type="dxa"/>
          </w:tcPr>
          <w:p w:rsidR="1D6B72CA" w:rsidP="67A8C63F" w:rsidRDefault="1D6B72CA" w14:paraId="44C8F5C6" w14:textId="719FC145">
            <w:pPr>
              <w:rPr>
                <w:lang w:val="en-US"/>
              </w:rPr>
            </w:pPr>
            <w:r w:rsidRPr="67A8C63F">
              <w:rPr>
                <w:lang w:val="en-US"/>
              </w:rPr>
              <w:t>View</w:t>
            </w:r>
          </w:p>
        </w:tc>
        <w:tc>
          <w:tcPr>
            <w:tcW w:w="1128" w:type="dxa"/>
          </w:tcPr>
          <w:p w:rsidR="19EA3361" w:rsidP="67A8C63F" w:rsidRDefault="19EA3361" w14:paraId="2D971EAC" w14:textId="7B2673EE">
            <w:pPr>
              <w:rPr>
                <w:u w:val="single"/>
                <w:lang w:val="en-US"/>
              </w:rPr>
            </w:pPr>
            <w:r w:rsidRPr="67A8C63F">
              <w:rPr>
                <w:u w:val="single"/>
                <w:lang w:val="en-US"/>
              </w:rPr>
              <w:t>ePub</w:t>
            </w:r>
          </w:p>
        </w:tc>
        <w:tc>
          <w:tcPr>
            <w:tcW w:w="917" w:type="dxa"/>
          </w:tcPr>
          <w:p w:rsidR="1D6B72CA" w:rsidP="67A8C63F" w:rsidRDefault="1D6B72CA" w14:paraId="75352638" w14:textId="0B101CAD">
            <w:pPr>
              <w:rPr>
                <w:lang w:val="en-US"/>
              </w:rPr>
            </w:pPr>
            <w:r w:rsidRPr="67A8C63F">
              <w:rPr>
                <w:lang w:val="en-US"/>
              </w:rPr>
              <w:t>Latest</w:t>
            </w:r>
          </w:p>
        </w:tc>
        <w:tc>
          <w:tcPr>
            <w:tcW w:w="1365" w:type="dxa"/>
          </w:tcPr>
          <w:p w:rsidR="1D6B72CA" w:rsidP="67A8C63F" w:rsidRDefault="1D6B72CA" w14:paraId="4A6B5F25" w14:textId="3706925D">
            <w:pPr>
              <w:rPr>
                <w:lang w:val="en-US"/>
              </w:rPr>
            </w:pPr>
            <w:r w:rsidRPr="67A8C63F">
              <w:rPr>
                <w:lang w:val="en-US"/>
              </w:rPr>
              <w:t>Hilda Brine</w:t>
            </w:r>
          </w:p>
        </w:tc>
        <w:tc>
          <w:tcPr>
            <w:tcW w:w="1685" w:type="dxa"/>
          </w:tcPr>
          <w:p w:rsidR="6035DB1F" w:rsidP="67A8C63F" w:rsidRDefault="6035DB1F" w14:paraId="3A6F249C" w14:textId="59CBE78A">
            <w:pPr>
              <w:rPr>
                <w:lang w:val="en-US"/>
              </w:rPr>
            </w:pPr>
            <w:r w:rsidRPr="67A8C63F">
              <w:rPr>
                <w:lang w:val="en-US"/>
              </w:rPr>
              <w:t>Birds Press</w:t>
            </w:r>
          </w:p>
        </w:tc>
        <w:tc>
          <w:tcPr>
            <w:tcW w:w="1091" w:type="dxa"/>
          </w:tcPr>
          <w:p w:rsidR="1D6B72CA" w:rsidP="67A8C63F" w:rsidRDefault="1D6B72CA" w14:paraId="04D07778" w14:textId="3101B917">
            <w:pPr>
              <w:rPr>
                <w:lang w:val="en-US"/>
              </w:rPr>
            </w:pPr>
            <w:r w:rsidRPr="67A8C63F">
              <w:rPr>
                <w:lang w:val="en-US"/>
              </w:rPr>
              <w:t>View</w:t>
            </w:r>
          </w:p>
        </w:tc>
      </w:tr>
      <w:tr w:rsidR="67A8C63F" w:rsidTr="19659DE0" w14:paraId="59A1273C" w14:textId="77777777">
        <w:trPr>
          <w:trHeight w:val="300"/>
        </w:trPr>
        <w:tc>
          <w:tcPr>
            <w:tcW w:w="1017" w:type="dxa"/>
          </w:tcPr>
          <w:p w:rsidR="1E3BBC84" w:rsidP="67A8C63F" w:rsidRDefault="1E3BBC84" w14:paraId="6B7DF037" w14:textId="5EE092DA">
            <w:pPr>
              <w:rPr>
                <w:lang w:val="en-US"/>
              </w:rPr>
            </w:pPr>
            <w:r w:rsidRPr="67A8C63F">
              <w:rPr>
                <w:lang w:val="en-US"/>
              </w:rPr>
              <w:t>4</w:t>
            </w:r>
            <w:r w:rsidRPr="67A8C63F">
              <w:rPr>
                <w:vertAlign w:val="superscript"/>
                <w:lang w:val="en-US"/>
              </w:rPr>
              <w:t>th</w:t>
            </w:r>
            <w:r w:rsidRPr="67A8C63F" w:rsidR="67A8C63F">
              <w:rPr>
                <w:lang w:val="en-US"/>
              </w:rPr>
              <w:t xml:space="preserve"> </w:t>
            </w:r>
            <w:r w:rsidRPr="67A8C63F" w:rsidR="30A3ACC1">
              <w:rPr>
                <w:lang w:val="en-US"/>
              </w:rPr>
              <w:t xml:space="preserve">Dec </w:t>
            </w:r>
            <w:r w:rsidRPr="67A8C63F" w:rsidR="67A8C63F">
              <w:rPr>
                <w:lang w:val="en-US"/>
              </w:rPr>
              <w:t>202</w:t>
            </w:r>
            <w:r w:rsidRPr="67A8C63F" w:rsidR="1BA7798F">
              <w:rPr>
                <w:lang w:val="en-US"/>
              </w:rPr>
              <w:t>4</w:t>
            </w:r>
          </w:p>
        </w:tc>
        <w:tc>
          <w:tcPr>
            <w:tcW w:w="1152" w:type="dxa"/>
          </w:tcPr>
          <w:p w:rsidR="67A8C63F" w:rsidP="67A8C63F" w:rsidRDefault="67A8C63F" w14:paraId="47F426E9" w14:textId="719FC145">
            <w:pPr>
              <w:rPr>
                <w:lang w:val="en-US"/>
              </w:rPr>
            </w:pPr>
            <w:r w:rsidRPr="67A8C63F">
              <w:rPr>
                <w:lang w:val="en-US"/>
              </w:rPr>
              <w:t>View</w:t>
            </w:r>
          </w:p>
        </w:tc>
        <w:tc>
          <w:tcPr>
            <w:tcW w:w="1128" w:type="dxa"/>
          </w:tcPr>
          <w:p w:rsidR="67A8C63F" w:rsidP="67A8C63F" w:rsidRDefault="67A8C63F" w14:paraId="7D64F704" w14:textId="7CE89562">
            <w:pPr>
              <w:rPr>
                <w:u w:val="single"/>
                <w:lang w:val="en-US"/>
              </w:rPr>
            </w:pPr>
            <w:r w:rsidRPr="67A8C63F">
              <w:rPr>
                <w:u w:val="single"/>
                <w:lang w:val="en-US"/>
              </w:rPr>
              <w:t>PDF</w:t>
            </w:r>
          </w:p>
        </w:tc>
        <w:tc>
          <w:tcPr>
            <w:tcW w:w="917" w:type="dxa"/>
          </w:tcPr>
          <w:p w:rsidR="5EB7982F" w:rsidP="67A8C63F" w:rsidRDefault="5EB7982F" w14:paraId="62EA08EE" w14:textId="73AB88D7">
            <w:r w:rsidRPr="67A8C63F">
              <w:rPr>
                <w:lang w:val="en-US"/>
              </w:rPr>
              <w:t>Version</w:t>
            </w:r>
          </w:p>
        </w:tc>
        <w:tc>
          <w:tcPr>
            <w:tcW w:w="1365" w:type="dxa"/>
          </w:tcPr>
          <w:p w:rsidR="67A8C63F" w:rsidP="67A8C63F" w:rsidRDefault="67A8C63F" w14:paraId="045C773A" w14:textId="3706925D">
            <w:pPr>
              <w:rPr>
                <w:lang w:val="en-US"/>
              </w:rPr>
            </w:pPr>
            <w:r w:rsidRPr="67A8C63F">
              <w:rPr>
                <w:lang w:val="en-US"/>
              </w:rPr>
              <w:t>Hilda Brine</w:t>
            </w:r>
          </w:p>
        </w:tc>
        <w:tc>
          <w:tcPr>
            <w:tcW w:w="1685" w:type="dxa"/>
          </w:tcPr>
          <w:p w:rsidR="7A2C39EC" w:rsidP="67A8C63F" w:rsidRDefault="7A2C39EC" w14:paraId="0E106B52" w14:textId="59CBE78A">
            <w:pPr>
              <w:rPr>
                <w:lang w:val="en-US"/>
              </w:rPr>
            </w:pPr>
            <w:r w:rsidRPr="67A8C63F">
              <w:rPr>
                <w:lang w:val="en-US"/>
              </w:rPr>
              <w:t>Birds Press</w:t>
            </w:r>
          </w:p>
          <w:p w:rsidR="67A8C63F" w:rsidP="67A8C63F" w:rsidRDefault="67A8C63F" w14:paraId="0DE4D9FE" w14:textId="23FBBF89">
            <w:pPr>
              <w:rPr>
                <w:lang w:val="en-US"/>
              </w:rPr>
            </w:pPr>
          </w:p>
        </w:tc>
        <w:tc>
          <w:tcPr>
            <w:tcW w:w="1091" w:type="dxa"/>
          </w:tcPr>
          <w:p w:rsidR="67A8C63F" w:rsidP="67A8C63F" w:rsidRDefault="67A8C63F" w14:paraId="306EFC39" w14:textId="3101B917">
            <w:pPr>
              <w:rPr>
                <w:lang w:val="en-US"/>
              </w:rPr>
            </w:pPr>
            <w:r w:rsidRPr="67A8C63F">
              <w:rPr>
                <w:lang w:val="en-US"/>
              </w:rPr>
              <w:t>View</w:t>
            </w:r>
          </w:p>
        </w:tc>
      </w:tr>
      <w:tr w:rsidR="67A8C63F" w:rsidTr="19659DE0" w14:paraId="57E86453" w14:textId="77777777">
        <w:trPr>
          <w:trHeight w:val="300"/>
        </w:trPr>
        <w:tc>
          <w:tcPr>
            <w:tcW w:w="1017" w:type="dxa"/>
          </w:tcPr>
          <w:p w:rsidR="67A8C63F" w:rsidP="67A8C63F" w:rsidRDefault="67A8C63F" w14:paraId="07B51E76" w14:textId="7F71879A">
            <w:pPr>
              <w:rPr>
                <w:lang w:val="en-US"/>
              </w:rPr>
            </w:pPr>
            <w:r w:rsidRPr="67A8C63F">
              <w:rPr>
                <w:lang w:val="en-US"/>
              </w:rPr>
              <w:t>4</w:t>
            </w:r>
            <w:r w:rsidRPr="67A8C63F">
              <w:rPr>
                <w:vertAlign w:val="superscript"/>
                <w:lang w:val="en-US"/>
              </w:rPr>
              <w:t>th</w:t>
            </w:r>
            <w:r w:rsidRPr="67A8C63F">
              <w:rPr>
                <w:lang w:val="en-US"/>
              </w:rPr>
              <w:t xml:space="preserve"> </w:t>
            </w:r>
            <w:r w:rsidRPr="67A8C63F" w:rsidR="5AD8BF6C">
              <w:rPr>
                <w:lang w:val="en-US"/>
              </w:rPr>
              <w:t>Nov</w:t>
            </w:r>
            <w:r w:rsidRPr="67A8C63F" w:rsidR="71501890">
              <w:rPr>
                <w:lang w:val="en-US"/>
              </w:rPr>
              <w:t xml:space="preserve"> </w:t>
            </w:r>
            <w:r w:rsidRPr="67A8C63F">
              <w:rPr>
                <w:lang w:val="en-US"/>
              </w:rPr>
              <w:t>202</w:t>
            </w:r>
            <w:r w:rsidRPr="67A8C63F" w:rsidR="1E4FDAC5">
              <w:rPr>
                <w:lang w:val="en-US"/>
              </w:rPr>
              <w:t>2</w:t>
            </w:r>
          </w:p>
        </w:tc>
        <w:tc>
          <w:tcPr>
            <w:tcW w:w="1152" w:type="dxa"/>
          </w:tcPr>
          <w:p w:rsidR="67A8C63F" w:rsidP="67A8C63F" w:rsidRDefault="67A8C63F" w14:paraId="328EC836" w14:textId="5137B4C6">
            <w:pPr>
              <w:rPr>
                <w:color w:val="BFBFBF" w:themeColor="background1" w:themeShade="BF"/>
                <w:u w:val="single"/>
                <w:lang w:val="en-US"/>
              </w:rPr>
            </w:pPr>
            <w:r w:rsidRPr="67A8C63F">
              <w:rPr>
                <w:color w:val="BFBFBF" w:themeColor="background1" w:themeShade="BF"/>
                <w:lang w:val="en-US"/>
              </w:rPr>
              <w:t>View</w:t>
            </w:r>
            <w:r w:rsidRPr="67A8C63F" w:rsidR="0997B85F">
              <w:rPr>
                <w:color w:val="BFBFBF" w:themeColor="background1" w:themeShade="BF"/>
                <w:lang w:val="en-US"/>
              </w:rPr>
              <w:t xml:space="preserve"> </w:t>
            </w:r>
            <w:r w:rsidRPr="67A8C63F" w:rsidR="0997B85F">
              <w:rPr>
                <w:color w:val="000000" w:themeColor="text1"/>
                <w:u w:val="single"/>
                <w:lang w:val="en-US"/>
              </w:rPr>
              <w:t>(i)</w:t>
            </w:r>
          </w:p>
        </w:tc>
        <w:tc>
          <w:tcPr>
            <w:tcW w:w="1128" w:type="dxa"/>
          </w:tcPr>
          <w:p w:rsidR="67A8C63F" w:rsidP="67A8C63F" w:rsidRDefault="67A8C63F" w14:paraId="672B0BAE" w14:textId="28380D50">
            <w:pPr>
              <w:rPr>
                <w:color w:val="BFBFBF" w:themeColor="background1" w:themeShade="BF"/>
                <w:u w:val="single"/>
                <w:lang w:val="en-US"/>
              </w:rPr>
            </w:pPr>
            <w:r w:rsidRPr="67A8C63F">
              <w:rPr>
                <w:color w:val="BFBFBF" w:themeColor="background1" w:themeShade="BF"/>
                <w:u w:val="single"/>
                <w:lang w:val="en-US"/>
              </w:rPr>
              <w:t>PDF</w:t>
            </w:r>
            <w:r w:rsidRPr="67A8C63F" w:rsidR="12132EFD">
              <w:rPr>
                <w:color w:val="BFBFBF" w:themeColor="background1" w:themeShade="BF"/>
                <w:u w:val="single"/>
                <w:lang w:val="en-US"/>
              </w:rPr>
              <w:t xml:space="preserve"> </w:t>
            </w:r>
            <w:r w:rsidRPr="67A8C63F" w:rsidR="12132EFD">
              <w:rPr>
                <w:color w:val="000000" w:themeColor="text1"/>
                <w:u w:val="single"/>
                <w:lang w:val="en-US"/>
              </w:rPr>
              <w:t>(i)</w:t>
            </w:r>
          </w:p>
        </w:tc>
        <w:tc>
          <w:tcPr>
            <w:tcW w:w="917" w:type="dxa"/>
          </w:tcPr>
          <w:p w:rsidR="43ED06E2" w:rsidP="67A8C63F" w:rsidRDefault="43ED06E2" w14:paraId="0788BF6D" w14:textId="214DC115">
            <w:r w:rsidRPr="67A8C63F">
              <w:rPr>
                <w:lang w:val="en-US"/>
              </w:rPr>
              <w:t>Version</w:t>
            </w:r>
          </w:p>
        </w:tc>
        <w:tc>
          <w:tcPr>
            <w:tcW w:w="1365" w:type="dxa"/>
          </w:tcPr>
          <w:p w:rsidR="64F5FD02" w:rsidP="67A8C63F" w:rsidRDefault="64F5FD02" w14:paraId="3D7D5363" w14:textId="3B3B46CD">
            <w:r w:rsidRPr="67A8C63F">
              <w:rPr>
                <w:lang w:val="en-US"/>
              </w:rPr>
              <w:t>Maya Patel</w:t>
            </w:r>
          </w:p>
        </w:tc>
        <w:tc>
          <w:tcPr>
            <w:tcW w:w="1685" w:type="dxa"/>
          </w:tcPr>
          <w:p w:rsidR="64F5FD02" w:rsidP="67A8C63F" w:rsidRDefault="64F5FD02" w14:paraId="00595978" w14:textId="24B83D4E">
            <w:r w:rsidRPr="67A8C63F">
              <w:rPr>
                <w:lang w:val="en-US"/>
              </w:rPr>
              <w:t>Legal Deposit Libraries</w:t>
            </w:r>
          </w:p>
          <w:p w:rsidR="67A8C63F" w:rsidP="67A8C63F" w:rsidRDefault="67A8C63F" w14:paraId="110ECF03" w14:textId="00149859">
            <w:pPr>
              <w:rPr>
                <w:lang w:val="en-US"/>
              </w:rPr>
            </w:pPr>
          </w:p>
        </w:tc>
        <w:tc>
          <w:tcPr>
            <w:tcW w:w="1091" w:type="dxa"/>
          </w:tcPr>
          <w:p w:rsidR="67A8C63F" w:rsidP="67A8C63F" w:rsidRDefault="67A8C63F" w14:paraId="304D337B" w14:textId="3101B917">
            <w:pPr>
              <w:rPr>
                <w:lang w:val="en-US"/>
              </w:rPr>
            </w:pPr>
            <w:r w:rsidRPr="67A8C63F">
              <w:rPr>
                <w:lang w:val="en-US"/>
              </w:rPr>
              <w:t>View</w:t>
            </w:r>
          </w:p>
        </w:tc>
      </w:tr>
      <w:tr w:rsidR="67A8C63F" w:rsidTr="19659DE0" w14:paraId="4C0197BB" w14:textId="77777777">
        <w:trPr>
          <w:trHeight w:val="300"/>
        </w:trPr>
        <w:tc>
          <w:tcPr>
            <w:tcW w:w="1017" w:type="dxa"/>
          </w:tcPr>
          <w:p w:rsidR="67A8C63F" w:rsidP="67A8C63F" w:rsidRDefault="67A8C63F" w14:paraId="2A525D0F" w14:textId="29814B4B">
            <w:pPr>
              <w:rPr>
                <w:lang w:val="en-US"/>
              </w:rPr>
            </w:pPr>
            <w:r w:rsidRPr="67A8C63F">
              <w:rPr>
                <w:lang w:val="en-US"/>
              </w:rPr>
              <w:t>4</w:t>
            </w:r>
            <w:r w:rsidRPr="67A8C63F">
              <w:rPr>
                <w:vertAlign w:val="superscript"/>
                <w:lang w:val="en-US"/>
              </w:rPr>
              <w:t>th</w:t>
            </w:r>
            <w:r w:rsidRPr="67A8C63F">
              <w:rPr>
                <w:lang w:val="en-US"/>
              </w:rPr>
              <w:t xml:space="preserve"> </w:t>
            </w:r>
            <w:r w:rsidRPr="67A8C63F" w:rsidR="138B5FE0">
              <w:rPr>
                <w:lang w:val="en-US"/>
              </w:rPr>
              <w:t xml:space="preserve">Oct </w:t>
            </w:r>
            <w:r w:rsidRPr="67A8C63F">
              <w:rPr>
                <w:lang w:val="en-US"/>
              </w:rPr>
              <w:t>202</w:t>
            </w:r>
            <w:r w:rsidRPr="67A8C63F" w:rsidR="35292E00">
              <w:rPr>
                <w:lang w:val="en-US"/>
              </w:rPr>
              <w:t>4</w:t>
            </w:r>
          </w:p>
        </w:tc>
        <w:tc>
          <w:tcPr>
            <w:tcW w:w="1152" w:type="dxa"/>
          </w:tcPr>
          <w:p w:rsidR="67A8C63F" w:rsidP="67A8C63F" w:rsidRDefault="67A8C63F" w14:paraId="65876198" w14:textId="719FC145">
            <w:pPr>
              <w:rPr>
                <w:lang w:val="en-US"/>
              </w:rPr>
            </w:pPr>
            <w:r w:rsidRPr="67A8C63F">
              <w:rPr>
                <w:lang w:val="en-US"/>
              </w:rPr>
              <w:t>View</w:t>
            </w:r>
          </w:p>
        </w:tc>
        <w:tc>
          <w:tcPr>
            <w:tcW w:w="1128" w:type="dxa"/>
          </w:tcPr>
          <w:p w:rsidR="67A8C63F" w:rsidP="67A8C63F" w:rsidRDefault="67A8C63F" w14:paraId="7101FD06" w14:textId="7CE89562">
            <w:pPr>
              <w:rPr>
                <w:u w:val="single"/>
                <w:lang w:val="en-US"/>
              </w:rPr>
            </w:pPr>
            <w:r w:rsidRPr="67A8C63F">
              <w:rPr>
                <w:u w:val="single"/>
                <w:lang w:val="en-US"/>
              </w:rPr>
              <w:t>PDF</w:t>
            </w:r>
          </w:p>
        </w:tc>
        <w:tc>
          <w:tcPr>
            <w:tcW w:w="917" w:type="dxa"/>
          </w:tcPr>
          <w:p w:rsidR="67524CAC" w:rsidP="67A8C63F" w:rsidRDefault="67524CAC" w14:paraId="27BF6B97" w14:textId="76E8ADF4">
            <w:r w:rsidRPr="67A8C63F">
              <w:rPr>
                <w:lang w:val="en-US"/>
              </w:rPr>
              <w:t>Original</w:t>
            </w:r>
          </w:p>
        </w:tc>
        <w:tc>
          <w:tcPr>
            <w:tcW w:w="1365" w:type="dxa"/>
          </w:tcPr>
          <w:p w:rsidR="67A8C63F" w:rsidP="67A8C63F" w:rsidRDefault="67A8C63F" w14:paraId="112931F8" w14:textId="3706925D">
            <w:pPr>
              <w:rPr>
                <w:lang w:val="en-US"/>
              </w:rPr>
            </w:pPr>
            <w:r w:rsidRPr="67A8C63F">
              <w:rPr>
                <w:lang w:val="en-US"/>
              </w:rPr>
              <w:t>Hilda Brine</w:t>
            </w:r>
          </w:p>
        </w:tc>
        <w:tc>
          <w:tcPr>
            <w:tcW w:w="1685" w:type="dxa"/>
          </w:tcPr>
          <w:p w:rsidR="474B96F3" w:rsidP="67A8C63F" w:rsidRDefault="474B96F3" w14:paraId="4BFBD76F" w14:textId="59CBE78A">
            <w:pPr>
              <w:rPr>
                <w:lang w:val="en-US"/>
              </w:rPr>
            </w:pPr>
            <w:r w:rsidRPr="67A8C63F">
              <w:rPr>
                <w:lang w:val="en-US"/>
              </w:rPr>
              <w:t>Birds Press</w:t>
            </w:r>
          </w:p>
          <w:p w:rsidR="67A8C63F" w:rsidP="67A8C63F" w:rsidRDefault="67A8C63F" w14:paraId="69D59D48" w14:textId="200BCAE3">
            <w:pPr>
              <w:rPr>
                <w:lang w:val="en-US"/>
              </w:rPr>
            </w:pPr>
          </w:p>
        </w:tc>
        <w:tc>
          <w:tcPr>
            <w:tcW w:w="1091" w:type="dxa"/>
          </w:tcPr>
          <w:p w:rsidR="67A8C63F" w:rsidP="67A8C63F" w:rsidRDefault="67A8C63F" w14:paraId="3A988A02" w14:textId="3101B917">
            <w:pPr>
              <w:rPr>
                <w:lang w:val="en-US"/>
              </w:rPr>
            </w:pPr>
            <w:r w:rsidRPr="67A8C63F">
              <w:rPr>
                <w:lang w:val="en-US"/>
              </w:rPr>
              <w:t>View</w:t>
            </w:r>
          </w:p>
        </w:tc>
      </w:tr>
    </w:tbl>
    <w:p w:rsidR="5FC4D073" w:rsidP="67A8C63F" w:rsidRDefault="5FC4D073" w14:paraId="6D2327EB" w14:textId="07127253"/>
    <w:p w:rsidR="26A7712A" w:rsidP="67A8C63F" w:rsidRDefault="2474FF28" w14:paraId="005E1835" w14:textId="12558884">
      <w:r w:rsidRPr="477C5BEC">
        <w:rPr>
          <w:lang w:val="en-US"/>
        </w:rPr>
        <w:t xml:space="preserve">As defined in the Content Model Versions section, </w:t>
      </w:r>
      <w:commentRangeStart w:id="479"/>
      <w:commentRangeStart w:id="480"/>
      <w:commentRangeStart w:id="481"/>
      <w:commentRangeStart w:id="482"/>
      <w:r w:rsidRPr="477C5BEC">
        <w:rPr>
          <w:lang w:val="en-US"/>
        </w:rPr>
        <w:t>older versions will not be able to be downloaded</w:t>
      </w:r>
      <w:commentRangeEnd w:id="479"/>
      <w:r w:rsidRPr="477C5BEC" w:rsidR="5FB73FC7">
        <w:rPr>
          <w:rStyle w:val="CommentReference"/>
          <w:sz w:val="18"/>
          <w:szCs w:val="18"/>
          <w:lang w:val="en-US"/>
        </w:rPr>
        <w:commentReference w:id="479"/>
      </w:r>
      <w:commentRangeEnd w:id="480"/>
      <w:r>
        <w:rPr>
          <w:rStyle w:val="CommentReference"/>
        </w:rPr>
        <w:commentReference w:id="480"/>
      </w:r>
      <w:commentRangeEnd w:id="481"/>
      <w:r>
        <w:rPr>
          <w:rStyle w:val="CommentReference"/>
        </w:rPr>
        <w:commentReference w:id="481"/>
      </w:r>
      <w:commentRangeEnd w:id="482"/>
      <w:r>
        <w:rPr>
          <w:rStyle w:val="CommentReference"/>
        </w:rPr>
        <w:commentReference w:id="482"/>
      </w:r>
      <w:r w:rsidRPr="477C5BEC">
        <w:rPr>
          <w:lang w:val="en-US"/>
        </w:rPr>
        <w:t>. A Help indicator next to these items will explain to users and publishers why they can not download these items.</w:t>
      </w:r>
    </w:p>
    <w:p w:rsidR="51B0269B" w:rsidP="67A8C63F" w:rsidRDefault="51B0269B" w14:paraId="3F60FED4" w14:textId="48BC8EEA">
      <w:pPr>
        <w:rPr>
          <w:lang w:val="en-US"/>
        </w:rPr>
      </w:pPr>
      <w:r w:rsidRPr="67A8C63F">
        <w:rPr>
          <w:lang w:val="en-US"/>
        </w:rPr>
        <w:t>The version table includes updates made by the publisher, and also by the LDLs</w:t>
      </w:r>
      <w:r w:rsidRPr="67A8C63F" w:rsidR="6C77C263">
        <w:rPr>
          <w:lang w:val="en-US"/>
        </w:rPr>
        <w:t xml:space="preserve"> or HighWire</w:t>
      </w:r>
      <w:r w:rsidRPr="67A8C63F">
        <w:rPr>
          <w:lang w:val="en-US"/>
        </w:rPr>
        <w:t xml:space="preserve">. For example if the </w:t>
      </w:r>
      <w:r w:rsidRPr="67A8C63F" w:rsidR="2B873B4E">
        <w:rPr>
          <w:lang w:val="en-US"/>
        </w:rPr>
        <w:t>metadata was normalised or corrected, the LDLs or HighWire may make a change.</w:t>
      </w:r>
    </w:p>
    <w:p w:rsidR="67A8C63F" w:rsidP="19659DE0" w:rsidRDefault="67A8C63F" w14:paraId="277D1535" w14:textId="5D779432"/>
    <w:p w:rsidR="1CB89B64" w:rsidP="19659DE0" w:rsidRDefault="3BC7BBBF" w14:paraId="5CD09DEE" w14:textId="02375A6B">
      <w:pPr>
        <w:pStyle w:val="Heading5"/>
      </w:pPr>
      <w:bookmarkStart w:name="_Toc216335059" w:id="483"/>
      <w:r>
        <w:t>Content embargos</w:t>
      </w:r>
      <w:bookmarkEnd w:id="483"/>
      <w:r>
        <w:t xml:space="preserve"> </w:t>
      </w:r>
    </w:p>
    <w:p w:rsidR="1CB89B64" w:rsidP="5FC4D073" w:rsidRDefault="1CB89B64" w14:paraId="390EE14D" w14:textId="2C241F96">
      <w:pPr>
        <w:spacing w:before="240" w:after="240"/>
        <w:rPr>
          <w:lang w:val="en-US"/>
        </w:rPr>
      </w:pPr>
      <w:r w:rsidRPr="5FC4D073">
        <w:rPr>
          <w:lang w:val="en-US"/>
        </w:rPr>
        <w:t>Initial requirement: RfP ID: 3.1.2l. ‘Set embargo’</w:t>
      </w:r>
    </w:p>
    <w:p w:rsidR="1CB89B64" w:rsidP="5FC4D073" w:rsidRDefault="1CB89B64" w14:paraId="5CEC69E6" w14:textId="2CF17B7E">
      <w:pPr>
        <w:rPr>
          <w:lang w:val="en-US"/>
        </w:rPr>
      </w:pPr>
      <w:r w:rsidRPr="5FC4D073">
        <w:rPr>
          <w:lang w:val="en-US"/>
        </w:rPr>
        <w:t>Confirmed requirement:</w:t>
      </w:r>
    </w:p>
    <w:p w:rsidR="19CF8A76" w:rsidP="00366661" w:rsidRDefault="378058C7" w14:paraId="74602D45" w14:textId="504D28DD">
      <w:pPr>
        <w:pStyle w:val="ListParagraph"/>
        <w:numPr>
          <w:ilvl w:val="0"/>
          <w:numId w:val="47"/>
        </w:numPr>
        <w:rPr>
          <w:lang w:val="en-US"/>
        </w:rPr>
      </w:pPr>
      <w:r w:rsidRPr="19659DE0">
        <w:rPr>
          <w:lang w:val="en-US"/>
        </w:rPr>
        <w:t xml:space="preserve">Content will not be </w:t>
      </w:r>
      <w:r w:rsidRPr="19659DE0" w:rsidR="68C29942">
        <w:rPr>
          <w:lang w:val="en-US"/>
        </w:rPr>
        <w:t xml:space="preserve">indexed or </w:t>
      </w:r>
      <w:r w:rsidRPr="19659DE0">
        <w:rPr>
          <w:lang w:val="en-US"/>
        </w:rPr>
        <w:t xml:space="preserve">visible to </w:t>
      </w:r>
      <w:r w:rsidRPr="19659DE0" w:rsidR="6A1EA356">
        <w:rPr>
          <w:lang w:val="en-US"/>
        </w:rPr>
        <w:t xml:space="preserve">users on site at the LDLs </w:t>
      </w:r>
      <w:r w:rsidRPr="19659DE0" w:rsidR="5E5A3626">
        <w:rPr>
          <w:lang w:val="en-US"/>
        </w:rPr>
        <w:t>until the embargo period is complete.</w:t>
      </w:r>
    </w:p>
    <w:p w:rsidR="038663A3" w:rsidP="00366661" w:rsidRDefault="038663A3" w14:paraId="4A782624" w14:textId="135ECF12">
      <w:pPr>
        <w:pStyle w:val="ListParagraph"/>
        <w:numPr>
          <w:ilvl w:val="0"/>
          <w:numId w:val="47"/>
        </w:numPr>
        <w:rPr>
          <w:lang w:val="en-US"/>
        </w:rPr>
      </w:pPr>
      <w:r w:rsidRPr="5FC4D073">
        <w:rPr>
          <w:lang w:val="en-US"/>
        </w:rPr>
        <w:t>Publishers</w:t>
      </w:r>
    </w:p>
    <w:p w:rsidR="43A8B125" w:rsidP="00366661" w:rsidRDefault="43A8B125" w14:paraId="0948071B" w14:textId="5183889D">
      <w:pPr>
        <w:pStyle w:val="ListParagraph"/>
        <w:numPr>
          <w:ilvl w:val="1"/>
          <w:numId w:val="47"/>
        </w:numPr>
        <w:rPr>
          <w:lang w:val="en-US"/>
        </w:rPr>
      </w:pPr>
      <w:r w:rsidRPr="5FC4D073">
        <w:rPr>
          <w:lang w:val="en-US"/>
        </w:rPr>
        <w:t>Publishers can not set embargos</w:t>
      </w:r>
    </w:p>
    <w:p w:rsidR="43A8B125" w:rsidP="00366661" w:rsidRDefault="43A8B125" w14:paraId="0A005BC6" w14:textId="75A8F1A7">
      <w:pPr>
        <w:pStyle w:val="ListParagraph"/>
        <w:numPr>
          <w:ilvl w:val="2"/>
          <w:numId w:val="47"/>
        </w:numPr>
        <w:rPr>
          <w:lang w:val="en-US"/>
        </w:rPr>
      </w:pPr>
      <w:r w:rsidRPr="5FC4D073">
        <w:rPr>
          <w:lang w:val="en-US"/>
        </w:rPr>
        <w:t>They may send embargo information in the metadata. This will not be used.</w:t>
      </w:r>
    </w:p>
    <w:p w:rsidR="1E9A666D" w:rsidP="00366661" w:rsidRDefault="1E9A666D" w14:paraId="1BDC5669" w14:textId="25B11D57">
      <w:pPr>
        <w:pStyle w:val="ListParagraph"/>
        <w:numPr>
          <w:ilvl w:val="1"/>
          <w:numId w:val="47"/>
        </w:numPr>
        <w:rPr>
          <w:lang w:val="en-US"/>
        </w:rPr>
      </w:pPr>
      <w:r w:rsidRPr="5FC4D073">
        <w:rPr>
          <w:lang w:val="en-US"/>
        </w:rPr>
        <w:t>Publishers can see embargoes applied to them, but it will not be editable</w:t>
      </w:r>
    </w:p>
    <w:p w:rsidR="1E9A666D" w:rsidP="00366661" w:rsidRDefault="1E9A666D" w14:paraId="54063A76" w14:textId="756EFCE6">
      <w:pPr>
        <w:pStyle w:val="ListParagraph"/>
        <w:numPr>
          <w:ilvl w:val="1"/>
          <w:numId w:val="47"/>
        </w:numPr>
        <w:rPr>
          <w:lang w:val="en-US"/>
        </w:rPr>
      </w:pPr>
      <w:r w:rsidRPr="5FC4D073">
        <w:rPr>
          <w:lang w:val="en-US"/>
        </w:rPr>
        <w:t>Publishers without an embargo set will not see this field at all</w:t>
      </w:r>
    </w:p>
    <w:p w:rsidR="43A8B125" w:rsidP="00366661" w:rsidRDefault="43A8B125" w14:paraId="579C5F79" w14:textId="5652DD0F">
      <w:pPr>
        <w:pStyle w:val="ListParagraph"/>
        <w:numPr>
          <w:ilvl w:val="0"/>
          <w:numId w:val="47"/>
        </w:numPr>
        <w:rPr>
          <w:lang w:val="en-US"/>
        </w:rPr>
      </w:pPr>
      <w:r w:rsidRPr="5FC4D073">
        <w:rPr>
          <w:lang w:val="en-US"/>
        </w:rPr>
        <w:t>LDL staff can set embargos</w:t>
      </w:r>
    </w:p>
    <w:p w:rsidR="43A8B125" w:rsidP="00366661" w:rsidRDefault="43A8B125" w14:paraId="09162382" w14:textId="0CB76063">
      <w:pPr>
        <w:pStyle w:val="ListParagraph"/>
        <w:numPr>
          <w:ilvl w:val="1"/>
          <w:numId w:val="47"/>
        </w:numPr>
        <w:rPr>
          <w:lang w:val="en-US"/>
        </w:rPr>
      </w:pPr>
      <w:r w:rsidRPr="5FC4D073">
        <w:rPr>
          <w:lang w:val="en-US"/>
        </w:rPr>
        <w:t>Embargoes can be set at the publisher level, which affects all content sent by that publisher</w:t>
      </w:r>
    </w:p>
    <w:p w:rsidR="43A8B125" w:rsidP="00366661" w:rsidRDefault="43A8B125" w14:paraId="31526141" w14:textId="071ACD6E">
      <w:pPr>
        <w:pStyle w:val="ListParagraph"/>
        <w:numPr>
          <w:ilvl w:val="1"/>
          <w:numId w:val="47"/>
        </w:numPr>
        <w:rPr>
          <w:lang w:val="en-US"/>
        </w:rPr>
      </w:pPr>
      <w:r w:rsidRPr="5FC4D073">
        <w:rPr>
          <w:lang w:val="en-US"/>
        </w:rPr>
        <w:t>Embargoes can be set at the content item level,</w:t>
      </w:r>
      <w:r w:rsidRPr="5FC4D073" w:rsidR="23837A15">
        <w:rPr>
          <w:lang w:val="en-US"/>
        </w:rPr>
        <w:t xml:space="preserve"> which overrides any settings at the publisher level.</w:t>
      </w:r>
      <w:r w:rsidRPr="5FC4D073">
        <w:rPr>
          <w:lang w:val="en-US"/>
        </w:rPr>
        <w:t xml:space="preserve"> </w:t>
      </w:r>
    </w:p>
    <w:p w:rsidR="45BC3A08" w:rsidP="00366661" w:rsidRDefault="45BC3A08" w14:paraId="0AF8D670" w14:textId="6691B0AE">
      <w:pPr>
        <w:pStyle w:val="ListParagraph"/>
        <w:numPr>
          <w:ilvl w:val="1"/>
          <w:numId w:val="47"/>
        </w:numPr>
        <w:rPr>
          <w:lang w:val="en-US"/>
        </w:rPr>
      </w:pPr>
      <w:r w:rsidRPr="5FC4D073">
        <w:rPr>
          <w:lang w:val="en-US"/>
        </w:rPr>
        <w:t>LDL staff can view the embargo information sent by a publisher</w:t>
      </w:r>
    </w:p>
    <w:p w:rsidR="45BC3A08" w:rsidP="00366661" w:rsidRDefault="45BC3A08" w14:paraId="213B29EE" w14:textId="3C9957EC">
      <w:pPr>
        <w:pStyle w:val="ListParagraph"/>
        <w:numPr>
          <w:ilvl w:val="0"/>
          <w:numId w:val="47"/>
        </w:numPr>
        <w:rPr>
          <w:lang w:val="en-US"/>
        </w:rPr>
      </w:pPr>
      <w:r w:rsidRPr="5FC4D073">
        <w:rPr>
          <w:lang w:val="en-US"/>
        </w:rPr>
        <w:t>Embargo details</w:t>
      </w:r>
    </w:p>
    <w:p w:rsidR="45BC3A08" w:rsidP="00366661" w:rsidRDefault="45BC3A08" w14:paraId="17E0B0FC" w14:textId="779E2621">
      <w:pPr>
        <w:pStyle w:val="ListParagraph"/>
        <w:numPr>
          <w:ilvl w:val="1"/>
          <w:numId w:val="47"/>
        </w:numPr>
        <w:rPr>
          <w:lang w:val="en-US"/>
        </w:rPr>
      </w:pPr>
      <w:r w:rsidRPr="5FC4D073">
        <w:rPr>
          <w:lang w:val="en-US"/>
        </w:rPr>
        <w:t>The default embargo value is 0</w:t>
      </w:r>
    </w:p>
    <w:p w:rsidR="45BC3A08" w:rsidP="00366661" w:rsidRDefault="12CEF51C" w14:paraId="36EE34CD" w14:textId="2EB06FB9">
      <w:pPr>
        <w:pStyle w:val="ListParagraph"/>
        <w:numPr>
          <w:ilvl w:val="1"/>
          <w:numId w:val="47"/>
        </w:numPr>
        <w:rPr>
          <w:lang w:val="en-US"/>
        </w:rPr>
      </w:pPr>
      <w:r w:rsidRPr="19659DE0">
        <w:rPr>
          <w:lang w:val="en-US"/>
        </w:rPr>
        <w:t xml:space="preserve">The embargo options able to be set are defined in the </w:t>
      </w:r>
      <w:r w:rsidRPr="19659DE0" w:rsidR="2596A0C4">
        <w:rPr>
          <w:lang w:val="en-US"/>
        </w:rPr>
        <w:t>M</w:t>
      </w:r>
      <w:r w:rsidRPr="19659DE0">
        <w:rPr>
          <w:lang w:val="en-US"/>
        </w:rPr>
        <w:t>etadata section.</w:t>
      </w:r>
    </w:p>
    <w:p w:rsidR="5FC4D073" w:rsidP="00366661" w:rsidRDefault="12CEF51C" w14:paraId="0FFDEADD" w14:textId="072A3D51">
      <w:pPr>
        <w:pStyle w:val="ListParagraph"/>
        <w:numPr>
          <w:ilvl w:val="1"/>
          <w:numId w:val="47"/>
        </w:numPr>
        <w:rPr>
          <w:lang w:val="en-US"/>
        </w:rPr>
      </w:pPr>
      <w:r w:rsidRPr="19659DE0">
        <w:rPr>
          <w:lang w:val="en-US"/>
        </w:rPr>
        <w:t>Notifications will not be sent about embargo periods ending for this phase of the project</w:t>
      </w:r>
    </w:p>
    <w:p w:rsidR="5FC4D073" w:rsidP="5FC4D073" w:rsidRDefault="5FC4D073" w14:paraId="5192432B" w14:textId="4B95F736">
      <w:pPr>
        <w:pStyle w:val="Heading4"/>
        <w:spacing w:before="0" w:after="120" w:line="288" w:lineRule="auto"/>
      </w:pPr>
    </w:p>
    <w:p w:rsidR="557A33B7" w:rsidP="19659DE0" w:rsidRDefault="6180D7B0" w14:paraId="34235B38" w14:textId="62C65438">
      <w:pPr>
        <w:pStyle w:val="Heading5"/>
      </w:pPr>
      <w:bookmarkStart w:name="_Toc216335060" w:id="484"/>
      <w:r>
        <w:t>Content duplicate received</w:t>
      </w:r>
      <w:bookmarkEnd w:id="484"/>
      <w:r>
        <w:t xml:space="preserve"> </w:t>
      </w:r>
    </w:p>
    <w:p w:rsidR="557A33B7" w:rsidP="27FF8445" w:rsidRDefault="557A33B7" w14:paraId="05234709" w14:textId="2CF17B7E">
      <w:pPr>
        <w:rPr>
          <w:lang w:val="en-US"/>
        </w:rPr>
      </w:pPr>
      <w:r w:rsidRPr="27FF8445">
        <w:rPr>
          <w:lang w:val="en-US"/>
        </w:rPr>
        <w:t>Confirmed requirement:</w:t>
      </w:r>
    </w:p>
    <w:p w:rsidR="557A33B7" w:rsidP="00366661" w:rsidRDefault="109EEEA1" w14:paraId="7158357D" w14:textId="4ACC7C24">
      <w:pPr>
        <w:pStyle w:val="ListParagraph"/>
        <w:numPr>
          <w:ilvl w:val="0"/>
          <w:numId w:val="53"/>
        </w:numPr>
        <w:rPr>
          <w:lang w:val="en-US"/>
        </w:rPr>
      </w:pPr>
      <w:ins w:author="Joshua Routh" w:date="2026-01-15T14:55:00Z" w16du:dateUtc="2026-01-15T14:55:54Z" w:id="485">
        <w:r w:rsidRPr="477C5BEC">
          <w:rPr>
            <w:lang w:val="en-US"/>
          </w:rPr>
          <w:t xml:space="preserve">Detect if this is new content, or an update to an existing </w:t>
        </w:r>
        <w:commentRangeStart w:id="486"/>
        <w:commentRangeStart w:id="487"/>
        <w:commentRangeStart w:id="488"/>
        <w:r w:rsidRPr="477C5BEC">
          <w:rPr>
            <w:lang w:val="en-US"/>
          </w:rPr>
          <w:t>version</w:t>
        </w:r>
      </w:ins>
      <w:commentRangeEnd w:id="486"/>
      <w:r w:rsidR="4C871132">
        <w:rPr>
          <w:rStyle w:val="CommentReference"/>
          <w:sz w:val="18"/>
          <w:szCs w:val="18"/>
          <w:lang w:val="en-US"/>
        </w:rPr>
        <w:commentReference w:id="486"/>
      </w:r>
      <w:commentRangeEnd w:id="487"/>
      <w:r>
        <w:rPr>
          <w:rStyle w:val="CommentReference"/>
        </w:rPr>
        <w:commentReference w:id="487"/>
      </w:r>
      <w:commentRangeEnd w:id="488"/>
      <w:r>
        <w:rPr>
          <w:rStyle w:val="CommentReference"/>
        </w:rPr>
        <w:commentReference w:id="488"/>
      </w:r>
    </w:p>
    <w:p w:rsidR="557A33B7" w:rsidP="3DEF00A6" w:rsidRDefault="796B5D94" w14:paraId="544290C2" w14:textId="2A758FA0">
      <w:pPr>
        <w:pStyle w:val="ListParagraph"/>
        <w:numPr>
          <w:ilvl w:val="1"/>
          <w:numId w:val="53"/>
        </w:numPr>
        <w:rPr>
          <w:lang w:val="en-US"/>
        </w:rPr>
      </w:pPr>
      <w:r w:rsidRPr="3DEF00A6">
        <w:rPr>
          <w:lang w:val="en-US"/>
        </w:rPr>
        <w:t>When a publisher uploads content</w:t>
      </w:r>
      <w:r w:rsidRPr="3DEF00A6" w:rsidR="33C1A4E0">
        <w:rPr>
          <w:lang w:val="en-US"/>
        </w:rPr>
        <w:t xml:space="preserve"> without a HWCID</w:t>
      </w:r>
      <w:r w:rsidRPr="3DEF00A6">
        <w:rPr>
          <w:lang w:val="en-US"/>
        </w:rPr>
        <w:t>, if the metadata contains an ISBN</w:t>
      </w:r>
    </w:p>
    <w:p w:rsidR="557A33B7" w:rsidP="3DEF00A6" w:rsidRDefault="35E00585" w14:paraId="17AB2D18" w14:textId="5B7B3623">
      <w:pPr>
        <w:pStyle w:val="ListParagraph"/>
        <w:numPr>
          <w:ilvl w:val="1"/>
          <w:numId w:val="53"/>
        </w:numPr>
        <w:rPr>
          <w:lang w:val="en-US"/>
        </w:rPr>
      </w:pPr>
      <w:r w:rsidRPr="3DEF00A6">
        <w:rPr>
          <w:lang w:val="en-US"/>
        </w:rPr>
        <w:t>Then HighWire will compare that ISBN against other ISBNs uploaded by that publisher</w:t>
      </w:r>
    </w:p>
    <w:p w:rsidR="557A33B7" w:rsidRDefault="35E00585" w14:paraId="2FC32ACE" w14:textId="7BAEE40C">
      <w:pPr>
        <w:pStyle w:val="ListParagraph"/>
        <w:numPr>
          <w:ilvl w:val="2"/>
          <w:numId w:val="53"/>
        </w:numPr>
        <w:rPr>
          <w:ins w:author="Joshua Routh" w:date="2026-01-15T14:59:00Z" w16du:dateUtc="2026-01-15T14:59:24Z" w:id="489"/>
          <w:lang w:val="en-US"/>
        </w:rPr>
        <w:pPrChange w:author="Joshua Routh" w:date="2026-01-15T14:59:00Z" w:id="490">
          <w:pPr>
            <w:pStyle w:val="ListParagraph"/>
            <w:numPr>
              <w:ilvl w:val="1"/>
              <w:numId w:val="53"/>
            </w:numPr>
            <w:ind w:left="1440" w:hanging="360"/>
          </w:pPr>
        </w:pPrChange>
      </w:pPr>
      <w:r w:rsidRPr="3DEF00A6">
        <w:rPr>
          <w:lang w:val="en-US"/>
        </w:rPr>
        <w:t>If there is no match,</w:t>
      </w:r>
      <w:r w:rsidRPr="3DEF00A6" w:rsidR="68F3B4BE">
        <w:rPr>
          <w:lang w:val="en-US"/>
        </w:rPr>
        <w:t xml:space="preserve"> i</w:t>
      </w:r>
      <w:ins w:author="Joshua Routh" w:date="2026-01-15T14:54:00Z" w16du:dateUtc="2026-01-15T14:54:38Z" w:id="491">
        <w:r w:rsidRPr="3DEF00A6" w:rsidR="2CAC1CC1">
          <w:rPr>
            <w:lang w:val="en-US"/>
          </w:rPr>
          <w:t>t will be treated as a new content item</w:t>
        </w:r>
      </w:ins>
      <w:r w:rsidRPr="3DEF00A6" w:rsidR="14EC58D3">
        <w:rPr>
          <w:lang w:val="en-US"/>
        </w:rPr>
        <w:t xml:space="preserve"> </w:t>
      </w:r>
      <w:ins w:author="Joshua Routh" w:date="2026-01-15T14:59:00Z" w16du:dateUtc="2026-01-15T14:59:09Z" w:id="492">
        <w:r w:rsidRPr="3DEF00A6" w:rsidR="14EC58D3">
          <w:rPr>
            <w:lang w:val="en-US"/>
          </w:rPr>
          <w:t>(no duplication or new version detected)</w:t>
        </w:r>
      </w:ins>
    </w:p>
    <w:p w:rsidR="14EC58D3" w:rsidP="3DEF00A6" w:rsidRDefault="14EC58D3" w14:paraId="733926FE" w14:textId="7897D456">
      <w:pPr>
        <w:pStyle w:val="ListParagraph"/>
        <w:numPr>
          <w:ilvl w:val="2"/>
          <w:numId w:val="53"/>
        </w:numPr>
        <w:rPr>
          <w:ins w:author="Joshua Routh" w:date="2026-01-15T15:00:00Z" w16du:dateUtc="2026-01-15T15:00:04Z" w:id="493"/>
          <w:lang w:val="en-US"/>
        </w:rPr>
      </w:pPr>
      <w:ins w:author="Joshua Routh" w:date="2026-01-15T14:59:00Z" w16du:dateUtc="2026-01-15T14:59:58Z" w:id="494">
        <w:r w:rsidRPr="3DEF00A6">
          <w:rPr>
            <w:lang w:val="en-US"/>
          </w:rPr>
          <w:t xml:space="preserve">If there is an ISBN match, HighWire will compare the publisher </w:t>
        </w:r>
      </w:ins>
      <w:ins w:author="Joshua Routh" w:date="2026-01-15T15:00:00Z" w16du:dateUtc="2026-01-15T15:00:02Z" w:id="495">
        <w:r w:rsidRPr="3DEF00A6">
          <w:rPr>
            <w:lang w:val="en-US"/>
          </w:rPr>
          <w:t xml:space="preserve">of the new content </w:t>
        </w:r>
      </w:ins>
      <w:ins w:author="Joshua Routh" w:date="2026-01-15T14:59:00Z" w16du:dateUtc="2026-01-15T14:59:58Z" w:id="496">
        <w:r w:rsidRPr="3DEF00A6">
          <w:rPr>
            <w:lang w:val="en-US"/>
          </w:rPr>
          <w:t>against the publisher of the matching content</w:t>
        </w:r>
      </w:ins>
    </w:p>
    <w:p w:rsidR="14EC58D3" w:rsidRDefault="14EC58D3" w14:paraId="39E147EC" w14:textId="54047CE3">
      <w:pPr>
        <w:pStyle w:val="ListParagraph"/>
        <w:numPr>
          <w:ilvl w:val="3"/>
          <w:numId w:val="53"/>
        </w:numPr>
        <w:rPr>
          <w:ins w:author="Joshua Routh" w:date="2026-01-15T15:00:00Z" w16du:dateUtc="2026-01-15T15:00:14Z" w:id="497"/>
          <w:lang w:val="en-US"/>
        </w:rPr>
        <w:pPrChange w:author="Joshua Routh" w:date="2026-01-15T15:00:00Z" w:id="498">
          <w:pPr>
            <w:pStyle w:val="ListParagraph"/>
            <w:numPr>
              <w:ilvl w:val="2"/>
              <w:numId w:val="53"/>
            </w:numPr>
            <w:ind w:left="2160" w:hanging="180"/>
          </w:pPr>
        </w:pPrChange>
      </w:pPr>
      <w:ins w:author="Joshua Routh" w:date="2026-01-15T15:00:00Z" w16du:dateUtc="2026-01-15T15:00:14Z" w:id="499">
        <w:r w:rsidRPr="3DEF00A6">
          <w:rPr>
            <w:lang w:val="en-US"/>
          </w:rPr>
          <w:t>If there is no match, it will be treated as a new content item</w:t>
        </w:r>
      </w:ins>
    </w:p>
    <w:p w:rsidR="14EC58D3" w:rsidP="3DEF00A6" w:rsidRDefault="14EC58D3" w14:paraId="625B5510" w14:textId="7564D9F6">
      <w:pPr>
        <w:pStyle w:val="ListParagraph"/>
        <w:numPr>
          <w:ilvl w:val="3"/>
          <w:numId w:val="53"/>
        </w:numPr>
        <w:rPr>
          <w:ins w:author="Joshua Routh" w:date="2026-01-15T15:00:00Z" w16du:dateUtc="2026-01-15T15:00:32Z" w:id="500"/>
          <w:lang w:val="en-US"/>
        </w:rPr>
      </w:pPr>
      <w:ins w:author="Joshua Routh" w:date="2026-01-15T15:00:00Z" w16du:dateUtc="2026-01-15T15:00:31Z" w:id="501">
        <w:r w:rsidRPr="3DEF00A6">
          <w:rPr>
            <w:lang w:val="en-US"/>
          </w:rPr>
          <w:t>If there is a publisher match, HighWire will check if the Title matches</w:t>
        </w:r>
      </w:ins>
    </w:p>
    <w:p w:rsidR="14EC58D3" w:rsidRDefault="14EC58D3" w14:paraId="5EDA1F34" w14:textId="14FE7BD0">
      <w:pPr>
        <w:pStyle w:val="ListParagraph"/>
        <w:numPr>
          <w:ilvl w:val="4"/>
          <w:numId w:val="53"/>
        </w:numPr>
        <w:rPr>
          <w:ins w:author="Joshua Routh" w:date="2026-01-15T15:00:00Z" w16du:dateUtc="2026-01-15T15:00:45Z" w:id="502"/>
          <w:lang w:val="en-US"/>
        </w:rPr>
        <w:pPrChange w:author="Joshua Routh" w:date="2026-01-15T15:00:00Z" w:id="503">
          <w:pPr>
            <w:pStyle w:val="ListParagraph"/>
            <w:numPr>
              <w:ilvl w:val="3"/>
              <w:numId w:val="53"/>
            </w:numPr>
            <w:ind w:left="2880" w:hanging="360"/>
          </w:pPr>
        </w:pPrChange>
      </w:pPr>
      <w:ins w:author="Joshua Routh" w:date="2026-01-15T15:00:00Z" w16du:dateUtc="2026-01-15T15:00:41Z" w:id="504">
        <w:r w:rsidRPr="3DEF00A6">
          <w:rPr>
            <w:lang w:val="en-US"/>
          </w:rPr>
          <w:t>If there is no match, it will be treated as a new content item</w:t>
        </w:r>
      </w:ins>
    </w:p>
    <w:p w:rsidR="14EC58D3" w:rsidP="3DEF00A6" w:rsidRDefault="14EC58D3" w14:paraId="2DE28D25" w14:textId="43EF48DF">
      <w:pPr>
        <w:pStyle w:val="ListParagraph"/>
        <w:numPr>
          <w:ilvl w:val="4"/>
          <w:numId w:val="53"/>
        </w:numPr>
        <w:rPr>
          <w:lang w:val="en-US"/>
        </w:rPr>
      </w:pPr>
      <w:ins w:author="Joshua Routh" w:date="2026-01-15T15:00:00Z" w16du:dateUtc="2026-01-15T15:00:59Z" w:id="505">
        <w:r w:rsidRPr="3DEF00A6">
          <w:rPr>
            <w:lang w:val="en-US"/>
          </w:rPr>
          <w:t>If there is a match, it will be treated as a new version of the</w:t>
        </w:r>
      </w:ins>
      <w:ins w:author="Joshua Routh" w:date="2026-01-15T15:01:00Z" w16du:dateUtc="2026-01-15T15:01:29Z" w:id="506">
        <w:r w:rsidRPr="3DEF00A6">
          <w:rPr>
            <w:lang w:val="en-US"/>
          </w:rPr>
          <w:t xml:space="preserve"> content. The metadata file will be used for this new version. Then:</w:t>
        </w:r>
      </w:ins>
    </w:p>
    <w:p w:rsidR="557A33B7" w:rsidP="3DEF00A6" w:rsidRDefault="0BFAA4C1" w14:paraId="67249196" w14:textId="16EF7D75">
      <w:pPr>
        <w:pStyle w:val="ListParagraph"/>
        <w:numPr>
          <w:ilvl w:val="0"/>
          <w:numId w:val="53"/>
        </w:numPr>
        <w:rPr>
          <w:lang w:val="en-US"/>
        </w:rPr>
      </w:pPr>
      <w:commentRangeStart w:id="507"/>
      <w:commentRangeStart w:id="508"/>
      <w:commentRangeStart w:id="509"/>
      <w:commentRangeStart w:id="510"/>
      <w:r w:rsidRPr="3DEF00A6">
        <w:rPr>
          <w:lang w:val="en-US"/>
        </w:rPr>
        <w:t>Detect if the content file is a duplicate</w:t>
      </w:r>
    </w:p>
    <w:p w:rsidR="557A33B7" w:rsidP="00366661" w:rsidRDefault="302D773F" w14:paraId="66FEC075" w14:textId="4EE0CEDD">
      <w:pPr>
        <w:pStyle w:val="ListParagraph"/>
        <w:numPr>
          <w:ilvl w:val="1"/>
          <w:numId w:val="53"/>
        </w:numPr>
        <w:rPr>
          <w:lang w:val="en-US"/>
        </w:rPr>
      </w:pPr>
      <w:r w:rsidRPr="477C5BEC">
        <w:rPr>
          <w:lang w:val="en-US"/>
        </w:rPr>
        <w:t>If</w:t>
      </w:r>
      <w:ins w:author="Joshua Routh" w:date="2026-01-15T14:55:00Z" w16du:dateUtc="2026-01-15T14:55:20Z" w:id="511">
        <w:r w:rsidRPr="477C5BEC" w:rsidR="33AA8285">
          <w:rPr>
            <w:lang w:val="en-US"/>
          </w:rPr>
          <w:t xml:space="preserve"> a new version is created</w:t>
        </w:r>
      </w:ins>
      <w:del w:author="Joshua Routh" w:date="2026-01-15T14:55:00Z" w16du:dateUtc="2026-01-15T14:55:22Z" w:id="512">
        <w:r w:rsidRPr="477C5BEC" w:rsidDel="13AE13DB" w:rsidR="35E00585">
          <w:rPr>
            <w:lang w:val="en-US"/>
          </w:rPr>
          <w:delText xml:space="preserve"> there is a match</w:delText>
        </w:r>
      </w:del>
      <w:commentRangeEnd w:id="507"/>
      <w:r w:rsidRPr="477C5BEC" w:rsidR="35E00585">
        <w:rPr>
          <w:rStyle w:val="CommentReference"/>
          <w:sz w:val="18"/>
          <w:szCs w:val="18"/>
          <w:lang w:val="en-US"/>
        </w:rPr>
        <w:commentReference w:id="507"/>
      </w:r>
      <w:commentRangeEnd w:id="508"/>
      <w:r>
        <w:rPr>
          <w:rStyle w:val="CommentReference"/>
        </w:rPr>
        <w:commentReference w:id="508"/>
      </w:r>
      <w:commentRangeEnd w:id="509"/>
      <w:r>
        <w:rPr>
          <w:rStyle w:val="CommentReference"/>
        </w:rPr>
        <w:commentReference w:id="509"/>
      </w:r>
      <w:commentRangeEnd w:id="510"/>
      <w:r>
        <w:rPr>
          <w:rStyle w:val="CommentReference"/>
        </w:rPr>
        <w:commentReference w:id="510"/>
      </w:r>
      <w:r w:rsidRPr="477C5BEC">
        <w:rPr>
          <w:lang w:val="en-US"/>
        </w:rPr>
        <w:t xml:space="preserve">, </w:t>
      </w:r>
      <w:commentRangeStart w:id="513"/>
      <w:commentRangeStart w:id="514"/>
      <w:commentRangeStart w:id="515"/>
      <w:commentRangeStart w:id="516"/>
      <w:commentRangeStart w:id="517"/>
      <w:commentRangeStart w:id="518"/>
      <w:commentRangeStart w:id="519"/>
      <w:commentRangeStart w:id="520"/>
      <w:commentRangeStart w:id="521"/>
      <w:commentRangeStart w:id="522"/>
      <w:commentRangeStart w:id="523"/>
      <w:commentRangeStart w:id="524"/>
      <w:commentRangeStart w:id="525"/>
      <w:r w:rsidRPr="477C5BEC">
        <w:rPr>
          <w:lang w:val="en-US"/>
        </w:rPr>
        <w:t xml:space="preserve">the </w:t>
      </w:r>
      <w:del w:author="Joshua Routh" w:date="2026-01-29T12:51:00Z" w16du:dateUtc="2026-01-29T12:51:42Z" w:id="526">
        <w:r w:rsidRPr="477C5BEC">
          <w:rPr>
            <w:lang w:val="en-US"/>
          </w:rPr>
          <w:delText xml:space="preserve">size </w:delText>
        </w:r>
      </w:del>
      <w:ins w:author="Joshua Routh" w:date="2026-01-29T12:51:00Z" w16du:dateUtc="2026-01-29T12:51:44Z" w:id="527">
        <w:r w:rsidRPr="4A6DB10F" w:rsidR="3D013DCC">
          <w:rPr>
            <w:lang w:val="en-US"/>
          </w:rPr>
          <w:t xml:space="preserve">hash </w:t>
        </w:r>
      </w:ins>
      <w:r w:rsidRPr="477C5BEC">
        <w:rPr>
          <w:lang w:val="en-US"/>
        </w:rPr>
        <w:t>of the new content file</w:t>
      </w:r>
      <w:commentRangeEnd w:id="513"/>
      <w:r w:rsidRPr="477C5BEC" w:rsidR="35E00585">
        <w:rPr>
          <w:rStyle w:val="CommentReference"/>
          <w:sz w:val="18"/>
          <w:szCs w:val="18"/>
          <w:lang w:val="en-US"/>
        </w:rPr>
        <w:commentReference w:id="513"/>
      </w:r>
      <w:commentRangeEnd w:id="514"/>
      <w:r>
        <w:rPr>
          <w:rStyle w:val="CommentReference"/>
        </w:rPr>
        <w:commentReference w:id="514"/>
      </w:r>
      <w:commentRangeEnd w:id="515"/>
      <w:r>
        <w:rPr>
          <w:rStyle w:val="CommentReference"/>
        </w:rPr>
        <w:commentReference w:id="515"/>
      </w:r>
      <w:commentRangeEnd w:id="516"/>
      <w:r>
        <w:rPr>
          <w:rStyle w:val="CommentReference"/>
        </w:rPr>
        <w:commentReference w:id="516"/>
      </w:r>
      <w:commentRangeEnd w:id="517"/>
      <w:r>
        <w:rPr>
          <w:rStyle w:val="CommentReference"/>
        </w:rPr>
        <w:commentReference w:id="517"/>
      </w:r>
      <w:commentRangeEnd w:id="518"/>
      <w:r>
        <w:rPr>
          <w:rStyle w:val="CommentReference"/>
        </w:rPr>
        <w:commentReference w:id="518"/>
      </w:r>
      <w:commentRangeEnd w:id="519"/>
      <w:r>
        <w:rPr>
          <w:rStyle w:val="CommentReference"/>
        </w:rPr>
        <w:commentReference w:id="519"/>
      </w:r>
      <w:commentRangeEnd w:id="520"/>
      <w:r>
        <w:rPr>
          <w:rStyle w:val="CommentReference"/>
        </w:rPr>
        <w:commentReference w:id="520"/>
      </w:r>
      <w:commentRangeEnd w:id="521"/>
      <w:r>
        <w:rPr>
          <w:rStyle w:val="CommentReference"/>
        </w:rPr>
        <w:commentReference w:id="521"/>
      </w:r>
      <w:commentRangeEnd w:id="522"/>
      <w:r>
        <w:rPr>
          <w:rStyle w:val="CommentReference"/>
        </w:rPr>
        <w:commentReference w:id="522"/>
      </w:r>
      <w:commentRangeEnd w:id="523"/>
      <w:r>
        <w:rPr>
          <w:rStyle w:val="CommentReference"/>
        </w:rPr>
        <w:commentReference w:id="523"/>
      </w:r>
      <w:commentRangeEnd w:id="524"/>
      <w:r>
        <w:rPr>
          <w:rStyle w:val="CommentReference"/>
        </w:rPr>
        <w:commentReference w:id="524"/>
      </w:r>
      <w:commentRangeEnd w:id="525"/>
      <w:r>
        <w:rPr>
          <w:rStyle w:val="CommentReference"/>
        </w:rPr>
        <w:commentReference w:id="525"/>
      </w:r>
      <w:r w:rsidRPr="477C5BEC">
        <w:rPr>
          <w:lang w:val="en-US"/>
        </w:rPr>
        <w:t xml:space="preserve"> will be compared against the </w:t>
      </w:r>
      <w:del w:author="Joshua Routh" w:date="2026-01-29T12:51:00Z" w16du:dateUtc="2026-01-29T12:51:47Z" w:id="532">
        <w:r w:rsidRPr="477C5BEC">
          <w:rPr>
            <w:lang w:val="en-US"/>
          </w:rPr>
          <w:delText xml:space="preserve">size </w:delText>
        </w:r>
      </w:del>
      <w:ins w:author="Joshua Routh" w:date="2026-01-29T12:51:00Z" w16du:dateUtc="2026-01-29T12:51:48Z" w:id="533">
        <w:r w:rsidRPr="4A6DB10F" w:rsidR="4C430A8A">
          <w:rPr>
            <w:lang w:val="en-US"/>
          </w:rPr>
          <w:t xml:space="preserve">hash </w:t>
        </w:r>
      </w:ins>
      <w:r w:rsidRPr="477C5BEC">
        <w:rPr>
          <w:lang w:val="en-US"/>
        </w:rPr>
        <w:t>of the matching content file</w:t>
      </w:r>
      <w:ins w:author="Joshua Routh" w:date="2026-01-29T12:51:00Z" w16du:dateUtc="2026-01-29T12:51:56Z" w:id="534">
        <w:r w:rsidRPr="4A6DB10F" w:rsidR="6B0D4281">
          <w:rPr>
            <w:lang w:val="en-US"/>
          </w:rPr>
          <w:t>, using algorithm SHA256</w:t>
        </w:r>
      </w:ins>
    </w:p>
    <w:p w:rsidR="557A33B7" w:rsidP="00366661" w:rsidRDefault="35E00585" w14:paraId="384FE5C6" w14:textId="2346F5A1">
      <w:pPr>
        <w:pStyle w:val="ListParagraph"/>
        <w:numPr>
          <w:ilvl w:val="2"/>
          <w:numId w:val="53"/>
        </w:numPr>
        <w:rPr>
          <w:lang w:val="en-US"/>
        </w:rPr>
      </w:pPr>
      <w:r w:rsidRPr="3DEF00A6">
        <w:rPr>
          <w:lang w:val="en-US"/>
        </w:rPr>
        <w:t xml:space="preserve">If they are different </w:t>
      </w:r>
      <w:del w:author="Joshua Routh" w:date="2026-01-29T12:52:00Z" w16du:dateUtc="2026-01-29T12:52:06Z" w:id="535">
        <w:r w:rsidRPr="3DEF00A6">
          <w:rPr>
            <w:lang w:val="en-US"/>
          </w:rPr>
          <w:delText>sizes</w:delText>
        </w:r>
      </w:del>
      <w:ins w:author="Joshua Routh" w:date="2026-01-29T12:52:00Z" w16du:dateUtc="2026-01-29T12:52:07Z" w:id="536">
        <w:r w:rsidRPr="4A6DB10F" w:rsidR="495E5404">
          <w:rPr>
            <w:lang w:val="en-US"/>
          </w:rPr>
          <w:t>hashes</w:t>
        </w:r>
      </w:ins>
      <w:r w:rsidRPr="3DEF00A6">
        <w:rPr>
          <w:lang w:val="en-US"/>
        </w:rPr>
        <w:t>, the content will not be identified as a duplicate</w:t>
      </w:r>
      <w:ins w:author="Joshua Routh" w:date="2026-01-15T15:02:00Z" w16du:dateUtc="2026-01-15T15:02:12Z" w:id="537">
        <w:r w:rsidRPr="3DEF00A6" w:rsidR="0A1654C4">
          <w:rPr>
            <w:lang w:val="en-US"/>
          </w:rPr>
          <w:t>, and</w:t>
        </w:r>
        <w:commentRangeStart w:id="538"/>
        <w:commentRangeStart w:id="539"/>
        <w:r w:rsidRPr="3DEF00A6" w:rsidR="0A1654C4">
          <w:rPr>
            <w:lang w:val="en-US"/>
          </w:rPr>
          <w:t xml:space="preserve"> will no</w:t>
        </w:r>
      </w:ins>
      <w:ins w:author="Joshua Routh" w:date="2026-01-19T16:36:00Z" w16du:dateUtc="2026-01-19T16:36:11Z" w:id="540">
        <w:r w:rsidRPr="3DEF00A6" w:rsidR="7C9A2BCD">
          <w:rPr>
            <w:lang w:val="en-US"/>
          </w:rPr>
          <w:t>w</w:t>
        </w:r>
      </w:ins>
      <w:ins w:author="Joshua Routh" w:date="2026-01-15T15:02:00Z" w16du:dateUtc="2026-01-15T15:02:12Z" w:id="541">
        <w:r w:rsidRPr="3DEF00A6" w:rsidR="0A1654C4">
          <w:rPr>
            <w:lang w:val="en-US"/>
          </w:rPr>
          <w:t xml:space="preserve"> be ingested</w:t>
        </w:r>
      </w:ins>
      <w:commentRangeEnd w:id="538"/>
      <w:r w:rsidR="557A33B7">
        <w:rPr>
          <w:rStyle w:val="CommentReference"/>
          <w:sz w:val="18"/>
          <w:szCs w:val="18"/>
          <w:lang w:val="en-US"/>
        </w:rPr>
        <w:commentReference w:id="538"/>
      </w:r>
      <w:commentRangeEnd w:id="539"/>
      <w:r>
        <w:rPr>
          <w:rStyle w:val="CommentReference"/>
        </w:rPr>
        <w:commentReference w:id="539"/>
      </w:r>
    </w:p>
    <w:p w:rsidR="557A33B7" w:rsidP="00366661" w:rsidRDefault="6180D7B0" w14:paraId="2BE63437" w14:textId="274354E2">
      <w:pPr>
        <w:pStyle w:val="ListParagraph"/>
        <w:numPr>
          <w:ilvl w:val="2"/>
          <w:numId w:val="53"/>
        </w:numPr>
        <w:rPr>
          <w:lang w:val="en-US"/>
        </w:rPr>
      </w:pPr>
      <w:r w:rsidRPr="19659DE0">
        <w:rPr>
          <w:lang w:val="en-US"/>
        </w:rPr>
        <w:t xml:space="preserve">If the file </w:t>
      </w:r>
      <w:del w:author="Joshua Routh" w:date="2026-01-29T12:52:00Z" w16du:dateUtc="2026-01-29T12:52:13Z" w:id="542">
        <w:r w:rsidRPr="19659DE0">
          <w:rPr>
            <w:lang w:val="en-US"/>
          </w:rPr>
          <w:delText xml:space="preserve">size </w:delText>
        </w:r>
      </w:del>
      <w:ins w:author="Joshua Routh" w:date="2026-01-29T12:52:00Z" w16du:dateUtc="2026-01-29T12:52:13Z" w:id="543">
        <w:r w:rsidRPr="4A6DB10F" w:rsidR="41DA28EB">
          <w:rPr>
            <w:lang w:val="en-US"/>
          </w:rPr>
          <w:t>hash</w:t>
        </w:r>
      </w:ins>
      <w:ins w:author="Joshua Routh" w:date="2026-01-29T12:54:00Z" w16du:dateUtc="2026-01-29T12:54:52Z" w:id="544">
        <w:r w:rsidRPr="4A6DB10F" w:rsidR="3C762CAE">
          <w:rPr>
            <w:lang w:val="en-US"/>
          </w:rPr>
          <w:t xml:space="preserve"> </w:t>
        </w:r>
      </w:ins>
      <w:r w:rsidRPr="19659DE0">
        <w:rPr>
          <w:lang w:val="en-US"/>
        </w:rPr>
        <w:t xml:space="preserve">is identical </w:t>
      </w:r>
      <w:r w:rsidRPr="19659DE0" w:rsidR="7627AE93">
        <w:rPr>
          <w:lang w:val="en-US"/>
        </w:rPr>
        <w:t xml:space="preserve">it </w:t>
      </w:r>
      <w:r w:rsidRPr="19659DE0">
        <w:rPr>
          <w:lang w:val="en-US"/>
        </w:rPr>
        <w:t>will be identified as a duplicate</w:t>
      </w:r>
    </w:p>
    <w:p w:rsidR="557A33B7" w:rsidP="00366661" w:rsidRDefault="6180D7B0" w14:paraId="41914AEC" w14:textId="003E47C0">
      <w:pPr>
        <w:pStyle w:val="ListParagraph"/>
        <w:numPr>
          <w:ilvl w:val="3"/>
          <w:numId w:val="53"/>
        </w:numPr>
        <w:rPr>
          <w:lang w:val="en-US"/>
        </w:rPr>
      </w:pPr>
      <w:r w:rsidRPr="19659DE0">
        <w:rPr>
          <w:lang w:val="en-US"/>
        </w:rPr>
        <w:t>The content can then be added as a new version of the same ISBN, using the latest metadata</w:t>
      </w:r>
      <w:r w:rsidRPr="19659DE0" w:rsidR="3D31DFAE">
        <w:rPr>
          <w:lang w:val="en-US"/>
        </w:rPr>
        <w:t xml:space="preserve"> (</w:t>
      </w:r>
      <w:r w:rsidRPr="19659DE0" w:rsidR="0698A59A">
        <w:rPr>
          <w:lang w:val="en-US"/>
        </w:rPr>
        <w:t xml:space="preserve">See section </w:t>
      </w:r>
      <w:r w:rsidRPr="19659DE0" w:rsidR="2DE90C86">
        <w:rPr>
          <w:lang w:val="en-US"/>
        </w:rPr>
        <w:t>‘</w:t>
      </w:r>
      <w:r w:rsidRPr="19659DE0" w:rsidR="0698A59A">
        <w:rPr>
          <w:lang w:val="en-US"/>
        </w:rPr>
        <w:t>Versioning</w:t>
      </w:r>
      <w:r w:rsidRPr="19659DE0" w:rsidR="7E7DBC49">
        <w:rPr>
          <w:lang w:val="en-US"/>
        </w:rPr>
        <w:t>’</w:t>
      </w:r>
      <w:r w:rsidRPr="19659DE0" w:rsidR="6FE23187">
        <w:rPr>
          <w:lang w:val="en-US"/>
        </w:rPr>
        <w:t>)</w:t>
      </w:r>
    </w:p>
    <w:p w:rsidR="557A33B7" w:rsidP="00366661" w:rsidRDefault="340BE43E" w14:paraId="679733F1" w14:textId="70A747F9">
      <w:pPr>
        <w:pStyle w:val="ListParagraph"/>
        <w:numPr>
          <w:ilvl w:val="3"/>
          <w:numId w:val="53"/>
        </w:numPr>
        <w:rPr>
          <w:lang w:val="en-US"/>
        </w:rPr>
      </w:pPr>
      <w:commentRangeStart w:id="545"/>
      <w:commentRangeStart w:id="546"/>
      <w:commentRangeStart w:id="547"/>
      <w:commentRangeStart w:id="548"/>
      <w:commentRangeStart w:id="549"/>
      <w:commentRangeStart w:id="550"/>
      <w:commentRangeStart w:id="551"/>
      <w:r w:rsidRPr="4A5D6994">
        <w:rPr>
          <w:lang w:val="en-US"/>
        </w:rPr>
        <w:t>The content file will not be uploaded</w:t>
      </w:r>
      <w:commentRangeEnd w:id="545"/>
      <w:r w:rsidRPr="4A5D6994">
        <w:rPr>
          <w:rStyle w:val="CommentReference"/>
          <w:sz w:val="18"/>
          <w:szCs w:val="18"/>
          <w:lang w:val="en-US"/>
        </w:rPr>
        <w:commentReference w:id="545"/>
      </w:r>
      <w:commentRangeEnd w:id="546"/>
      <w:r>
        <w:rPr>
          <w:rStyle w:val="CommentReference"/>
        </w:rPr>
        <w:commentReference w:id="546"/>
      </w:r>
      <w:commentRangeEnd w:id="547"/>
      <w:r>
        <w:rPr>
          <w:rStyle w:val="CommentReference"/>
        </w:rPr>
        <w:commentReference w:id="547"/>
      </w:r>
      <w:commentRangeEnd w:id="548"/>
      <w:r>
        <w:rPr>
          <w:rStyle w:val="CommentReference"/>
        </w:rPr>
        <w:commentReference w:id="548"/>
      </w:r>
      <w:commentRangeEnd w:id="549"/>
      <w:r>
        <w:rPr>
          <w:rStyle w:val="CommentReference"/>
        </w:rPr>
        <w:commentReference w:id="549"/>
      </w:r>
      <w:commentRangeEnd w:id="550"/>
      <w:r>
        <w:rPr>
          <w:rStyle w:val="CommentReference"/>
        </w:rPr>
        <w:commentReference w:id="550"/>
      </w:r>
      <w:commentRangeEnd w:id="551"/>
      <w:r>
        <w:rPr>
          <w:rStyle w:val="CommentReference"/>
        </w:rPr>
        <w:commentReference w:id="551"/>
      </w:r>
      <w:r w:rsidRPr="4A5D6994">
        <w:rPr>
          <w:lang w:val="en-US"/>
        </w:rPr>
        <w:t xml:space="preserve">. The previous content file will be used and a message shown to the user about this </w:t>
      </w:r>
      <w:r w:rsidRPr="4A5D6994" w:rsidR="153F2C11">
        <w:rPr>
          <w:lang w:val="en-US"/>
        </w:rPr>
        <w:t xml:space="preserve">file </w:t>
      </w:r>
      <w:r w:rsidRPr="4A5D6994">
        <w:rPr>
          <w:lang w:val="en-US"/>
        </w:rPr>
        <w:t>being a duplicate.</w:t>
      </w:r>
    </w:p>
    <w:p w:rsidR="5FC4D073" w:rsidP="5FC4D073" w:rsidRDefault="5FC4D073" w14:paraId="56737A58" w14:textId="79FE1FBF">
      <w:pPr>
        <w:ind w:left="720"/>
        <w:rPr>
          <w:lang w:val="en-US"/>
        </w:rPr>
      </w:pPr>
    </w:p>
    <w:p w:rsidR="557A33B7" w:rsidP="27FF8445" w:rsidRDefault="6180D7B0" w14:paraId="1CB74C6F" w14:textId="53F8DBD3">
      <w:pPr>
        <w:rPr>
          <w:lang w:val="en-US"/>
        </w:rPr>
      </w:pPr>
      <w:r w:rsidRPr="19659DE0">
        <w:rPr>
          <w:lang w:val="en-US"/>
        </w:rPr>
        <w:t xml:space="preserve">Note: The metadata file </w:t>
      </w:r>
      <w:r w:rsidRPr="19659DE0" w:rsidR="0896E66A">
        <w:rPr>
          <w:lang w:val="en-US"/>
        </w:rPr>
        <w:t xml:space="preserve">content </w:t>
      </w:r>
      <w:r w:rsidRPr="19659DE0">
        <w:rPr>
          <w:lang w:val="en-US"/>
        </w:rPr>
        <w:t>will not be checked for duplication</w:t>
      </w:r>
    </w:p>
    <w:p w:rsidR="24B8EE90" w:rsidP="19659DE0" w:rsidRDefault="24B8EE90" w14:paraId="3EB5F1EF" w14:textId="3A95999B">
      <w:pPr>
        <w:rPr>
          <w:lang w:val="en-US"/>
        </w:rPr>
      </w:pPr>
      <w:r w:rsidRPr="19659DE0">
        <w:rPr>
          <w:lang w:val="en-US"/>
        </w:rPr>
        <w:t>The full duplicate process is illustrated here:</w:t>
      </w:r>
    </w:p>
    <w:p w:rsidR="19659DE0" w:rsidP="19659DE0" w:rsidRDefault="19659DE0" w14:paraId="624BAB1D" w14:textId="71E92E37">
      <w:pPr>
        <w:rPr>
          <w:lang w:val="en-US"/>
        </w:rPr>
      </w:pPr>
    </w:p>
    <w:p w:rsidR="19659DE0" w:rsidP="19659DE0" w:rsidRDefault="19659DE0" w14:paraId="19D0828E" w14:textId="30C13193"/>
    <w:p w:rsidR="27FF8445" w:rsidP="27FF8445" w:rsidRDefault="68EDD328" w14:paraId="2DE06D84" w14:textId="2B4763FE">
      <w:ins w:author="Joshua Routh" w:date="2026-01-29T12:54:00Z" w16du:dateUtc="2026-01-29T12:54:29Z" w:id="552">
        <w:r>
          <w:rPr>
            <w:noProof/>
          </w:rPr>
          <w:drawing>
            <wp:inline distT="0" distB="0" distL="0" distR="0" wp14:anchorId="2A795E2D" wp14:editId="6B673A13">
              <wp:extent cx="5886450" cy="1924050"/>
              <wp:effectExtent l="0" t="0" r="0" b="0"/>
              <wp:docPr id="1253923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2337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86450" cy="1924050"/>
                      </a:xfrm>
                      <a:prstGeom prst="rect">
                        <a:avLst/>
                      </a:prstGeom>
                    </pic:spPr>
                  </pic:pic>
                </a:graphicData>
              </a:graphic>
            </wp:inline>
          </w:drawing>
        </w:r>
      </w:ins>
    </w:p>
    <w:p w:rsidR="19659DE0" w:rsidP="19659DE0" w:rsidRDefault="19659DE0" w14:paraId="269C32E1" w14:textId="751A7547">
      <w:pPr>
        <w:pStyle w:val="Heading4"/>
        <w:spacing w:before="0" w:after="120" w:line="288" w:lineRule="auto"/>
      </w:pPr>
    </w:p>
    <w:p w:rsidR="27FF8445" w:rsidP="19659DE0" w:rsidRDefault="24B82C2A" w14:paraId="3B9F110C" w14:textId="6C4EDF4C">
      <w:pPr>
        <w:pStyle w:val="Heading5"/>
      </w:pPr>
      <w:bookmarkStart w:name="_Toc216335061" w:id="553"/>
      <w:r>
        <w:t>Email reminders</w:t>
      </w:r>
      <w:bookmarkEnd w:id="553"/>
    </w:p>
    <w:p w:rsidR="27FF8445" w:rsidP="5FC4D073" w:rsidRDefault="658DEF89" w14:paraId="1EDD8601" w14:textId="7C245FD9">
      <w:pPr>
        <w:spacing w:before="240" w:after="240"/>
        <w:rPr>
          <w:lang w:val="en-US"/>
        </w:rPr>
      </w:pPr>
      <w:r w:rsidRPr="5FC4D073">
        <w:rPr>
          <w:lang w:val="en-US"/>
        </w:rPr>
        <w:t>Initial requirement: 3.1.4i, ‘Automated email reminders’</w:t>
      </w:r>
    </w:p>
    <w:p w:rsidR="27FF8445" w:rsidP="5FC4D073" w:rsidRDefault="658DEF89" w14:paraId="6574C522" w14:textId="2CF17B7E">
      <w:pPr>
        <w:rPr>
          <w:lang w:val="en-US"/>
        </w:rPr>
      </w:pPr>
      <w:r w:rsidRPr="5FC4D073">
        <w:rPr>
          <w:lang w:val="en-US"/>
        </w:rPr>
        <w:t>Confirmed requirement:</w:t>
      </w:r>
    </w:p>
    <w:p w:rsidR="27FF8445" w:rsidP="5FC4D073" w:rsidRDefault="1C1CD713" w14:paraId="57D7CEE0" w14:textId="42E4D163">
      <w:pPr>
        <w:rPr>
          <w:lang w:val="en-US"/>
        </w:rPr>
      </w:pPr>
      <w:r w:rsidRPr="5FC4D073">
        <w:rPr>
          <w:lang w:val="en-US"/>
        </w:rPr>
        <w:t>An automated process will send reminders to publishers for the following scenario:</w:t>
      </w:r>
    </w:p>
    <w:p w:rsidR="27FF8445" w:rsidP="00366661" w:rsidRDefault="1C1CD713" w14:paraId="21C113C3" w14:textId="4F2C5E39">
      <w:pPr>
        <w:pStyle w:val="ListParagraph"/>
        <w:numPr>
          <w:ilvl w:val="0"/>
          <w:numId w:val="46"/>
        </w:numPr>
        <w:rPr>
          <w:lang w:val="en-US"/>
        </w:rPr>
      </w:pPr>
      <w:r w:rsidRPr="5FC4D073">
        <w:rPr>
          <w:lang w:val="en-US"/>
        </w:rPr>
        <w:t xml:space="preserve">Content not finished: If a submission has been started but not finished, a reminder is sent after 1 week. </w:t>
      </w:r>
    </w:p>
    <w:p w:rsidR="27FF8445" w:rsidP="00366661" w:rsidRDefault="1C1CD713" w14:paraId="66A7064A" w14:textId="27C7B10B">
      <w:pPr>
        <w:pStyle w:val="ListParagraph"/>
        <w:numPr>
          <w:ilvl w:val="0"/>
          <w:numId w:val="46"/>
        </w:numPr>
        <w:rPr>
          <w:lang w:val="en-US"/>
        </w:rPr>
      </w:pPr>
      <w:r w:rsidRPr="5FC4D073">
        <w:rPr>
          <w:lang w:val="en-US"/>
        </w:rPr>
        <w:t xml:space="preserve">Content assigned: If content has been submitted and assigned to the publisher, a reminder is sent after 1 week. </w:t>
      </w:r>
    </w:p>
    <w:p w:rsidR="27FF8445" w:rsidP="00366661" w:rsidRDefault="2D5C11D5" w14:paraId="2CF8F9F3" w14:textId="0F022CCB">
      <w:pPr>
        <w:pStyle w:val="ListParagraph"/>
        <w:numPr>
          <w:ilvl w:val="0"/>
          <w:numId w:val="46"/>
        </w:numPr>
        <w:rPr>
          <w:lang w:val="en-US"/>
        </w:rPr>
      </w:pPr>
      <w:r w:rsidRPr="0D9520A5">
        <w:rPr>
          <w:lang w:val="en-US"/>
        </w:rPr>
        <w:t xml:space="preserve">Content serial not received: If a publisher has published a serial, and there has not been an update to the serial after 3 </w:t>
      </w:r>
      <w:commentRangeStart w:id="554"/>
      <w:commentRangeStart w:id="555"/>
      <w:commentRangeStart w:id="556"/>
      <w:commentRangeStart w:id="557"/>
      <w:commentRangeStart w:id="558"/>
      <w:commentRangeStart w:id="559"/>
      <w:commentRangeStart w:id="560"/>
      <w:commentRangeStart w:id="561"/>
      <w:commentRangeStart w:id="562"/>
      <w:commentRangeStart w:id="563"/>
      <w:commentRangeStart w:id="564"/>
      <w:commentRangeStart w:id="565"/>
      <w:commentRangeStart w:id="566"/>
      <w:commentRangeStart w:id="567"/>
      <w:commentRangeStart w:id="568"/>
      <w:commentRangeStart w:id="569"/>
      <w:commentRangeStart w:id="570"/>
      <w:r w:rsidRPr="0D9520A5">
        <w:rPr>
          <w:lang w:val="en-US"/>
        </w:rPr>
        <w:t>months</w:t>
      </w:r>
      <w:commentRangeEnd w:id="554"/>
      <w:r w:rsidRPr="0D9520A5" w:rsidR="4382295C">
        <w:rPr>
          <w:rStyle w:val="CommentReference"/>
          <w:sz w:val="18"/>
          <w:szCs w:val="18"/>
          <w:lang w:val="en-US"/>
        </w:rPr>
        <w:commentReference w:id="554"/>
      </w:r>
      <w:commentRangeEnd w:id="555"/>
      <w:r>
        <w:rPr>
          <w:rStyle w:val="CommentReference"/>
        </w:rPr>
        <w:commentReference w:id="555"/>
      </w:r>
      <w:commentRangeEnd w:id="556"/>
      <w:r>
        <w:rPr>
          <w:rStyle w:val="CommentReference"/>
        </w:rPr>
        <w:commentReference w:id="556"/>
      </w:r>
      <w:commentRangeEnd w:id="557"/>
      <w:r>
        <w:rPr>
          <w:rStyle w:val="CommentReference"/>
        </w:rPr>
        <w:commentReference w:id="557"/>
      </w:r>
      <w:commentRangeEnd w:id="558"/>
      <w:r>
        <w:rPr>
          <w:rStyle w:val="CommentReference"/>
        </w:rPr>
        <w:commentReference w:id="558"/>
      </w:r>
      <w:commentRangeEnd w:id="559"/>
      <w:r>
        <w:rPr>
          <w:rStyle w:val="CommentReference"/>
        </w:rPr>
        <w:commentReference w:id="559"/>
      </w:r>
      <w:commentRangeEnd w:id="560"/>
      <w:r>
        <w:rPr>
          <w:rStyle w:val="CommentReference"/>
        </w:rPr>
        <w:commentReference w:id="560"/>
      </w:r>
      <w:commentRangeEnd w:id="561"/>
      <w:r>
        <w:rPr>
          <w:rStyle w:val="CommentReference"/>
        </w:rPr>
        <w:commentReference w:id="561"/>
      </w:r>
      <w:commentRangeEnd w:id="562"/>
      <w:r>
        <w:rPr>
          <w:rStyle w:val="CommentReference"/>
        </w:rPr>
        <w:commentReference w:id="562"/>
      </w:r>
      <w:commentRangeEnd w:id="563"/>
      <w:r>
        <w:rPr>
          <w:rStyle w:val="CommentReference"/>
        </w:rPr>
        <w:commentReference w:id="563"/>
      </w:r>
      <w:commentRangeEnd w:id="564"/>
      <w:r>
        <w:rPr>
          <w:rStyle w:val="CommentReference"/>
        </w:rPr>
        <w:commentReference w:id="564"/>
      </w:r>
      <w:commentRangeEnd w:id="565"/>
      <w:r>
        <w:rPr>
          <w:rStyle w:val="CommentReference"/>
        </w:rPr>
        <w:commentReference w:id="565"/>
      </w:r>
      <w:commentRangeEnd w:id="566"/>
      <w:r>
        <w:rPr>
          <w:rStyle w:val="CommentReference"/>
        </w:rPr>
        <w:commentReference w:id="566"/>
      </w:r>
      <w:commentRangeEnd w:id="567"/>
      <w:r>
        <w:rPr>
          <w:rStyle w:val="CommentReference"/>
        </w:rPr>
        <w:commentReference w:id="567"/>
      </w:r>
      <w:commentRangeEnd w:id="568"/>
      <w:r>
        <w:rPr>
          <w:rStyle w:val="CommentReference"/>
        </w:rPr>
        <w:commentReference w:id="568"/>
      </w:r>
      <w:commentRangeEnd w:id="569"/>
      <w:r>
        <w:rPr>
          <w:rStyle w:val="CommentReference"/>
        </w:rPr>
        <w:commentReference w:id="569"/>
      </w:r>
      <w:commentRangeEnd w:id="570"/>
      <w:r>
        <w:rPr>
          <w:rStyle w:val="CommentReference"/>
        </w:rPr>
        <w:commentReference w:id="570"/>
      </w:r>
      <w:r w:rsidRPr="0D9520A5">
        <w:rPr>
          <w:lang w:val="en-US"/>
        </w:rPr>
        <w:t>, a reminder will be sent</w:t>
      </w:r>
    </w:p>
    <w:p w:rsidR="27FF8445" w:rsidP="00366661" w:rsidRDefault="29B98A2F" w14:paraId="4C8CD3CE" w14:textId="6A5CF1FF">
      <w:pPr>
        <w:pStyle w:val="ListParagraph"/>
        <w:numPr>
          <w:ilvl w:val="0"/>
          <w:numId w:val="46"/>
        </w:numPr>
        <w:rPr>
          <w:lang w:val="en-US"/>
        </w:rPr>
      </w:pPr>
      <w:r w:rsidRPr="5FC4D073">
        <w:rPr>
          <w:lang w:val="en-US"/>
        </w:rPr>
        <w:t>Content not received: If a publisher has not sent content in 6 months, an email reminder will be sent</w:t>
      </w:r>
    </w:p>
    <w:p w:rsidR="27FF8445" w:rsidP="5FC4D073" w:rsidRDefault="27FF8445" w14:paraId="4010746D" w14:textId="1DD7BC30">
      <w:pPr>
        <w:rPr>
          <w:lang w:val="en-US"/>
        </w:rPr>
      </w:pPr>
    </w:p>
    <w:p w:rsidR="27FF8445" w:rsidP="5FC4D073" w:rsidRDefault="1C1CD713" w14:paraId="2B5E5407" w14:textId="0FDA4937">
      <w:pPr>
        <w:rPr>
          <w:lang w:val="en-US"/>
        </w:rPr>
      </w:pPr>
      <w:r w:rsidRPr="5FC4D073">
        <w:rPr>
          <w:lang w:val="en-US"/>
        </w:rPr>
        <w:t>Please see the section ‘Email templates’ for the content of those emails</w:t>
      </w:r>
      <w:r w:rsidRPr="5FC4D073" w:rsidR="4FABCC4E">
        <w:rPr>
          <w:lang w:val="en-US"/>
        </w:rPr>
        <w:t>.</w:t>
      </w:r>
    </w:p>
    <w:p w:rsidR="27FF8445" w:rsidP="5FC4D073" w:rsidRDefault="4FABCC4E" w14:paraId="51D95DB1" w14:textId="6138A60D">
      <w:pPr>
        <w:rPr>
          <w:lang w:val="en-US"/>
        </w:rPr>
      </w:pPr>
      <w:r w:rsidRPr="5FC4D073">
        <w:rPr>
          <w:lang w:val="en-US"/>
        </w:rPr>
        <w:t>In all scenario, the email is only sent once – there are not multiple reminders sent on subsequent intervals</w:t>
      </w:r>
    </w:p>
    <w:p w:rsidR="27FF8445" w:rsidP="5FC4D073" w:rsidRDefault="22EBEE46" w14:paraId="4F8668C2" w14:textId="78CDA5F7">
      <w:pPr>
        <w:rPr>
          <w:lang w:val="en-US"/>
        </w:rPr>
      </w:pPr>
      <w:r w:rsidRPr="19659DE0">
        <w:rPr>
          <w:lang w:val="en-US"/>
        </w:rPr>
        <w:t>The email will be sent to all Publisher Staff, as there is no concept of an admin user for publishers.</w:t>
      </w:r>
    </w:p>
    <w:p w:rsidR="27FF8445" w:rsidP="19659DE0" w:rsidRDefault="27FF8445" w14:paraId="65CCF978" w14:textId="13BD938B">
      <w:pPr>
        <w:rPr>
          <w:lang w:val="en-US"/>
        </w:rPr>
      </w:pPr>
    </w:p>
    <w:p w:rsidR="27FF8445" w:rsidP="19659DE0" w:rsidRDefault="33099858" w14:paraId="2F521209" w14:textId="17F85BEE">
      <w:pPr>
        <w:pStyle w:val="Heading5"/>
        <w:rPr>
          <w:lang w:val="en-US"/>
        </w:rPr>
      </w:pPr>
      <w:r w:rsidRPr="19659DE0">
        <w:rPr>
          <w:lang w:val="en-US"/>
        </w:rPr>
        <w:t>Content approved, edited or rejected:</w:t>
      </w:r>
    </w:p>
    <w:p w:rsidR="2F8EBCE0" w:rsidP="19659DE0" w:rsidRDefault="47D71317" w14:paraId="04C7C855" w14:textId="2F6B764A">
      <w:pPr>
        <w:spacing w:before="240" w:after="240"/>
        <w:rPr>
          <w:del w:author="Joshua Routh" w:date="2026-01-29T12:56:00Z" w16du:dateUtc="2026-01-29T12:56:31Z" w:id="577"/>
          <w:lang w:val="en-US"/>
        </w:rPr>
      </w:pPr>
      <w:r w:rsidRPr="19659DE0">
        <w:rPr>
          <w:lang w:val="en-US"/>
        </w:rPr>
        <w:t>The following items address the initial requirement RfP ID 3.1.4d, ‘Approve, edit or remove new content deposits’</w:t>
      </w:r>
      <w:r w:rsidRPr="19659DE0" w:rsidR="7E1315AC">
        <w:rPr>
          <w:lang w:val="en-US"/>
        </w:rPr>
        <w:t>, and RFP ID: 3.1.4e. ‘Approve, edit or remove a change to a content deposit’</w:t>
      </w:r>
    </w:p>
    <w:p w:rsidR="2F8EBCE0" w:rsidP="5FC4D073" w:rsidRDefault="2F8EBCE0" w14:paraId="464AB494" w14:textId="232E1EA8">
      <w:pPr>
        <w:spacing w:before="240" w:after="240"/>
        <w:rPr>
          <w:del w:author="Joshua Routh" w:date="2026-01-29T12:56:00Z" w16du:dateUtc="2026-01-29T12:56:30Z" w:id="578"/>
          <w:lang w:val="en-US"/>
        </w:rPr>
      </w:pPr>
    </w:p>
    <w:p w:rsidR="5FC4D073" w:rsidP="5FC4D073" w:rsidRDefault="5FC4D073" w14:paraId="757BF058" w14:textId="0D0640A1">
      <w:pPr>
        <w:rPr>
          <w:lang w:val="en-US"/>
        </w:rPr>
      </w:pPr>
    </w:p>
    <w:p w:rsidR="27FF8445" w:rsidP="27FF8445" w:rsidRDefault="27FF8445" w14:paraId="47B30645" w14:textId="6976609D">
      <w:pPr>
        <w:rPr>
          <w:b/>
          <w:bCs/>
          <w:lang w:val="en-US"/>
        </w:rPr>
      </w:pPr>
    </w:p>
    <w:p w:rsidR="79F56174" w:rsidP="19659DE0" w:rsidRDefault="5241CB2D" w14:paraId="589D4930" w14:textId="786D6C39">
      <w:pPr>
        <w:pStyle w:val="Heading6"/>
      </w:pPr>
      <w:bookmarkStart w:name="_Toc216335062" w:id="579"/>
      <w:r>
        <w:t xml:space="preserve">Content </w:t>
      </w:r>
      <w:r w:rsidR="5116E3A5">
        <w:t>edit</w:t>
      </w:r>
      <w:r>
        <w:t>ed</w:t>
      </w:r>
      <w:bookmarkEnd w:id="579"/>
    </w:p>
    <w:p w:rsidR="79F56174" w:rsidP="39E76213" w:rsidRDefault="79F56174" w14:paraId="069E8610" w14:textId="2CF17B7E">
      <w:pPr>
        <w:rPr>
          <w:lang w:val="en-US"/>
        </w:rPr>
      </w:pPr>
      <w:r w:rsidRPr="39E76213">
        <w:rPr>
          <w:lang w:val="en-US"/>
        </w:rPr>
        <w:t>Confirmed requirement:</w:t>
      </w:r>
    </w:p>
    <w:p w:rsidR="79F56174" w:rsidP="00366661" w:rsidRDefault="79F56174" w14:paraId="7A7AAC45" w14:textId="1B0787DC">
      <w:pPr>
        <w:pStyle w:val="ListParagraph"/>
        <w:numPr>
          <w:ilvl w:val="0"/>
          <w:numId w:val="57"/>
        </w:numPr>
        <w:rPr>
          <w:lang w:val="en-US"/>
        </w:rPr>
      </w:pPr>
      <w:r w:rsidRPr="27FF8445">
        <w:rPr>
          <w:lang w:val="en-US"/>
        </w:rPr>
        <w:t>LDL staff can edit the metadata of any content of any publisher in the system</w:t>
      </w:r>
    </w:p>
    <w:p w:rsidR="39E76213" w:rsidP="00366661" w:rsidRDefault="76562207" w14:paraId="19F4EDCC" w14:textId="35EE0C92">
      <w:pPr>
        <w:pStyle w:val="ListParagraph"/>
        <w:numPr>
          <w:ilvl w:val="1"/>
          <w:numId w:val="57"/>
        </w:numPr>
        <w:rPr>
          <w:lang w:val="en-US"/>
        </w:rPr>
      </w:pPr>
      <w:r w:rsidRPr="27FF8445">
        <w:rPr>
          <w:lang w:val="en-US"/>
        </w:rPr>
        <w:t>Publishers can not edit content</w:t>
      </w:r>
    </w:p>
    <w:p w:rsidR="39E76213" w:rsidP="00366661" w:rsidRDefault="4274A000" w14:paraId="6BB6EA2D" w14:textId="148A4FF2">
      <w:pPr>
        <w:pStyle w:val="ListParagraph"/>
        <w:numPr>
          <w:ilvl w:val="1"/>
          <w:numId w:val="57"/>
        </w:numPr>
        <w:rPr>
          <w:lang w:val="en-US"/>
        </w:rPr>
      </w:pPr>
      <w:r w:rsidRPr="27FF8445">
        <w:rPr>
          <w:lang w:val="en-US"/>
        </w:rPr>
        <w:t>The publisher is not notified when metadata is edited</w:t>
      </w:r>
    </w:p>
    <w:p w:rsidR="39E76213" w:rsidP="00366661" w:rsidRDefault="2CE3C1C1" w14:paraId="0A97EB8B" w14:textId="21FDBF7C">
      <w:pPr>
        <w:pStyle w:val="ListParagraph"/>
        <w:numPr>
          <w:ilvl w:val="0"/>
          <w:numId w:val="57"/>
        </w:numPr>
        <w:rPr>
          <w:lang w:val="en-US"/>
        </w:rPr>
      </w:pPr>
      <w:r w:rsidRPr="27FF8445">
        <w:rPr>
          <w:lang w:val="en-US"/>
        </w:rPr>
        <w:t>Next steps:</w:t>
      </w:r>
    </w:p>
    <w:p w:rsidR="39E76213" w:rsidP="00366661" w:rsidRDefault="2CE3C1C1" w14:paraId="220E43E8" w14:textId="6CFD18A1">
      <w:pPr>
        <w:pStyle w:val="ListParagraph"/>
        <w:numPr>
          <w:ilvl w:val="1"/>
          <w:numId w:val="57"/>
        </w:numPr>
        <w:rPr>
          <w:lang w:val="en-US"/>
        </w:rPr>
      </w:pPr>
      <w:r w:rsidRPr="27FF8445">
        <w:rPr>
          <w:lang w:val="en-US"/>
        </w:rPr>
        <w:t>LDL staff can approve the content</w:t>
      </w:r>
    </w:p>
    <w:p w:rsidR="39E76213" w:rsidP="27FF8445" w:rsidRDefault="39E76213" w14:paraId="7F902CD1" w14:textId="21B1E09D">
      <w:pPr>
        <w:rPr>
          <w:lang w:val="en-US"/>
        </w:rPr>
      </w:pPr>
    </w:p>
    <w:p w:rsidR="39E76213" w:rsidP="19659DE0" w:rsidRDefault="61C70035" w14:paraId="2C448050" w14:textId="7573494F">
      <w:pPr>
        <w:pStyle w:val="Heading6"/>
      </w:pPr>
      <w:bookmarkStart w:name="_Toc216335063" w:id="580"/>
      <w:r>
        <w:t>Content approved</w:t>
      </w:r>
      <w:bookmarkEnd w:id="580"/>
    </w:p>
    <w:p w:rsidR="39E76213" w:rsidP="27FF8445" w:rsidRDefault="3E608104" w14:paraId="3A3ACCB6" w14:textId="2CF17B7E">
      <w:pPr>
        <w:rPr>
          <w:lang w:val="en-US"/>
        </w:rPr>
      </w:pPr>
      <w:r w:rsidRPr="27FF8445">
        <w:rPr>
          <w:lang w:val="en-US"/>
        </w:rPr>
        <w:t>Confirmed requirement:</w:t>
      </w:r>
    </w:p>
    <w:p w:rsidR="39E76213" w:rsidP="00366661" w:rsidRDefault="3E608104" w14:paraId="268E65D6" w14:textId="77B80CF4">
      <w:pPr>
        <w:pStyle w:val="ListParagraph"/>
        <w:numPr>
          <w:ilvl w:val="0"/>
          <w:numId w:val="56"/>
        </w:numPr>
        <w:rPr>
          <w:lang w:val="en-US"/>
        </w:rPr>
      </w:pPr>
      <w:r w:rsidRPr="27FF8445">
        <w:rPr>
          <w:lang w:val="en-US"/>
        </w:rPr>
        <w:t>LDL staff can approve content</w:t>
      </w:r>
    </w:p>
    <w:p w:rsidR="39E76213" w:rsidP="00366661" w:rsidRDefault="3E608104" w14:paraId="509EB9AB" w14:textId="55874103">
      <w:pPr>
        <w:pStyle w:val="ListParagraph"/>
        <w:numPr>
          <w:ilvl w:val="1"/>
          <w:numId w:val="56"/>
        </w:numPr>
        <w:rPr>
          <w:lang w:val="en-US"/>
        </w:rPr>
      </w:pPr>
      <w:r w:rsidRPr="27FF8445">
        <w:rPr>
          <w:lang w:val="en-US"/>
        </w:rPr>
        <w:t xml:space="preserve">The publisher is notified when content is approved </w:t>
      </w:r>
    </w:p>
    <w:p w:rsidR="39E76213" w:rsidP="00366661" w:rsidRDefault="3E608104" w14:paraId="43A07966" w14:textId="21FDBF7C">
      <w:pPr>
        <w:pStyle w:val="ListParagraph"/>
        <w:numPr>
          <w:ilvl w:val="0"/>
          <w:numId w:val="56"/>
        </w:numPr>
        <w:rPr>
          <w:lang w:val="en-US"/>
        </w:rPr>
      </w:pPr>
      <w:r w:rsidRPr="27FF8445">
        <w:rPr>
          <w:lang w:val="en-US"/>
        </w:rPr>
        <w:t>Next steps:</w:t>
      </w:r>
    </w:p>
    <w:p w:rsidR="39E76213" w:rsidP="00366661" w:rsidRDefault="3E608104" w14:paraId="0207653D" w14:textId="52F28CF5">
      <w:pPr>
        <w:pStyle w:val="ListParagraph"/>
        <w:numPr>
          <w:ilvl w:val="1"/>
          <w:numId w:val="56"/>
        </w:numPr>
        <w:rPr>
          <w:lang w:val="en-US"/>
        </w:rPr>
      </w:pPr>
      <w:r w:rsidRPr="27FF8445">
        <w:rPr>
          <w:lang w:val="en-US"/>
        </w:rPr>
        <w:t>Content is automatically sent to the Content Display Porta</w:t>
      </w:r>
      <w:r w:rsidRPr="27FF8445" w:rsidR="11E8637B">
        <w:rPr>
          <w:lang w:val="en-US"/>
        </w:rPr>
        <w:t>l</w:t>
      </w:r>
    </w:p>
    <w:p w:rsidR="27FF8445" w:rsidP="27FF8445" w:rsidRDefault="27FF8445" w14:paraId="463E7DBE" w14:textId="39D0FAD6">
      <w:pPr>
        <w:pStyle w:val="Heading4"/>
        <w:spacing w:before="0" w:after="120" w:line="288" w:lineRule="auto"/>
      </w:pPr>
    </w:p>
    <w:p w:rsidR="43C1F38A" w:rsidP="19659DE0" w:rsidRDefault="1426C134" w14:paraId="7A4A0157" w14:textId="46ACCACB">
      <w:pPr>
        <w:pStyle w:val="Heading6"/>
      </w:pPr>
      <w:bookmarkStart w:name="_Toc216335064" w:id="581"/>
      <w:r>
        <w:t>Content rejected</w:t>
      </w:r>
      <w:bookmarkEnd w:id="581"/>
    </w:p>
    <w:p w:rsidR="43C1F38A" w:rsidP="27FF8445" w:rsidRDefault="43C1F38A" w14:paraId="0EF6CAB0" w14:textId="2CF17B7E">
      <w:pPr>
        <w:rPr>
          <w:lang w:val="en-US"/>
        </w:rPr>
      </w:pPr>
      <w:r w:rsidRPr="27FF8445">
        <w:rPr>
          <w:lang w:val="en-US"/>
        </w:rPr>
        <w:t>Confirmed requirement:</w:t>
      </w:r>
    </w:p>
    <w:p w:rsidR="43C1F38A" w:rsidP="00366661" w:rsidRDefault="43C1F38A" w14:paraId="5CFAD008" w14:textId="082AE343">
      <w:pPr>
        <w:pStyle w:val="ListParagraph"/>
        <w:numPr>
          <w:ilvl w:val="0"/>
          <w:numId w:val="55"/>
        </w:numPr>
        <w:rPr>
          <w:lang w:val="en-US"/>
        </w:rPr>
      </w:pPr>
      <w:r w:rsidRPr="27FF8445">
        <w:rPr>
          <w:lang w:val="en-US"/>
        </w:rPr>
        <w:t xml:space="preserve">LDL staff can </w:t>
      </w:r>
      <w:r w:rsidRPr="27FF8445" w:rsidR="60A32F61">
        <w:rPr>
          <w:lang w:val="en-US"/>
        </w:rPr>
        <w:t xml:space="preserve">reject the </w:t>
      </w:r>
      <w:r w:rsidRPr="27FF8445">
        <w:rPr>
          <w:lang w:val="en-US"/>
        </w:rPr>
        <w:t>content</w:t>
      </w:r>
    </w:p>
    <w:p w:rsidR="43C1F38A" w:rsidP="00366661" w:rsidRDefault="43C1F38A" w14:paraId="2C45634E" w14:textId="01BBA168">
      <w:pPr>
        <w:pStyle w:val="ListParagraph"/>
        <w:numPr>
          <w:ilvl w:val="1"/>
          <w:numId w:val="55"/>
        </w:numPr>
        <w:rPr>
          <w:lang w:val="en-US"/>
        </w:rPr>
      </w:pPr>
      <w:r w:rsidRPr="27FF8445">
        <w:rPr>
          <w:lang w:val="en-US"/>
        </w:rPr>
        <w:t xml:space="preserve">The publisher is notified when content is </w:t>
      </w:r>
      <w:r w:rsidRPr="27FF8445" w:rsidR="00B8159A">
        <w:rPr>
          <w:lang w:val="en-US"/>
        </w:rPr>
        <w:t>rejected</w:t>
      </w:r>
    </w:p>
    <w:p w:rsidR="43C1F38A" w:rsidP="00366661" w:rsidRDefault="43C1F38A" w14:paraId="26C8D526" w14:textId="21FDBF7C">
      <w:pPr>
        <w:pStyle w:val="ListParagraph"/>
        <w:numPr>
          <w:ilvl w:val="0"/>
          <w:numId w:val="55"/>
        </w:numPr>
        <w:rPr>
          <w:lang w:val="en-US"/>
        </w:rPr>
      </w:pPr>
      <w:r w:rsidRPr="27FF8445">
        <w:rPr>
          <w:lang w:val="en-US"/>
        </w:rPr>
        <w:t>Next steps:</w:t>
      </w:r>
    </w:p>
    <w:p w:rsidR="27FF8445" w:rsidP="00366661" w:rsidRDefault="75D107AA" w14:paraId="5E43B317" w14:textId="587751DD">
      <w:pPr>
        <w:pStyle w:val="ListParagraph"/>
        <w:numPr>
          <w:ilvl w:val="1"/>
          <w:numId w:val="55"/>
        </w:numPr>
        <w:rPr>
          <w:lang w:val="en-US"/>
        </w:rPr>
      </w:pPr>
      <w:commentRangeStart w:id="582"/>
      <w:commentRangeStart w:id="583"/>
      <w:commentRangeStart w:id="584"/>
      <w:commentRangeStart w:id="585"/>
      <w:commentRangeStart w:id="586"/>
      <w:r w:rsidRPr="0D9520A5">
        <w:rPr>
          <w:lang w:val="en-US"/>
        </w:rPr>
        <w:t>The content’s status is changed to Rejected</w:t>
      </w:r>
      <w:commentRangeEnd w:id="582"/>
      <w:r w:rsidR="136F04BB">
        <w:rPr>
          <w:rStyle w:val="CommentReference"/>
          <w:sz w:val="18"/>
          <w:szCs w:val="18"/>
          <w:lang w:val="en-US"/>
        </w:rPr>
        <w:commentReference w:id="582"/>
      </w:r>
      <w:commentRangeEnd w:id="583"/>
      <w:r>
        <w:rPr>
          <w:rStyle w:val="CommentReference"/>
        </w:rPr>
        <w:commentReference w:id="583"/>
      </w:r>
      <w:commentRangeEnd w:id="584"/>
      <w:r>
        <w:rPr>
          <w:rStyle w:val="CommentReference"/>
        </w:rPr>
        <w:commentReference w:id="584"/>
      </w:r>
      <w:commentRangeEnd w:id="585"/>
      <w:r>
        <w:rPr>
          <w:rStyle w:val="CommentReference"/>
        </w:rPr>
        <w:commentReference w:id="585"/>
      </w:r>
      <w:commentRangeEnd w:id="586"/>
      <w:r>
        <w:rPr>
          <w:rStyle w:val="CommentReference"/>
        </w:rPr>
        <w:commentReference w:id="586"/>
      </w:r>
    </w:p>
    <w:p w:rsidR="39E76213" w:rsidP="39E76213" w:rsidRDefault="39E76213" w14:paraId="0B8E9C87" w14:textId="4EFE6AE0">
      <w:pPr>
        <w:rPr>
          <w:lang w:val="en-US"/>
        </w:rPr>
      </w:pPr>
    </w:p>
    <w:p w:rsidR="2E95D49D" w:rsidP="19659DE0" w:rsidRDefault="5E13612E" w14:paraId="5485535B" w14:textId="7DFCE8B1">
      <w:pPr>
        <w:pStyle w:val="Heading5"/>
        <w:rPr>
          <w:lang w:val="en-US"/>
        </w:rPr>
      </w:pPr>
      <w:bookmarkStart w:name="_Toc216335065" w:id="587"/>
      <w:r w:rsidRPr="19659DE0">
        <w:rPr>
          <w:lang w:val="en-US"/>
        </w:rPr>
        <w:t xml:space="preserve">Content removed </w:t>
      </w:r>
      <w:r w:rsidRPr="19659DE0" w:rsidR="278B13F9">
        <w:rPr>
          <w:lang w:val="en-US"/>
        </w:rPr>
        <w:t>by publisher</w:t>
      </w:r>
      <w:r w:rsidRPr="19659DE0" w:rsidR="4891B92D">
        <w:rPr>
          <w:lang w:val="en-US"/>
        </w:rPr>
        <w:t xml:space="preserve"> </w:t>
      </w:r>
      <w:r w:rsidRPr="19659DE0">
        <w:rPr>
          <w:lang w:val="en-US"/>
        </w:rPr>
        <w:t>(within 1 hour)</w:t>
      </w:r>
      <w:bookmarkEnd w:id="587"/>
    </w:p>
    <w:p w:rsidR="2E95D49D" w:rsidP="39E76213" w:rsidRDefault="2E95D49D" w14:paraId="6CAEB8A5" w14:textId="06133BED">
      <w:pPr>
        <w:spacing w:before="240" w:after="240"/>
        <w:rPr>
          <w:lang w:val="en-US"/>
        </w:rPr>
      </w:pPr>
      <w:r w:rsidRPr="39E76213">
        <w:rPr>
          <w:lang w:val="en-US"/>
        </w:rPr>
        <w:t>Initial requirement: RFP ID: 3.1.2j. Remove submission</w:t>
      </w:r>
    </w:p>
    <w:p w:rsidR="2E95D49D" w:rsidP="39E76213" w:rsidRDefault="2E95D49D" w14:paraId="017292C1" w14:textId="2CF17B7E">
      <w:pPr>
        <w:rPr>
          <w:lang w:val="en-US"/>
        </w:rPr>
      </w:pPr>
      <w:r w:rsidRPr="39E76213">
        <w:rPr>
          <w:lang w:val="en-US"/>
        </w:rPr>
        <w:t>Confirmed requirement:</w:t>
      </w:r>
    </w:p>
    <w:p w:rsidR="2E95D49D" w:rsidP="00366661" w:rsidRDefault="2E95D49D" w14:paraId="1E4E8973" w14:textId="6938B8B7">
      <w:pPr>
        <w:pStyle w:val="ListParagraph"/>
        <w:numPr>
          <w:ilvl w:val="0"/>
          <w:numId w:val="59"/>
        </w:numPr>
        <w:rPr>
          <w:lang w:val="en-US"/>
        </w:rPr>
      </w:pPr>
      <w:r w:rsidRPr="39E76213">
        <w:rPr>
          <w:lang w:val="en-US"/>
        </w:rPr>
        <w:t>When a publisher submits content for approval, there is a delay of one hour before it is added to the LDL workflow.</w:t>
      </w:r>
    </w:p>
    <w:p w:rsidR="2E95D49D" w:rsidP="00366661" w:rsidRDefault="2E95D49D" w14:paraId="1E7DF17E" w14:textId="43016611">
      <w:pPr>
        <w:pStyle w:val="ListParagraph"/>
        <w:numPr>
          <w:ilvl w:val="0"/>
          <w:numId w:val="59"/>
        </w:numPr>
        <w:rPr>
          <w:lang w:val="en-US"/>
        </w:rPr>
      </w:pPr>
      <w:r w:rsidRPr="39E76213">
        <w:rPr>
          <w:lang w:val="en-US"/>
        </w:rPr>
        <w:t>If the publisher views this content within one hour, they have the option of canceling their submission</w:t>
      </w:r>
    </w:p>
    <w:p w:rsidR="2E95D49D" w:rsidP="39E76213" w:rsidRDefault="7DDCB062" w14:paraId="348159C5" w14:textId="26C6C4C8">
      <w:pPr>
        <w:rPr>
          <w:lang w:val="en-US"/>
        </w:rPr>
      </w:pPr>
      <w:commentRangeStart w:id="588"/>
      <w:commentRangeStart w:id="589"/>
      <w:commentRangeStart w:id="590"/>
      <w:commentRangeStart w:id="591"/>
      <w:commentRangeStart w:id="592"/>
      <w:r w:rsidRPr="3DEF00A6">
        <w:rPr>
          <w:lang w:val="en-US"/>
        </w:rPr>
        <w:t xml:space="preserve">This </w:t>
      </w:r>
      <w:del w:author="Joshua Routh" w:date="2026-01-15T15:10:00Z" w16du:dateUtc="2026-01-15T15:10:16Z" w:id="593">
        <w:r w:rsidRPr="3DEF00A6" w:rsidDel="7DDCB062" w:rsidR="2E95D49D">
          <w:rPr>
            <w:lang w:val="en-US"/>
          </w:rPr>
          <w:delText xml:space="preserve">does not </w:delText>
        </w:r>
      </w:del>
      <w:r w:rsidRPr="3DEF00A6">
        <w:rPr>
          <w:lang w:val="en-US"/>
        </w:rPr>
        <w:t>appl</w:t>
      </w:r>
      <w:ins w:author="Joshua Routh" w:date="2026-01-15T15:10:00Z" w16du:dateUtc="2026-01-15T15:10:18Z" w:id="594">
        <w:r w:rsidRPr="3DEF00A6" w:rsidR="18067564">
          <w:rPr>
            <w:lang w:val="en-US"/>
          </w:rPr>
          <w:t>ies</w:t>
        </w:r>
      </w:ins>
      <w:del w:author="Joshua Routh" w:date="2026-01-15T15:10:00Z" w16du:dateUtc="2026-01-15T15:10:17Z" w:id="595">
        <w:r w:rsidRPr="3DEF00A6" w:rsidDel="7DDCB062" w:rsidR="2E95D49D">
          <w:rPr>
            <w:lang w:val="en-US"/>
          </w:rPr>
          <w:delText>y</w:delText>
        </w:r>
      </w:del>
      <w:r w:rsidRPr="3DEF00A6">
        <w:rPr>
          <w:lang w:val="en-US"/>
        </w:rPr>
        <w:t xml:space="preserve"> to </w:t>
      </w:r>
      <w:ins w:author="Joshua Routh" w:date="2026-01-15T15:10:00Z" w16du:dateUtc="2026-01-15T15:10:21Z" w:id="596">
        <w:r w:rsidRPr="3DEF00A6" w:rsidR="2724CA4D">
          <w:rPr>
            <w:lang w:val="en-US"/>
          </w:rPr>
          <w:t xml:space="preserve">both Standard and </w:t>
        </w:r>
      </w:ins>
      <w:r w:rsidRPr="3DEF00A6">
        <w:rPr>
          <w:lang w:val="en-US"/>
        </w:rPr>
        <w:t>Trusted publishers</w:t>
      </w:r>
      <w:commentRangeEnd w:id="588"/>
      <w:r w:rsidRPr="3DEF00A6" w:rsidR="2E95D49D">
        <w:rPr>
          <w:rStyle w:val="CommentReference"/>
          <w:sz w:val="18"/>
          <w:szCs w:val="18"/>
          <w:lang w:val="en-US"/>
        </w:rPr>
        <w:commentReference w:id="588"/>
      </w:r>
      <w:commentRangeEnd w:id="589"/>
      <w:r>
        <w:rPr>
          <w:rStyle w:val="CommentReference"/>
        </w:rPr>
        <w:commentReference w:id="589"/>
      </w:r>
      <w:commentRangeEnd w:id="590"/>
      <w:r>
        <w:rPr>
          <w:rStyle w:val="CommentReference"/>
        </w:rPr>
        <w:commentReference w:id="590"/>
      </w:r>
      <w:commentRangeEnd w:id="591"/>
      <w:r>
        <w:rPr>
          <w:rStyle w:val="CommentReference"/>
        </w:rPr>
        <w:commentReference w:id="591"/>
      </w:r>
      <w:commentRangeEnd w:id="592"/>
      <w:r>
        <w:rPr>
          <w:rStyle w:val="CommentReference"/>
        </w:rPr>
        <w:commentReference w:id="592"/>
      </w:r>
      <w:r w:rsidRPr="3DEF00A6">
        <w:rPr>
          <w:lang w:val="en-US"/>
        </w:rPr>
        <w:t>.</w:t>
      </w:r>
    </w:p>
    <w:p w:rsidR="2E95D49D" w:rsidP="39E76213" w:rsidRDefault="5E13612E" w14:paraId="71BF6B54" w14:textId="7EB8B713">
      <w:pPr>
        <w:rPr>
          <w:lang w:val="en-US"/>
        </w:rPr>
      </w:pPr>
      <w:r w:rsidRPr="19659DE0">
        <w:rPr>
          <w:lang w:val="en-US"/>
        </w:rPr>
        <w:t>This feature will be able to be temporarily turned off by HighWire</w:t>
      </w:r>
      <w:r w:rsidRPr="19659DE0" w:rsidR="33926DBC">
        <w:rPr>
          <w:lang w:val="en-US"/>
        </w:rPr>
        <w:t>,</w:t>
      </w:r>
      <w:r w:rsidRPr="19659DE0">
        <w:rPr>
          <w:lang w:val="en-US"/>
        </w:rPr>
        <w:t xml:space="preserve"> through configuration, so that during the development of this project the testing team does not need to wait for an hour during each test submission.</w:t>
      </w:r>
    </w:p>
    <w:p w:rsidR="39E76213" w:rsidP="39E76213" w:rsidRDefault="39E76213" w14:paraId="3E7A9D5C" w14:textId="349C3517">
      <w:pPr>
        <w:rPr>
          <w:lang w:val="en-US"/>
        </w:rPr>
      </w:pPr>
    </w:p>
    <w:p w:rsidR="2E075D0B" w:rsidP="19659DE0" w:rsidRDefault="681D2BDD" w14:paraId="1BDDD2CC" w14:textId="76EFA1CE">
      <w:pPr>
        <w:pStyle w:val="Heading5"/>
      </w:pPr>
      <w:bookmarkStart w:name="_Toc216335066" w:id="597"/>
      <w:r>
        <w:t>Content saved for later</w:t>
      </w:r>
      <w:bookmarkEnd w:id="597"/>
    </w:p>
    <w:p w:rsidR="2E075D0B" w:rsidP="5FC4D073" w:rsidRDefault="2E075D0B" w14:paraId="1B99AD11" w14:textId="661124BF">
      <w:pPr>
        <w:spacing w:before="240" w:after="240"/>
        <w:rPr>
          <w:lang w:val="en-US"/>
        </w:rPr>
      </w:pPr>
      <w:r w:rsidRPr="5FC4D073">
        <w:rPr>
          <w:lang w:val="en-US"/>
        </w:rPr>
        <w:t>Initial requirement: RFP ID: 3.1.2i. ‘Save session for later’</w:t>
      </w:r>
    </w:p>
    <w:p w:rsidR="2E075D0B" w:rsidP="5FC4D073" w:rsidRDefault="2E075D0B" w14:paraId="6A3E7843" w14:textId="2CF17B7E">
      <w:pPr>
        <w:rPr>
          <w:lang w:val="en-US"/>
        </w:rPr>
      </w:pPr>
      <w:r w:rsidRPr="5FC4D073">
        <w:rPr>
          <w:lang w:val="en-US"/>
        </w:rPr>
        <w:t>Confirmed requirement:</w:t>
      </w:r>
    </w:p>
    <w:p w:rsidR="2E075D0B" w:rsidP="00366661" w:rsidRDefault="0557A415" w14:paraId="67EF7190" w14:textId="414E927F">
      <w:pPr>
        <w:pStyle w:val="ListParagraph"/>
        <w:numPr>
          <w:ilvl w:val="0"/>
          <w:numId w:val="44"/>
        </w:numPr>
        <w:rPr>
          <w:lang w:val="en-US"/>
        </w:rPr>
      </w:pPr>
      <w:r w:rsidRPr="0D9520A5">
        <w:rPr>
          <w:lang w:val="en-US"/>
        </w:rPr>
        <w:t xml:space="preserve">When in the process of creating a content submission, Publishers will be able to ‘Save </w:t>
      </w:r>
      <w:commentRangeStart w:id="598"/>
      <w:commentRangeStart w:id="599"/>
      <w:commentRangeStart w:id="600"/>
      <w:commentRangeStart w:id="601"/>
      <w:commentRangeStart w:id="602"/>
      <w:commentRangeStart w:id="603"/>
      <w:r w:rsidRPr="0D9520A5">
        <w:rPr>
          <w:lang w:val="en-US"/>
        </w:rPr>
        <w:t>draft’</w:t>
      </w:r>
      <w:commentRangeEnd w:id="598"/>
      <w:r w:rsidRPr="0D9520A5" w:rsidR="170C201B">
        <w:rPr>
          <w:rStyle w:val="CommentReference"/>
          <w:sz w:val="18"/>
          <w:szCs w:val="18"/>
          <w:lang w:val="en-US"/>
        </w:rPr>
        <w:commentReference w:id="598"/>
      </w:r>
      <w:commentRangeEnd w:id="599"/>
      <w:r>
        <w:rPr>
          <w:rStyle w:val="CommentReference"/>
        </w:rPr>
        <w:commentReference w:id="599"/>
      </w:r>
      <w:commentRangeEnd w:id="600"/>
      <w:r>
        <w:rPr>
          <w:rStyle w:val="CommentReference"/>
        </w:rPr>
        <w:commentReference w:id="600"/>
      </w:r>
      <w:commentRangeEnd w:id="601"/>
      <w:r>
        <w:rPr>
          <w:rStyle w:val="CommentReference"/>
        </w:rPr>
        <w:commentReference w:id="601"/>
      </w:r>
      <w:commentRangeEnd w:id="602"/>
      <w:r>
        <w:rPr>
          <w:rStyle w:val="CommentReference"/>
        </w:rPr>
        <w:commentReference w:id="602"/>
      </w:r>
      <w:commentRangeEnd w:id="603"/>
      <w:r>
        <w:rPr>
          <w:rStyle w:val="CommentReference"/>
        </w:rPr>
        <w:commentReference w:id="603"/>
      </w:r>
      <w:r w:rsidRPr="0D9520A5">
        <w:rPr>
          <w:lang w:val="en-US"/>
        </w:rPr>
        <w:t xml:space="preserve">. </w:t>
      </w:r>
    </w:p>
    <w:p w:rsidR="2E075D0B" w:rsidP="00366661" w:rsidRDefault="2E075D0B" w14:paraId="1EBB29D8" w14:textId="53E9875A">
      <w:pPr>
        <w:pStyle w:val="ListParagraph"/>
        <w:numPr>
          <w:ilvl w:val="0"/>
          <w:numId w:val="44"/>
        </w:numPr>
        <w:rPr>
          <w:lang w:val="en-US"/>
        </w:rPr>
      </w:pPr>
      <w:r w:rsidRPr="5FC4D073">
        <w:rPr>
          <w:lang w:val="en-US"/>
        </w:rPr>
        <w:t>This will add the content to the Drafts category in the content listing page</w:t>
      </w:r>
    </w:p>
    <w:p w:rsidR="5FC4D073" w:rsidP="5FC4D073" w:rsidRDefault="5FC4D073" w14:paraId="125F9327" w14:textId="7FB53CEE">
      <w:pPr>
        <w:rPr>
          <w:lang w:val="en-US"/>
        </w:rPr>
      </w:pPr>
    </w:p>
    <w:p w:rsidR="4CD1074A" w:rsidP="19659DE0" w:rsidRDefault="4AF7A026" w14:paraId="63D5CC35" w14:textId="535D6B10">
      <w:pPr>
        <w:pStyle w:val="Heading5"/>
      </w:pPr>
      <w:bookmarkStart w:name="_Toc216335067" w:id="605"/>
      <w:r>
        <w:t xml:space="preserve">Content </w:t>
      </w:r>
      <w:r w:rsidR="4B44F5C1">
        <w:t>dashboard</w:t>
      </w:r>
      <w:bookmarkEnd w:id="605"/>
    </w:p>
    <w:p w:rsidR="39E76213" w:rsidP="19659DE0" w:rsidRDefault="18BAA9BB" w14:paraId="5DF36655" w14:textId="2D9E0B22">
      <w:pPr>
        <w:spacing w:before="240" w:after="240"/>
        <w:rPr>
          <w:lang w:val="en-US"/>
        </w:rPr>
      </w:pPr>
      <w:r w:rsidRPr="19659DE0">
        <w:rPr>
          <w:lang w:val="en-US"/>
        </w:rPr>
        <w:t xml:space="preserve">Initial requirement: RFP ID: 3.1.4g. </w:t>
      </w:r>
      <w:r w:rsidRPr="19659DE0" w:rsidR="6AE11AC5">
        <w:rPr>
          <w:lang w:val="en-US"/>
        </w:rPr>
        <w:t>‘</w:t>
      </w:r>
      <w:r w:rsidRPr="19659DE0" w:rsidR="41027736">
        <w:rPr>
          <w:lang w:val="en-US"/>
        </w:rPr>
        <w:t>Reports on content deposits</w:t>
      </w:r>
      <w:r w:rsidRPr="19659DE0" w:rsidR="6AE11AC5">
        <w:rPr>
          <w:lang w:val="en-US"/>
        </w:rPr>
        <w:t>’</w:t>
      </w:r>
      <w:r w:rsidRPr="19659DE0" w:rsidR="3B3074AD">
        <w:rPr>
          <w:lang w:val="en-US"/>
        </w:rPr>
        <w:t>, and RFP ID: 3.1.3a. View previous submissions</w:t>
      </w:r>
      <w:r w:rsidR="6D7348FE">
        <w:br/>
      </w:r>
    </w:p>
    <w:p w:rsidR="39E76213" w:rsidP="27FF8445" w:rsidRDefault="6D7348FE" w14:paraId="6DDE9843" w14:textId="2CF17B7E">
      <w:pPr>
        <w:rPr>
          <w:lang w:val="en-US"/>
        </w:rPr>
      </w:pPr>
      <w:r w:rsidRPr="27FF8445">
        <w:rPr>
          <w:lang w:val="en-US"/>
        </w:rPr>
        <w:t>Confirmed requirement:</w:t>
      </w:r>
    </w:p>
    <w:p w:rsidR="39E76213" w:rsidP="27FF8445" w:rsidRDefault="59DC339B" w14:paraId="0AB4989F" w14:textId="10D2A158">
      <w:pPr>
        <w:rPr>
          <w:lang w:val="en-US"/>
        </w:rPr>
      </w:pPr>
      <w:r w:rsidRPr="19659DE0">
        <w:rPr>
          <w:lang w:val="en-US"/>
        </w:rPr>
        <w:t xml:space="preserve">LDL staff </w:t>
      </w:r>
      <w:r w:rsidRPr="19659DE0" w:rsidR="77341BCE">
        <w:rPr>
          <w:lang w:val="en-US"/>
        </w:rPr>
        <w:t xml:space="preserve">and Publishers </w:t>
      </w:r>
      <w:r w:rsidRPr="19659DE0">
        <w:rPr>
          <w:lang w:val="en-US"/>
        </w:rPr>
        <w:t>will be able to view information about content submissions</w:t>
      </w:r>
      <w:r w:rsidRPr="19659DE0" w:rsidR="4AD84730">
        <w:rPr>
          <w:lang w:val="en-US"/>
        </w:rPr>
        <w:t>.</w:t>
      </w:r>
      <w:r w:rsidRPr="19659DE0" w:rsidR="78E3EB42">
        <w:rPr>
          <w:lang w:val="en-US"/>
        </w:rPr>
        <w:t xml:space="preserve"> This will be in the form of a table with the following columns. Each column can be sorted or filtered. </w:t>
      </w:r>
      <w:r w:rsidRPr="19659DE0" w:rsidR="5D8B6824">
        <w:rPr>
          <w:lang w:val="en-US"/>
        </w:rPr>
        <w:t>T</w:t>
      </w:r>
      <w:r w:rsidRPr="19659DE0" w:rsidR="2F8980A2">
        <w:rPr>
          <w:lang w:val="en-US"/>
        </w:rPr>
        <w:t>he table can be exported to CSV</w:t>
      </w:r>
      <w:r w:rsidRPr="19659DE0" w:rsidR="78E3EB42">
        <w:rPr>
          <w:lang w:val="en-US"/>
        </w:rPr>
        <w:t>:</w:t>
      </w:r>
    </w:p>
    <w:p w:rsidR="777D6DCC" w:rsidP="00366661" w:rsidRDefault="777D6DCC" w14:paraId="050878FE" w14:textId="574732F9">
      <w:pPr>
        <w:pStyle w:val="ListParagraph"/>
        <w:numPr>
          <w:ilvl w:val="0"/>
          <w:numId w:val="50"/>
        </w:numPr>
        <w:rPr>
          <w:lang w:val="en-US"/>
        </w:rPr>
      </w:pPr>
      <w:r w:rsidRPr="19659DE0">
        <w:rPr>
          <w:lang w:val="en-US"/>
        </w:rPr>
        <w:t>There will be a clear call to action to filter results by status</w:t>
      </w:r>
    </w:p>
    <w:p w:rsidR="65C5B61E" w:rsidP="00366661" w:rsidRDefault="65C5B61E" w14:paraId="1A08B1FF" w14:textId="390827CF">
      <w:pPr>
        <w:pStyle w:val="ListParagraph"/>
        <w:numPr>
          <w:ilvl w:val="0"/>
          <w:numId w:val="50"/>
        </w:numPr>
        <w:rPr>
          <w:lang w:val="en-US"/>
        </w:rPr>
      </w:pPr>
      <w:r w:rsidRPr="19659DE0">
        <w:rPr>
          <w:lang w:val="en-US"/>
        </w:rPr>
        <w:t>Publisher Staff will only see content submitted by their Publisher</w:t>
      </w:r>
    </w:p>
    <w:p w:rsidR="6A2A8A6A" w:rsidP="00366661" w:rsidRDefault="3E805F3D" w14:paraId="708BAF1D" w14:textId="616328E4">
      <w:pPr>
        <w:pStyle w:val="ListParagraph"/>
        <w:numPr>
          <w:ilvl w:val="0"/>
          <w:numId w:val="50"/>
        </w:numPr>
        <w:rPr>
          <w:lang w:val="en-US"/>
        </w:rPr>
      </w:pPr>
      <w:r w:rsidRPr="3DEF00A6">
        <w:rPr>
          <w:lang w:val="en-US"/>
        </w:rPr>
        <w:t xml:space="preserve">Title, Content type, Parent content (Optional – eg listing the journal which an issue is part of), Language, Publisher, Publisher country, Assignee, Submitted by, </w:t>
      </w:r>
      <w:ins w:author="Joshua Routh" w:date="2026-01-19T11:50:00Z" w16du:dateUtc="2026-01-19T11:50:10Z" w:id="606">
        <w:r w:rsidRPr="3DEF00A6" w:rsidR="346DBAC4">
          <w:rPr>
            <w:lang w:val="en-US"/>
          </w:rPr>
          <w:t>Availability</w:t>
        </w:r>
      </w:ins>
      <w:ins w:author="Joshua Routh" w:date="2026-01-19T11:49:00Z" w16du:dateUtc="2026-01-19T11:49:59Z" w:id="607">
        <w:r w:rsidRPr="3DEF00A6" w:rsidR="346DBAC4">
          <w:rPr>
            <w:lang w:val="en-US"/>
          </w:rPr>
          <w:t xml:space="preserve"> </w:t>
        </w:r>
      </w:ins>
      <w:r w:rsidRPr="3DEF00A6">
        <w:rPr>
          <w:lang w:val="en-US"/>
        </w:rPr>
        <w:t>Status (Embargo, standard, restricted, suppressed),</w:t>
      </w:r>
      <w:r w:rsidRPr="3DEF00A6" w:rsidR="246FB52D">
        <w:rPr>
          <w:lang w:val="en-US"/>
        </w:rPr>
        <w:t xml:space="preserve"> </w:t>
      </w:r>
      <w:ins w:author="Joshua Routh" w:date="2026-01-19T11:50:00Z" w16du:dateUtc="2026-01-19T11:50:50Z" w:id="608">
        <w:r w:rsidRPr="3DEF00A6" w:rsidR="6C095358">
          <w:rPr>
            <w:lang w:val="en-US"/>
          </w:rPr>
          <w:t>Submission Status (Draft, Pending, Approved, Rejected)</w:t>
        </w:r>
      </w:ins>
    </w:p>
    <w:p w:rsidR="181DBF25" w:rsidP="00366661" w:rsidRDefault="3AF8F6EC" w14:paraId="565D3276" w14:textId="77A5B67E">
      <w:pPr>
        <w:pStyle w:val="ListParagraph"/>
        <w:numPr>
          <w:ilvl w:val="0"/>
          <w:numId w:val="50"/>
        </w:numPr>
        <w:rPr>
          <w:lang w:val="en-US"/>
        </w:rPr>
      </w:pPr>
      <w:r w:rsidRPr="0D9520A5">
        <w:rPr>
          <w:lang w:val="en-US"/>
        </w:rPr>
        <w:t xml:space="preserve">LDL staff will also have columns for </w:t>
      </w:r>
      <w:r w:rsidRPr="0D9520A5" w:rsidR="5A48C11C">
        <w:rPr>
          <w:lang w:val="en-US"/>
        </w:rPr>
        <w:t>Accesses total,</w:t>
      </w:r>
      <w:r w:rsidRPr="0D9520A5" w:rsidR="069CCA20">
        <w:rPr>
          <w:lang w:val="en-US"/>
        </w:rPr>
        <w:t xml:space="preserve"> and</w:t>
      </w:r>
      <w:r w:rsidRPr="0D9520A5" w:rsidR="5A48C11C">
        <w:rPr>
          <w:lang w:val="en-US"/>
        </w:rPr>
        <w:t xml:space="preserve"> Accesses at [all 6 LDLs]</w:t>
      </w:r>
      <w:ins w:author="Joshua Routh" w:date="2026-01-27T10:13:00Z" w16du:dateUtc="2026-01-27T10:13:59Z" w:id="609">
        <w:r w:rsidRPr="0D9520A5" w:rsidR="7EDB106D">
          <w:rPr>
            <w:lang w:val="en-US"/>
          </w:rPr>
          <w:t xml:space="preserve">, Turnaways total, and Turnaways at </w:t>
        </w:r>
      </w:ins>
      <w:ins w:author="Joshua Routh" w:date="2026-01-27T10:14:00Z" w16du:dateUtc="2026-01-27T10:14:05Z" w:id="610">
        <w:r w:rsidRPr="0D9520A5" w:rsidR="7EDB106D">
          <w:rPr>
            <w:lang w:val="en-US"/>
          </w:rPr>
          <w:t>[all 6 LDLs]</w:t>
        </w:r>
      </w:ins>
    </w:p>
    <w:p w:rsidR="18C3D9BC" w:rsidP="00366661" w:rsidRDefault="51364688" w14:paraId="6C01CE91" w14:textId="137FC37B">
      <w:pPr>
        <w:pStyle w:val="ListParagraph"/>
        <w:numPr>
          <w:ilvl w:val="1"/>
          <w:numId w:val="50"/>
        </w:numPr>
        <w:rPr>
          <w:lang w:val="en-US"/>
        </w:rPr>
      </w:pPr>
      <w:r w:rsidRPr="0D9520A5">
        <w:rPr>
          <w:lang w:val="en-US"/>
        </w:rPr>
        <w:t xml:space="preserve">The total number of accesses </w:t>
      </w:r>
      <w:ins w:author="Joshua Routh" w:date="2026-01-27T10:14:00Z" w16du:dateUtc="2026-01-27T10:14:16Z" w:id="611">
        <w:r w:rsidRPr="0D9520A5" w:rsidR="438BC2DD">
          <w:rPr>
            <w:lang w:val="en-US"/>
          </w:rPr>
          <w:t xml:space="preserve">and turnaways </w:t>
        </w:r>
      </w:ins>
      <w:r w:rsidRPr="0D9520A5">
        <w:rPr>
          <w:lang w:val="en-US"/>
        </w:rPr>
        <w:t>for all rows currently displayed will be at the top of the table.</w:t>
      </w:r>
    </w:p>
    <w:p w:rsidR="2F17166F" w:rsidP="00366661" w:rsidRDefault="2265A2DF" w14:paraId="1F5DC245" w14:textId="270A94B8">
      <w:pPr>
        <w:pStyle w:val="ListParagraph"/>
        <w:numPr>
          <w:ilvl w:val="0"/>
          <w:numId w:val="50"/>
        </w:numPr>
        <w:rPr>
          <w:lang w:val="en-US"/>
        </w:rPr>
      </w:pPr>
      <w:r w:rsidRPr="19659DE0">
        <w:rPr>
          <w:lang w:val="en-US"/>
        </w:rPr>
        <w:t xml:space="preserve">The title will be a link to see the content (Content </w:t>
      </w:r>
      <w:r w:rsidRPr="19659DE0" w:rsidR="522774CA">
        <w:rPr>
          <w:lang w:val="en-US"/>
        </w:rPr>
        <w:t>Display</w:t>
      </w:r>
      <w:r w:rsidRPr="19659DE0">
        <w:rPr>
          <w:lang w:val="en-US"/>
        </w:rPr>
        <w:t xml:space="preserve"> pag</w:t>
      </w:r>
      <w:r w:rsidRPr="19659DE0" w:rsidR="2F4C146E">
        <w:rPr>
          <w:lang w:val="en-US"/>
        </w:rPr>
        <w:t>e</w:t>
      </w:r>
      <w:r w:rsidRPr="19659DE0">
        <w:rPr>
          <w:lang w:val="en-US"/>
        </w:rPr>
        <w:t>)</w:t>
      </w:r>
    </w:p>
    <w:p w:rsidR="2D8BC073" w:rsidP="00366661" w:rsidRDefault="2D8BC073" w14:paraId="476B2F94" w14:textId="60E7EF68">
      <w:pPr>
        <w:pStyle w:val="ListParagraph"/>
        <w:numPr>
          <w:ilvl w:val="0"/>
          <w:numId w:val="50"/>
        </w:numPr>
        <w:rPr>
          <w:lang w:val="en-US"/>
        </w:rPr>
      </w:pPr>
      <w:r w:rsidRPr="19659DE0">
        <w:rPr>
          <w:lang w:val="en-US"/>
        </w:rPr>
        <w:t>A search bar at the top will filter rows in the table to the term being searched for.</w:t>
      </w:r>
    </w:p>
    <w:p w:rsidR="6E574F19" w:rsidP="00366661" w:rsidRDefault="28DC04E7" w14:paraId="2950BA82" w14:textId="546F93D5">
      <w:pPr>
        <w:pStyle w:val="ListParagraph"/>
        <w:numPr>
          <w:ilvl w:val="0"/>
          <w:numId w:val="50"/>
        </w:numPr>
        <w:rPr>
          <w:lang w:val="en-US"/>
        </w:rPr>
      </w:pPr>
      <w:r w:rsidRPr="19659DE0">
        <w:rPr>
          <w:lang w:val="en-US"/>
        </w:rPr>
        <w:t xml:space="preserve">Each row will have an optional action to </w:t>
      </w:r>
      <w:r w:rsidRPr="19659DE0" w:rsidR="41F6AF96">
        <w:rPr>
          <w:lang w:val="en-US"/>
        </w:rPr>
        <w:t xml:space="preserve">‘Export’. See </w:t>
      </w:r>
      <w:r w:rsidRPr="19659DE0" w:rsidR="1B137D40">
        <w:rPr>
          <w:lang w:val="en-US"/>
        </w:rPr>
        <w:t>‘</w:t>
      </w:r>
      <w:r w:rsidRPr="19659DE0" w:rsidR="41F6AF96">
        <w:rPr>
          <w:lang w:val="en-US"/>
        </w:rPr>
        <w:t>Manual export</w:t>
      </w:r>
      <w:r w:rsidRPr="19659DE0" w:rsidR="6BDADF7A">
        <w:rPr>
          <w:lang w:val="en-US"/>
        </w:rPr>
        <w:t>’</w:t>
      </w:r>
      <w:r w:rsidRPr="19659DE0" w:rsidR="41F6AF96">
        <w:rPr>
          <w:lang w:val="en-US"/>
        </w:rPr>
        <w:t xml:space="preserve"> section.</w:t>
      </w:r>
    </w:p>
    <w:p w:rsidR="39E76213" w:rsidP="27FF8445" w:rsidRDefault="4A8212BF" w14:paraId="37343B55" w14:textId="31D86067">
      <w:pPr>
        <w:rPr>
          <w:lang w:val="en-US"/>
        </w:rPr>
      </w:pPr>
      <w:r w:rsidRPr="19659DE0">
        <w:rPr>
          <w:lang w:val="en-US"/>
        </w:rPr>
        <w:t>This flexible approach would allow LDL staff to find out information such as what the total accesses are for a content type, or how many times a book had been accessed from the British Library location in London.</w:t>
      </w:r>
    </w:p>
    <w:p w:rsidR="39E76213" w:rsidP="27FF8445" w:rsidRDefault="21FF2D8A" w14:paraId="448FF8CE" w14:textId="214E9001">
      <w:pPr>
        <w:rPr>
          <w:lang w:val="en-US"/>
        </w:rPr>
      </w:pPr>
      <w:r w:rsidRPr="27FF8445">
        <w:rPr>
          <w:lang w:val="en-US"/>
        </w:rPr>
        <w:t>The following items are not in scope for this phase of the project:</w:t>
      </w:r>
    </w:p>
    <w:p w:rsidR="39E76213" w:rsidP="00366661" w:rsidRDefault="78BD84F6" w14:paraId="3A25BF35" w14:textId="4217E436">
      <w:pPr>
        <w:pStyle w:val="ListParagraph"/>
        <w:numPr>
          <w:ilvl w:val="0"/>
          <w:numId w:val="51"/>
        </w:numPr>
        <w:rPr>
          <w:lang w:val="en-US"/>
        </w:rPr>
      </w:pPr>
      <w:r w:rsidRPr="5FC4D073">
        <w:rPr>
          <w:lang w:val="en-US"/>
        </w:rPr>
        <w:t>Publishers will not be able to access reports</w:t>
      </w:r>
      <w:r w:rsidRPr="5FC4D073" w:rsidR="4E9246FA">
        <w:rPr>
          <w:lang w:val="en-US"/>
        </w:rPr>
        <w:t xml:space="preserve"> for this phase of the project. This addresses RfP ID 3.1.3e ‘Publishers see usage reports’</w:t>
      </w:r>
    </w:p>
    <w:p w:rsidR="39E76213" w:rsidP="00366661" w:rsidRDefault="470F453C" w14:paraId="15011980" w14:textId="2A23ACE4">
      <w:pPr>
        <w:pStyle w:val="ListParagraph"/>
        <w:numPr>
          <w:ilvl w:val="0"/>
          <w:numId w:val="51"/>
        </w:numPr>
        <w:rPr>
          <w:lang w:val="en-US"/>
        </w:rPr>
      </w:pPr>
      <w:commentRangeStart w:id="612"/>
      <w:commentRangeStart w:id="613"/>
      <w:commentRangeStart w:id="614"/>
      <w:commentRangeStart w:id="615"/>
      <w:commentRangeStart w:id="616"/>
      <w:r w:rsidRPr="0D9520A5">
        <w:rPr>
          <w:lang w:val="en-US"/>
        </w:rPr>
        <w:t>Analytics will not include the duration of each visit, or search terms used</w:t>
      </w:r>
      <w:commentRangeEnd w:id="612"/>
      <w:r w:rsidRPr="0D9520A5" w:rsidR="32F85322">
        <w:rPr>
          <w:rStyle w:val="CommentReference"/>
          <w:sz w:val="18"/>
          <w:szCs w:val="18"/>
          <w:lang w:val="en-US"/>
        </w:rPr>
        <w:commentReference w:id="612"/>
      </w:r>
      <w:commentRangeEnd w:id="613"/>
      <w:r>
        <w:rPr>
          <w:rStyle w:val="CommentReference"/>
        </w:rPr>
        <w:commentReference w:id="613"/>
      </w:r>
      <w:commentRangeEnd w:id="614"/>
      <w:r>
        <w:rPr>
          <w:rStyle w:val="CommentReference"/>
        </w:rPr>
        <w:commentReference w:id="614"/>
      </w:r>
      <w:commentRangeEnd w:id="615"/>
      <w:r>
        <w:rPr>
          <w:rStyle w:val="CommentReference"/>
        </w:rPr>
        <w:commentReference w:id="615"/>
      </w:r>
      <w:commentRangeEnd w:id="616"/>
      <w:r>
        <w:rPr>
          <w:rStyle w:val="CommentReference"/>
        </w:rPr>
        <w:commentReference w:id="616"/>
      </w:r>
      <w:r w:rsidRPr="0D9520A5">
        <w:rPr>
          <w:lang w:val="en-US"/>
        </w:rPr>
        <w:t>.</w:t>
      </w:r>
    </w:p>
    <w:p w:rsidR="39E76213" w:rsidP="39E76213" w:rsidRDefault="39E76213" w14:paraId="3295FAE5" w14:textId="584165D8">
      <w:pPr>
        <w:rPr>
          <w:lang w:val="en-US"/>
        </w:rPr>
      </w:pPr>
    </w:p>
    <w:p w:rsidR="68D5551A" w:rsidP="19659DE0" w:rsidRDefault="44CED65B" w14:paraId="081B0496" w14:textId="2783E458">
      <w:pPr>
        <w:pStyle w:val="Heading5"/>
      </w:pPr>
      <w:bookmarkStart w:name="_Toc216335069" w:id="617"/>
      <w:r>
        <w:t>Manual Export</w:t>
      </w:r>
      <w:bookmarkEnd w:id="617"/>
    </w:p>
    <w:p w:rsidR="68D5551A" w:rsidP="67A8C63F" w:rsidRDefault="68D5551A" w14:paraId="6DDA49C0" w14:textId="6DDFFCF0">
      <w:pPr>
        <w:spacing w:before="240" w:after="240"/>
        <w:rPr>
          <w:lang w:val="en-US"/>
        </w:rPr>
      </w:pPr>
      <w:r w:rsidRPr="67A8C63F">
        <w:rPr>
          <w:lang w:val="en-US"/>
        </w:rPr>
        <w:t>Initial requirement: RFP ID: 3.1.6c. ‘Export of individual and batch, manual and automated’ (Just the manual export part).</w:t>
      </w:r>
    </w:p>
    <w:p w:rsidR="68D5551A" w:rsidP="67A8C63F" w:rsidRDefault="44CED65B" w14:paraId="1ED5DF8B" w14:textId="55E4D511">
      <w:pPr>
        <w:spacing w:before="240" w:after="240"/>
        <w:rPr>
          <w:lang w:val="en-US"/>
        </w:rPr>
      </w:pPr>
      <w:r w:rsidRPr="19659DE0">
        <w:rPr>
          <w:lang w:val="en-US"/>
        </w:rPr>
        <w:t xml:space="preserve">Confirmed requirement: The </w:t>
      </w:r>
      <w:r w:rsidRPr="19659DE0" w:rsidR="47C0A213">
        <w:rPr>
          <w:lang w:val="en-US"/>
        </w:rPr>
        <w:t>Content Dashboard</w:t>
      </w:r>
      <w:r w:rsidRPr="19659DE0">
        <w:rPr>
          <w:lang w:val="en-US"/>
        </w:rPr>
        <w:t xml:space="preserve"> page described above includes the ability to filter to specific content. For example to show all content in the last year from publishers from Wales,</w:t>
      </w:r>
      <w:r w:rsidRPr="19659DE0" w:rsidR="2607A441">
        <w:rPr>
          <w:lang w:val="en-US"/>
        </w:rPr>
        <w:t xml:space="preserve"> or all books from a particular publisher. This interface will also be used to allow LDL staff to export </w:t>
      </w:r>
      <w:r w:rsidRPr="19659DE0" w:rsidR="13A3DAA6">
        <w:rPr>
          <w:lang w:val="en-US"/>
        </w:rPr>
        <w:t xml:space="preserve">content. </w:t>
      </w:r>
    </w:p>
    <w:p w:rsidR="0F399832" w:rsidP="67A8C63F" w:rsidRDefault="0F399832" w14:paraId="3961BC47" w14:textId="2B439C52">
      <w:pPr>
        <w:spacing w:before="240" w:after="240"/>
      </w:pPr>
      <w:r w:rsidRPr="67A8C63F">
        <w:rPr>
          <w:lang w:val="en-US"/>
        </w:rPr>
        <w:t>The content exported will be the latest version of the metadata and content file. For older versions of content, the versions table on the Content Display page can be used.</w:t>
      </w:r>
    </w:p>
    <w:p w:rsidR="0F399832" w:rsidP="67A8C63F" w:rsidRDefault="0F399832" w14:paraId="7A54694D" w14:textId="44FB6FCC">
      <w:pPr>
        <w:spacing w:before="240" w:after="240"/>
      </w:pPr>
      <w:r w:rsidRPr="67A8C63F">
        <w:rPr>
          <w:lang w:val="en-US"/>
        </w:rPr>
        <w:t>Users can also select multiple rows in the table, and export the content from all of them in bulk. This is up to a maximum of 50 rows. The download will be packaged as a .ZIP file.</w:t>
      </w:r>
    </w:p>
    <w:p w:rsidR="67A8C63F" w:rsidP="19659DE0" w:rsidRDefault="67A8C63F" w14:paraId="2E9FF7E2" w14:textId="2470BF62">
      <w:pPr>
        <w:spacing w:before="240" w:after="240"/>
        <w:rPr>
          <w:lang w:val="en-US"/>
        </w:rPr>
      </w:pPr>
    </w:p>
    <w:p w:rsidR="39E76213" w:rsidP="5FC4D073" w:rsidRDefault="39E76213" w14:paraId="5660FA2B" w14:textId="7566B7C1">
      <w:r>
        <w:br w:type="page"/>
      </w:r>
    </w:p>
    <w:p w:rsidR="39E76213" w:rsidP="19659DE0" w:rsidRDefault="39E76213" w14:paraId="61FA4713" w14:textId="600D1252">
      <w:pPr>
        <w:spacing w:before="240" w:after="240"/>
        <w:rPr>
          <w:lang w:val="en-US"/>
        </w:rPr>
      </w:pPr>
    </w:p>
    <w:p w:rsidR="4BC1C67C" w:rsidP="39E76213" w:rsidRDefault="172FAA74" w14:paraId="7777B219" w14:textId="6EEFCB50">
      <w:pPr>
        <w:pStyle w:val="Heading2"/>
        <w:rPr>
          <w:rStyle w:val="eop"/>
        </w:rPr>
      </w:pPr>
      <w:bookmarkStart w:name="_Toc216335070" w:id="618"/>
      <w:bookmarkStart w:name="_Toc1703284072" w:id="619"/>
      <w:bookmarkStart w:name="_Toc1528762943" w:id="620"/>
      <w:bookmarkStart w:name="_Toc2006455312" w:id="621"/>
      <w:bookmarkStart w:name="_Toc1664694932" w:id="622"/>
      <w:bookmarkStart w:name="_Toc363263055" w:id="623"/>
      <w:bookmarkStart w:name="_Toc1175423555" w:id="624"/>
      <w:r>
        <w:t>Content display (Hosting)</w:t>
      </w:r>
      <w:bookmarkEnd w:id="618"/>
      <w:bookmarkEnd w:id="619"/>
      <w:bookmarkEnd w:id="620"/>
      <w:bookmarkEnd w:id="621"/>
      <w:bookmarkEnd w:id="622"/>
      <w:bookmarkEnd w:id="623"/>
      <w:bookmarkEnd w:id="624"/>
    </w:p>
    <w:p w:rsidR="23EF3FB2" w:rsidP="5FC4D073" w:rsidRDefault="34EA4DD1" w14:paraId="6DF7C7F7" w14:textId="462A1278">
      <w:r>
        <w:t>Users onsite at the LDLs will be able to access content via the terminals</w:t>
      </w:r>
      <w:r w:rsidR="0902CD90">
        <w:t>:</w:t>
      </w:r>
    </w:p>
    <w:p w:rsidR="5FC4D073" w:rsidP="19659DE0" w:rsidRDefault="5FC4D073" w14:paraId="6F844CE7" w14:textId="7378F5F2"/>
    <w:p w:rsidR="5CEB28A0" w:rsidP="19659DE0" w:rsidRDefault="5CEB28A0" w14:paraId="1EBEF8B4" w14:textId="0044E2E9">
      <w:pPr>
        <w:pStyle w:val="Heading3"/>
      </w:pPr>
      <w:r>
        <w:t>User journey</w:t>
      </w:r>
    </w:p>
    <w:p w:rsidR="6D2E346D" w:rsidP="19659DE0" w:rsidRDefault="284E2598" w14:paraId="7EF6952A" w14:textId="087BF552">
      <w:pPr>
        <w:rPr>
          <w:lang w:val="en-US"/>
        </w:rPr>
      </w:pPr>
      <w:r w:rsidRPr="3DEF00A6">
        <w:rPr>
          <w:lang w:val="en-US"/>
        </w:rPr>
        <w:t xml:space="preserve">When a user accesses a terminal within a LDL, they will initially be on the library’s </w:t>
      </w:r>
      <w:commentRangeStart w:id="625"/>
      <w:commentRangeStart w:id="626"/>
      <w:commentRangeStart w:id="627"/>
      <w:del w:author="Joshua Routh" w:date="2026-01-15T16:37:00Z" w16du:dateUtc="2026-01-15T16:37:49Z" w:id="628">
        <w:r w:rsidRPr="3DEF00A6" w:rsidDel="284E2598" w:rsidR="6D2E346D">
          <w:rPr>
            <w:lang w:val="en-US"/>
          </w:rPr>
          <w:delText xml:space="preserve">catalogue </w:delText>
        </w:r>
      </w:del>
      <w:ins w:author="Joshua Routh" w:date="2026-01-15T16:37:00Z" w16du:dateUtc="2026-01-15T16:37:50Z" w:id="629">
        <w:r w:rsidRPr="3DEF00A6" w:rsidR="2E32C767">
          <w:rPr>
            <w:lang w:val="en-US"/>
          </w:rPr>
          <w:t xml:space="preserve">discovery </w:t>
        </w:r>
      </w:ins>
      <w:r w:rsidRPr="3DEF00A6">
        <w:rPr>
          <w:lang w:val="en-US"/>
        </w:rPr>
        <w:t>system</w:t>
      </w:r>
      <w:commentRangeEnd w:id="625"/>
      <w:r w:rsidRPr="3DEF00A6" w:rsidR="6D2E346D">
        <w:rPr>
          <w:rStyle w:val="CommentReference"/>
          <w:sz w:val="18"/>
          <w:szCs w:val="18"/>
          <w:lang w:val="en-US"/>
        </w:rPr>
        <w:commentReference w:id="625"/>
      </w:r>
      <w:commentRangeEnd w:id="626"/>
      <w:r>
        <w:rPr>
          <w:rStyle w:val="CommentReference"/>
        </w:rPr>
        <w:commentReference w:id="626"/>
      </w:r>
      <w:commentRangeEnd w:id="627"/>
      <w:r>
        <w:rPr>
          <w:rStyle w:val="CommentReference"/>
        </w:rPr>
        <w:commentReference w:id="627"/>
      </w:r>
      <w:r w:rsidRPr="3DEF00A6">
        <w:rPr>
          <w:lang w:val="en-US"/>
        </w:rPr>
        <w:t xml:space="preserve">, such as Primo. The search results in the library catalogue system will include LDL platform </w:t>
      </w:r>
      <w:r w:rsidRPr="3DEF00A6" w:rsidR="43C6F05F">
        <w:rPr>
          <w:lang w:val="en-US"/>
        </w:rPr>
        <w:t xml:space="preserve">content. </w:t>
      </w:r>
    </w:p>
    <w:p w:rsidR="46A77FDE" w:rsidP="00366661" w:rsidRDefault="46A77FDE" w14:paraId="257D7F19" w14:textId="26CBC818">
      <w:pPr>
        <w:pStyle w:val="ListParagraph"/>
        <w:numPr>
          <w:ilvl w:val="0"/>
          <w:numId w:val="5"/>
        </w:numPr>
        <w:rPr>
          <w:lang w:val="en-US"/>
        </w:rPr>
      </w:pPr>
      <w:r w:rsidRPr="19659DE0">
        <w:rPr>
          <w:lang w:val="en-US"/>
        </w:rPr>
        <w:t xml:space="preserve">Selecting LDL platform content will open a new tab showing the Content Display page on the LDL platform. </w:t>
      </w:r>
    </w:p>
    <w:p w:rsidR="46A77FDE" w:rsidP="00366661" w:rsidRDefault="46A77FDE" w14:paraId="0EB22399" w14:textId="61C2A75C">
      <w:pPr>
        <w:pStyle w:val="ListParagraph"/>
        <w:numPr>
          <w:ilvl w:val="0"/>
          <w:numId w:val="5"/>
        </w:numPr>
        <w:rPr>
          <w:lang w:val="en-US"/>
        </w:rPr>
      </w:pPr>
      <w:r w:rsidRPr="7CD248AA">
        <w:rPr>
          <w:lang w:val="en-US"/>
        </w:rPr>
        <w:t>Searches within the LDL platform will only show LDL platform results.</w:t>
      </w:r>
    </w:p>
    <w:p w:rsidR="46A77FDE" w:rsidP="00366661" w:rsidRDefault="46A77FDE" w14:paraId="25515E9D" w14:textId="3EC4CF6C">
      <w:pPr>
        <w:pStyle w:val="ListParagraph"/>
        <w:numPr>
          <w:ilvl w:val="0"/>
          <w:numId w:val="5"/>
        </w:numPr>
        <w:rPr>
          <w:lang w:val="en-US"/>
        </w:rPr>
      </w:pPr>
      <w:r w:rsidRPr="19659DE0">
        <w:rPr>
          <w:lang w:val="en-US"/>
        </w:rPr>
        <w:t>Selecting the LDL homepage logo in the header will take the user back to the library catalogue.</w:t>
      </w:r>
    </w:p>
    <w:p w:rsidR="46A77FDE" w:rsidP="00366661" w:rsidRDefault="46A77FDE" w14:paraId="308F2ECE" w14:textId="0BFD4A71">
      <w:pPr>
        <w:pStyle w:val="ListParagraph"/>
        <w:numPr>
          <w:ilvl w:val="0"/>
          <w:numId w:val="5"/>
        </w:numPr>
        <w:rPr>
          <w:lang w:val="en-US"/>
        </w:rPr>
      </w:pPr>
      <w:r w:rsidRPr="19659DE0">
        <w:rPr>
          <w:lang w:val="en-US"/>
        </w:rPr>
        <w:t>All activity will be in the same browser.</w:t>
      </w:r>
    </w:p>
    <w:p w:rsidR="46A77FDE" w:rsidP="19659DE0" w:rsidRDefault="46A77FDE" w14:paraId="599AD2D0" w14:textId="26782398">
      <w:pPr>
        <w:rPr>
          <w:lang w:val="en-US"/>
        </w:rPr>
      </w:pPr>
      <w:r w:rsidRPr="19659DE0">
        <w:rPr>
          <w:lang w:val="en-US"/>
        </w:rPr>
        <w:t>This flow is illustrated below:</w:t>
      </w:r>
    </w:p>
    <w:p w:rsidR="19659DE0" w:rsidP="19659DE0" w:rsidRDefault="19659DE0" w14:paraId="782E85C0" w14:textId="12779389">
      <w:pPr>
        <w:rPr>
          <w:lang w:val="en-US"/>
        </w:rPr>
      </w:pPr>
    </w:p>
    <w:p w:rsidR="589BE8ED" w:rsidP="19659DE0" w:rsidRDefault="589BE8ED" w14:paraId="37A6DF5C" w14:textId="749C3860">
      <w:r>
        <w:rPr>
          <w:noProof/>
        </w:rPr>
        <w:drawing>
          <wp:inline distT="0" distB="0" distL="0" distR="0" wp14:anchorId="5D544F08" wp14:editId="1EE28BA0">
            <wp:extent cx="5886450" cy="3124200"/>
            <wp:effectExtent l="0" t="0" r="0" b="0"/>
            <wp:docPr id="1917237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3745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86450" cy="3124200"/>
                    </a:xfrm>
                    <a:prstGeom prst="rect">
                      <a:avLst/>
                    </a:prstGeom>
                  </pic:spPr>
                </pic:pic>
              </a:graphicData>
            </a:graphic>
          </wp:inline>
        </w:drawing>
      </w:r>
    </w:p>
    <w:p w:rsidR="19659DE0" w:rsidP="19659DE0" w:rsidRDefault="19659DE0" w14:paraId="04DBECEA" w14:textId="57D036CE"/>
    <w:p w:rsidR="39E76213" w:rsidP="5FC4D073" w:rsidRDefault="79056965" w14:paraId="63865398" w14:textId="0BC5D9BC">
      <w:pPr>
        <w:pStyle w:val="Heading3"/>
      </w:pPr>
      <w:bookmarkStart w:name="_Toc216335071" w:id="630"/>
      <w:bookmarkStart w:name="_Toc1805027033" w:id="631"/>
      <w:commentRangeStart w:id="632"/>
      <w:commentRangeStart w:id="633"/>
      <w:commentRangeStart w:id="634"/>
      <w:commentRangeStart w:id="635"/>
      <w:r>
        <w:t>Information architecture</w:t>
      </w:r>
      <w:bookmarkEnd w:id="630"/>
      <w:bookmarkEnd w:id="631"/>
      <w:commentRangeEnd w:id="632"/>
      <w:r w:rsidR="5D1B0BAC">
        <w:rPr>
          <w:rStyle w:val="CommentReference"/>
          <w:sz w:val="24"/>
          <w:szCs w:val="24"/>
        </w:rPr>
        <w:commentReference w:id="632"/>
      </w:r>
      <w:commentRangeEnd w:id="633"/>
      <w:r>
        <w:rPr>
          <w:rStyle w:val="CommentReference"/>
        </w:rPr>
        <w:commentReference w:id="633"/>
      </w:r>
      <w:commentRangeEnd w:id="634"/>
      <w:r>
        <w:rPr>
          <w:rStyle w:val="CommentReference"/>
        </w:rPr>
        <w:commentReference w:id="634"/>
      </w:r>
      <w:commentRangeEnd w:id="635"/>
      <w:r>
        <w:rPr>
          <w:rStyle w:val="CommentReference"/>
        </w:rPr>
        <w:commentReference w:id="635"/>
      </w:r>
    </w:p>
    <w:p w:rsidR="54E3CD7B" w:rsidP="19659DE0" w:rsidRDefault="54E3CD7B" w14:paraId="0D80068B" w14:textId="056E2E13">
      <w:r w:rsidRPr="19659DE0">
        <w:rPr>
          <w:lang w:val="en-US"/>
        </w:rPr>
        <w:t>The horizontal menu can be updated by LDL staff, but for launch will be:</w:t>
      </w:r>
    </w:p>
    <w:p w:rsidR="49989CC9" w:rsidP="00366661" w:rsidRDefault="54E3CD7B" w14:paraId="46495E83" w14:textId="449B0F03">
      <w:pPr>
        <w:pStyle w:val="ListParagraph"/>
        <w:numPr>
          <w:ilvl w:val="0"/>
          <w:numId w:val="22"/>
        </w:numPr>
        <w:rPr>
          <w:lang w:val="en-US"/>
        </w:rPr>
      </w:pPr>
      <w:r w:rsidRPr="19659DE0">
        <w:rPr>
          <w:lang w:val="en-US"/>
        </w:rPr>
        <w:t>Legal Deposit Library Home</w:t>
      </w:r>
      <w:r w:rsidRPr="19659DE0" w:rsidR="66245873">
        <w:rPr>
          <w:lang w:val="en-US"/>
        </w:rPr>
        <w:t xml:space="preserve"> (CD-H1)</w:t>
      </w:r>
    </w:p>
    <w:p w:rsidR="49989CC9" w:rsidP="00366661" w:rsidRDefault="00F56D0B" w14:paraId="23D215E9" w14:textId="7F0B35A3">
      <w:pPr>
        <w:pStyle w:val="ListParagraph"/>
        <w:numPr>
          <w:ilvl w:val="0"/>
          <w:numId w:val="22"/>
        </w:numPr>
        <w:rPr>
          <w:lang w:val="en-US"/>
        </w:rPr>
      </w:pPr>
      <w:r w:rsidRPr="19659DE0">
        <w:rPr>
          <w:lang w:val="en-US"/>
        </w:rPr>
        <w:t xml:space="preserve">Books </w:t>
      </w:r>
      <w:r w:rsidRPr="19659DE0" w:rsidR="49C2E513">
        <w:rPr>
          <w:lang w:val="en-US"/>
        </w:rPr>
        <w:t>– filtered search results page</w:t>
      </w:r>
      <w:r w:rsidRPr="19659DE0" w:rsidR="771FC743">
        <w:rPr>
          <w:lang w:val="en-US"/>
        </w:rPr>
        <w:t xml:space="preserve"> (</w:t>
      </w:r>
      <w:r w:rsidRPr="19659DE0" w:rsidR="345ACC12">
        <w:rPr>
          <w:lang w:val="en-US"/>
        </w:rPr>
        <w:t>CD-</w:t>
      </w:r>
      <w:r w:rsidRPr="19659DE0" w:rsidR="771FC743">
        <w:rPr>
          <w:lang w:val="en-US"/>
        </w:rPr>
        <w:t>SERP)</w:t>
      </w:r>
    </w:p>
    <w:p w:rsidR="49989CC9" w:rsidP="00366661" w:rsidRDefault="00F56D0B" w14:paraId="502C3843" w14:textId="1F1B9572">
      <w:pPr>
        <w:pStyle w:val="ListParagraph"/>
        <w:numPr>
          <w:ilvl w:val="0"/>
          <w:numId w:val="22"/>
        </w:numPr>
        <w:rPr>
          <w:lang w:val="en-US"/>
        </w:rPr>
      </w:pPr>
      <w:r w:rsidRPr="19659DE0">
        <w:rPr>
          <w:lang w:val="en-US"/>
        </w:rPr>
        <w:t xml:space="preserve">Journals </w:t>
      </w:r>
      <w:r w:rsidRPr="19659DE0" w:rsidR="65D0FA05">
        <w:rPr>
          <w:lang w:val="en-US"/>
        </w:rPr>
        <w:t>– filtered search results page</w:t>
      </w:r>
      <w:r w:rsidRPr="19659DE0" w:rsidR="4F806D10">
        <w:rPr>
          <w:lang w:val="en-US"/>
        </w:rPr>
        <w:t xml:space="preserve"> (</w:t>
      </w:r>
      <w:r w:rsidRPr="19659DE0" w:rsidR="2E417411">
        <w:rPr>
          <w:lang w:val="en-US"/>
        </w:rPr>
        <w:t>CD-</w:t>
      </w:r>
      <w:r w:rsidRPr="19659DE0" w:rsidR="4F806D10">
        <w:rPr>
          <w:lang w:val="en-US"/>
        </w:rPr>
        <w:t>SERP)</w:t>
      </w:r>
    </w:p>
    <w:p w:rsidR="49989CC9" w:rsidP="00366661" w:rsidRDefault="00F56D0B" w14:paraId="65DD60C4" w14:textId="490C9C9E">
      <w:pPr>
        <w:pStyle w:val="ListParagraph"/>
        <w:numPr>
          <w:ilvl w:val="0"/>
          <w:numId w:val="22"/>
        </w:numPr>
        <w:rPr>
          <w:lang w:val="en-US"/>
        </w:rPr>
      </w:pPr>
      <w:r w:rsidRPr="19659DE0">
        <w:rPr>
          <w:lang w:val="en-US"/>
        </w:rPr>
        <w:t>Music</w:t>
      </w:r>
      <w:r w:rsidRPr="19659DE0" w:rsidR="54508773">
        <w:rPr>
          <w:lang w:val="en-US"/>
        </w:rPr>
        <w:t>– filtered search results page</w:t>
      </w:r>
      <w:r w:rsidRPr="19659DE0" w:rsidR="5D7F6CAA">
        <w:rPr>
          <w:lang w:val="en-US"/>
        </w:rPr>
        <w:t xml:space="preserve"> (</w:t>
      </w:r>
      <w:r w:rsidRPr="19659DE0" w:rsidR="16DF9562">
        <w:rPr>
          <w:lang w:val="en-US"/>
        </w:rPr>
        <w:t>CD-</w:t>
      </w:r>
      <w:r w:rsidRPr="19659DE0" w:rsidR="5D7F6CAA">
        <w:rPr>
          <w:lang w:val="en-US"/>
        </w:rPr>
        <w:t>SERP)</w:t>
      </w:r>
    </w:p>
    <w:p w:rsidR="49989CC9" w:rsidP="00366661" w:rsidRDefault="00F56D0B" w14:paraId="6234EEE3" w14:textId="4E2E1A74">
      <w:pPr>
        <w:pStyle w:val="ListParagraph"/>
        <w:numPr>
          <w:ilvl w:val="0"/>
          <w:numId w:val="22"/>
        </w:numPr>
        <w:rPr>
          <w:lang w:val="en-US"/>
        </w:rPr>
      </w:pPr>
      <w:r w:rsidRPr="19659DE0">
        <w:rPr>
          <w:lang w:val="en-US"/>
        </w:rPr>
        <w:t>Other material</w:t>
      </w:r>
      <w:r w:rsidRPr="19659DE0" w:rsidR="291EE048">
        <w:rPr>
          <w:lang w:val="en-US"/>
        </w:rPr>
        <w:t xml:space="preserve"> – filtered search results page</w:t>
      </w:r>
      <w:r w:rsidRPr="19659DE0" w:rsidR="535E451B">
        <w:rPr>
          <w:lang w:val="en-US"/>
        </w:rPr>
        <w:t xml:space="preserve"> (</w:t>
      </w:r>
      <w:r w:rsidRPr="19659DE0" w:rsidR="571DC345">
        <w:rPr>
          <w:lang w:val="en-US"/>
        </w:rPr>
        <w:t>CD-</w:t>
      </w:r>
      <w:r w:rsidRPr="19659DE0" w:rsidR="535E451B">
        <w:rPr>
          <w:lang w:val="en-US"/>
        </w:rPr>
        <w:t>SERP)</w:t>
      </w:r>
    </w:p>
    <w:p w:rsidR="291EE048" w:rsidP="00366661" w:rsidRDefault="1E51CEC6" w14:paraId="1217EC51" w14:textId="5E55A9D7">
      <w:pPr>
        <w:pStyle w:val="ListParagraph"/>
        <w:numPr>
          <w:ilvl w:val="0"/>
          <w:numId w:val="22"/>
        </w:numPr>
        <w:rPr>
          <w:ins w:author="Joshua Routh" w:date="2026-01-15T16:40:00Z" w16du:dateUtc="2026-01-15T16:40:40Z" w:id="636"/>
          <w:lang w:val="en-US"/>
        </w:rPr>
      </w:pPr>
      <w:r w:rsidRPr="3DEF00A6">
        <w:rPr>
          <w:lang w:val="en-US"/>
        </w:rPr>
        <w:t>About – CMS page</w:t>
      </w:r>
      <w:r w:rsidRPr="3DEF00A6" w:rsidR="541CE157">
        <w:rPr>
          <w:lang w:val="en-US"/>
        </w:rPr>
        <w:t xml:space="preserve"> (CD-CMS1)</w:t>
      </w:r>
    </w:p>
    <w:p w:rsidR="0E970620" w:rsidP="3DEF00A6" w:rsidRDefault="0E970620" w14:paraId="4FA4D822" w14:textId="0018B197">
      <w:pPr>
        <w:pStyle w:val="ListParagraph"/>
        <w:numPr>
          <w:ilvl w:val="0"/>
          <w:numId w:val="22"/>
        </w:numPr>
        <w:rPr>
          <w:lang w:val="en-US"/>
        </w:rPr>
      </w:pPr>
      <w:ins w:author="Joshua Routh" w:date="2026-01-15T16:40:00Z" w16du:dateUtc="2026-01-15T16:40:53Z" w:id="637">
        <w:r w:rsidRPr="3DEF00A6">
          <w:rPr>
            <w:lang w:val="en-US"/>
          </w:rPr>
          <w:t>Terms and Conditions (CD-CMS1)</w:t>
        </w:r>
      </w:ins>
    </w:p>
    <w:p w:rsidR="291EE048" w:rsidP="00366661" w:rsidRDefault="291EE048" w14:paraId="2916F808" w14:textId="00F69702">
      <w:pPr>
        <w:pStyle w:val="ListParagraph"/>
        <w:numPr>
          <w:ilvl w:val="0"/>
          <w:numId w:val="22"/>
        </w:numPr>
        <w:rPr>
          <w:lang w:val="en-US"/>
        </w:rPr>
      </w:pPr>
      <w:r w:rsidRPr="19659DE0">
        <w:rPr>
          <w:lang w:val="en-US"/>
        </w:rPr>
        <w:t>Help – CMS page</w:t>
      </w:r>
      <w:r w:rsidRPr="19659DE0" w:rsidR="226F2A4F">
        <w:rPr>
          <w:lang w:val="en-US"/>
        </w:rPr>
        <w:t xml:space="preserve"> (CD-CMS1)</w:t>
      </w:r>
    </w:p>
    <w:p w:rsidR="5FC4D073" w:rsidP="5FC4D073" w:rsidRDefault="5FC4D073" w14:paraId="5F070F9B" w14:textId="1D9B4888"/>
    <w:p w:rsidR="593A7301" w:rsidP="5FC4D073" w:rsidRDefault="5D1B0BAC" w14:paraId="08854C88" w14:textId="124564AA">
      <w:pPr>
        <w:pStyle w:val="Heading3"/>
      </w:pPr>
      <w:bookmarkStart w:name="_Toc216335072" w:id="638"/>
      <w:bookmarkStart w:name="_Toc27029248" w:id="639"/>
      <w:r>
        <w:t>User interface templates</w:t>
      </w:r>
      <w:bookmarkEnd w:id="638"/>
      <w:bookmarkEnd w:id="639"/>
    </w:p>
    <w:p w:rsidR="11FD1693" w:rsidP="00366661" w:rsidRDefault="42C32F77" w14:paraId="5FE86BC2" w14:textId="7BF77A3E">
      <w:pPr>
        <w:pStyle w:val="ListParagraph"/>
        <w:numPr>
          <w:ilvl w:val="0"/>
          <w:numId w:val="4"/>
        </w:numPr>
        <w:rPr>
          <w:lang w:val="en-US"/>
        </w:rPr>
      </w:pPr>
      <w:r w:rsidRPr="19659DE0">
        <w:rPr>
          <w:lang w:val="en-US"/>
        </w:rPr>
        <w:t>Legal Deposit Library Home (CD-H1)</w:t>
      </w:r>
    </w:p>
    <w:p w:rsidR="11FD1693" w:rsidP="00366661" w:rsidRDefault="42C32F77" w14:paraId="7C6F2EFA" w14:textId="4A8CD944">
      <w:pPr>
        <w:pStyle w:val="ListParagraph"/>
        <w:numPr>
          <w:ilvl w:val="1"/>
          <w:numId w:val="4"/>
        </w:numPr>
        <w:rPr>
          <w:lang w:val="en-US"/>
        </w:rPr>
      </w:pPr>
      <w:r>
        <w:t>LDL home – highlighted or most recent content</w:t>
      </w:r>
    </w:p>
    <w:p w:rsidR="11FD1693" w:rsidP="00366661" w:rsidRDefault="7C818AA4" w14:paraId="063F9EFB" w14:textId="18103BF4">
      <w:pPr>
        <w:pStyle w:val="ListParagraph"/>
        <w:numPr>
          <w:ilvl w:val="0"/>
          <w:numId w:val="4"/>
        </w:numPr>
        <w:rPr>
          <w:lang w:val="en-US"/>
        </w:rPr>
      </w:pPr>
      <w:r w:rsidRPr="19659DE0">
        <w:rPr>
          <w:lang w:val="en-US"/>
        </w:rPr>
        <w:t xml:space="preserve">Content: All content pages will include </w:t>
      </w:r>
      <w:r w:rsidRPr="19659DE0" w:rsidR="4F40CF60">
        <w:rPr>
          <w:lang w:val="en-US"/>
        </w:rPr>
        <w:t>the features listed in the Content Display and Content Engagement Features sections. In addition, there will be custom display per content type:</w:t>
      </w:r>
    </w:p>
    <w:p w:rsidR="11FD1693" w:rsidP="00366661" w:rsidRDefault="18192657" w14:paraId="03C44425" w14:textId="1EF9B43F">
      <w:pPr>
        <w:pStyle w:val="ListParagraph"/>
        <w:numPr>
          <w:ilvl w:val="1"/>
          <w:numId w:val="4"/>
        </w:numPr>
        <w:rPr>
          <w:lang w:val="en-US"/>
        </w:rPr>
      </w:pPr>
      <w:r w:rsidRPr="19659DE0">
        <w:rPr>
          <w:lang w:val="en-US"/>
        </w:rPr>
        <w:t xml:space="preserve">Book Series </w:t>
      </w:r>
      <w:r w:rsidRPr="19659DE0" w:rsidR="2161A0FB">
        <w:rPr>
          <w:lang w:val="en-US"/>
        </w:rPr>
        <w:t>(CD-BS1)</w:t>
      </w:r>
    </w:p>
    <w:p w:rsidR="11FD1693" w:rsidP="00366661" w:rsidRDefault="136FBD8E" w14:paraId="15978190" w14:textId="0EBB9E99">
      <w:pPr>
        <w:pStyle w:val="ListParagraph"/>
        <w:numPr>
          <w:ilvl w:val="2"/>
          <w:numId w:val="4"/>
        </w:numPr>
        <w:rPr>
          <w:lang w:val="en-US"/>
        </w:rPr>
      </w:pPr>
      <w:r w:rsidRPr="19659DE0">
        <w:rPr>
          <w:lang w:val="en-US"/>
        </w:rPr>
        <w:t>Lists books in the Series</w:t>
      </w:r>
    </w:p>
    <w:p w:rsidR="11FD1693" w:rsidP="00366661" w:rsidRDefault="18192657" w14:paraId="29E0BAFF" w14:textId="344E587B">
      <w:pPr>
        <w:pStyle w:val="ListParagraph"/>
        <w:numPr>
          <w:ilvl w:val="1"/>
          <w:numId w:val="4"/>
        </w:numPr>
        <w:rPr>
          <w:lang w:val="en-US"/>
        </w:rPr>
      </w:pPr>
      <w:r w:rsidRPr="19659DE0">
        <w:rPr>
          <w:lang w:val="en-US"/>
        </w:rPr>
        <w:t>Book</w:t>
      </w:r>
      <w:r w:rsidRPr="19659DE0" w:rsidR="3147938E">
        <w:rPr>
          <w:lang w:val="en-US"/>
        </w:rPr>
        <w:t xml:space="preserve"> </w:t>
      </w:r>
      <w:r w:rsidRPr="19659DE0" w:rsidR="3197D8FB">
        <w:rPr>
          <w:lang w:val="en-US"/>
        </w:rPr>
        <w:t>(CD-B1)</w:t>
      </w:r>
    </w:p>
    <w:p w:rsidR="11FD1693" w:rsidP="00366661" w:rsidRDefault="733A5E61" w14:paraId="07597FC2" w14:textId="512130EE">
      <w:pPr>
        <w:pStyle w:val="ListParagraph"/>
        <w:numPr>
          <w:ilvl w:val="2"/>
          <w:numId w:val="4"/>
        </w:numPr>
        <w:rPr>
          <w:lang w:val="en-US"/>
        </w:rPr>
      </w:pPr>
      <w:r w:rsidRPr="19659DE0">
        <w:rPr>
          <w:lang w:val="en-US"/>
        </w:rPr>
        <w:t>Lists chapters in the book if they are provided as separate files. Otherwise then will be in the content menu</w:t>
      </w:r>
    </w:p>
    <w:p w:rsidR="11FD1693" w:rsidP="00366661" w:rsidRDefault="49CD24DF" w14:paraId="1D5FEE09" w14:textId="32DAB8FC">
      <w:pPr>
        <w:pStyle w:val="ListParagraph"/>
        <w:numPr>
          <w:ilvl w:val="1"/>
          <w:numId w:val="4"/>
        </w:numPr>
        <w:rPr>
          <w:lang w:val="en-US"/>
        </w:rPr>
      </w:pPr>
      <w:r w:rsidRPr="19659DE0">
        <w:rPr>
          <w:lang w:val="en-US"/>
        </w:rPr>
        <w:t xml:space="preserve">Book </w:t>
      </w:r>
      <w:r w:rsidRPr="19659DE0" w:rsidR="18192657">
        <w:rPr>
          <w:lang w:val="en-US"/>
        </w:rPr>
        <w:t xml:space="preserve">Chapter </w:t>
      </w:r>
      <w:r w:rsidRPr="19659DE0" w:rsidR="0588BF9B">
        <w:rPr>
          <w:lang w:val="en-US"/>
        </w:rPr>
        <w:t>(CD-</w:t>
      </w:r>
      <w:r w:rsidRPr="19659DE0" w:rsidR="575C636D">
        <w:rPr>
          <w:lang w:val="en-US"/>
        </w:rPr>
        <w:t>BC1)</w:t>
      </w:r>
    </w:p>
    <w:p w:rsidR="18192657" w:rsidP="00366661" w:rsidRDefault="18192657" w14:paraId="5E92A897" w14:textId="52E0FA74">
      <w:pPr>
        <w:pStyle w:val="ListParagraph"/>
        <w:numPr>
          <w:ilvl w:val="1"/>
          <w:numId w:val="4"/>
        </w:numPr>
      </w:pPr>
      <w:r>
        <w:t xml:space="preserve">Journal </w:t>
      </w:r>
      <w:r w:rsidR="75D47295">
        <w:t>(CD-J1)</w:t>
      </w:r>
    </w:p>
    <w:p w:rsidR="128183B5" w:rsidP="00366661" w:rsidRDefault="128183B5" w14:paraId="67667243" w14:textId="78A6ED65">
      <w:pPr>
        <w:pStyle w:val="ListParagraph"/>
        <w:numPr>
          <w:ilvl w:val="2"/>
          <w:numId w:val="4"/>
        </w:numPr>
        <w:rPr>
          <w:lang w:val="en-US"/>
        </w:rPr>
      </w:pPr>
      <w:r w:rsidRPr="19659DE0">
        <w:rPr>
          <w:lang w:val="en-US"/>
        </w:rPr>
        <w:t>Lists all years, volumes and issues from the journal</w:t>
      </w:r>
    </w:p>
    <w:p w:rsidR="643D97DE" w:rsidP="00366661" w:rsidRDefault="643D97DE" w14:paraId="6B3669EA" w14:textId="70C9A56F">
      <w:pPr>
        <w:pStyle w:val="ListParagraph"/>
        <w:numPr>
          <w:ilvl w:val="1"/>
          <w:numId w:val="4"/>
        </w:numPr>
      </w:pPr>
      <w:r>
        <w:t xml:space="preserve">Journal </w:t>
      </w:r>
      <w:r w:rsidR="18192657">
        <w:t>Issue</w:t>
      </w:r>
      <w:r w:rsidR="5F035833">
        <w:t xml:space="preserve"> (CD-JI1)</w:t>
      </w:r>
    </w:p>
    <w:p w:rsidR="29FC5FE1" w:rsidP="00366661" w:rsidRDefault="29FC5FE1" w14:paraId="30D88008" w14:textId="7836CA3A">
      <w:pPr>
        <w:pStyle w:val="ListParagraph"/>
        <w:numPr>
          <w:ilvl w:val="2"/>
          <w:numId w:val="4"/>
        </w:numPr>
        <w:rPr>
          <w:lang w:val="en-US"/>
        </w:rPr>
      </w:pPr>
      <w:r w:rsidRPr="19659DE0">
        <w:rPr>
          <w:lang w:val="en-US"/>
        </w:rPr>
        <w:t>Lists articles from the issue</w:t>
      </w:r>
      <w:r w:rsidRPr="19659DE0" w:rsidR="3235ED9F">
        <w:rPr>
          <w:lang w:val="en-US"/>
        </w:rPr>
        <w:t xml:space="preserve"> if they are provided as separate files. Otherwise they will be in the content menu</w:t>
      </w:r>
    </w:p>
    <w:p w:rsidR="11FF2089" w:rsidP="00366661" w:rsidRDefault="11FF2089" w14:paraId="02111500" w14:textId="2B84DB16">
      <w:pPr>
        <w:pStyle w:val="ListParagraph"/>
        <w:numPr>
          <w:ilvl w:val="1"/>
          <w:numId w:val="4"/>
        </w:numPr>
      </w:pPr>
      <w:r>
        <w:t xml:space="preserve">Journal </w:t>
      </w:r>
      <w:r w:rsidR="18192657">
        <w:t>Article</w:t>
      </w:r>
      <w:r w:rsidR="537CB7C4">
        <w:t xml:space="preserve"> </w:t>
      </w:r>
      <w:r w:rsidR="391E9414">
        <w:t>(CD-JA1)</w:t>
      </w:r>
    </w:p>
    <w:p w:rsidR="12CEA267" w:rsidP="00366661" w:rsidRDefault="12CEA267" w14:paraId="54D89C28" w14:textId="13D93302">
      <w:pPr>
        <w:pStyle w:val="ListParagraph"/>
        <w:numPr>
          <w:ilvl w:val="2"/>
          <w:numId w:val="4"/>
        </w:numPr>
      </w:pPr>
      <w:r w:rsidRPr="19659DE0">
        <w:rPr>
          <w:lang w:val="en-US"/>
        </w:rPr>
        <w:t>Shows parent i</w:t>
      </w:r>
      <w:r>
        <w:t>ssue cover image where present</w:t>
      </w:r>
    </w:p>
    <w:p w:rsidR="5E7B2DC0" w:rsidP="00366661" w:rsidRDefault="5E7B2DC0" w14:paraId="3A5A1531" w14:textId="534FE7B2">
      <w:pPr>
        <w:pStyle w:val="ListParagraph"/>
        <w:numPr>
          <w:ilvl w:val="1"/>
          <w:numId w:val="4"/>
        </w:numPr>
      </w:pPr>
      <w:r>
        <w:t>Music</w:t>
      </w:r>
      <w:r w:rsidR="3FBC57C0">
        <w:t xml:space="preserve"> Series</w:t>
      </w:r>
      <w:r w:rsidR="2E818976">
        <w:t xml:space="preserve"> (CD-MS1)</w:t>
      </w:r>
    </w:p>
    <w:p w:rsidR="2AE31C7F" w:rsidP="00366661" w:rsidRDefault="2AE31C7F" w14:paraId="1CDCD198" w14:textId="21395C81">
      <w:pPr>
        <w:pStyle w:val="ListParagraph"/>
        <w:numPr>
          <w:ilvl w:val="2"/>
          <w:numId w:val="4"/>
        </w:numPr>
      </w:pPr>
      <w:r w:rsidRPr="19659DE0">
        <w:rPr>
          <w:lang w:val="en-US"/>
        </w:rPr>
        <w:t>Relatedness betw</w:t>
      </w:r>
      <w:r>
        <w:t>een content is displayed as ‘Associated Content’, rather than a fixed hierarchy</w:t>
      </w:r>
    </w:p>
    <w:p w:rsidR="3FBC57C0" w:rsidP="00366661" w:rsidRDefault="3FBC57C0" w14:paraId="1EAA6998" w14:textId="541F3F8C">
      <w:pPr>
        <w:pStyle w:val="ListParagraph"/>
        <w:numPr>
          <w:ilvl w:val="1"/>
          <w:numId w:val="4"/>
        </w:numPr>
      </w:pPr>
      <w:r w:rsidRPr="19659DE0">
        <w:rPr>
          <w:lang w:val="en-US"/>
        </w:rPr>
        <w:t>Music Sco</w:t>
      </w:r>
      <w:r>
        <w:t>re</w:t>
      </w:r>
      <w:r w:rsidR="44294F83">
        <w:t xml:space="preserve"> (CD-MSC1)</w:t>
      </w:r>
    </w:p>
    <w:p w:rsidR="7E56332E" w:rsidP="00366661" w:rsidRDefault="7E56332E" w14:paraId="1E048D97" w14:textId="15873CE4">
      <w:pPr>
        <w:pStyle w:val="ListParagraph"/>
        <w:numPr>
          <w:ilvl w:val="2"/>
          <w:numId w:val="4"/>
        </w:numPr>
      </w:pPr>
      <w:r w:rsidRPr="19659DE0">
        <w:rPr>
          <w:lang w:val="en-US"/>
        </w:rPr>
        <w:t>Relatedness betw</w:t>
      </w:r>
      <w:r>
        <w:t>een content is displayed as ‘Associated Content’, rather than a fixed hierarchy</w:t>
      </w:r>
    </w:p>
    <w:p w:rsidR="3FBC57C0" w:rsidP="00366661" w:rsidRDefault="3FBC57C0" w14:paraId="11B29E8A" w14:textId="6B8A575F">
      <w:pPr>
        <w:pStyle w:val="ListParagraph"/>
        <w:numPr>
          <w:ilvl w:val="1"/>
          <w:numId w:val="4"/>
        </w:numPr>
        <w:rPr>
          <w:lang w:val="en-US"/>
        </w:rPr>
      </w:pPr>
      <w:r w:rsidRPr="19659DE0">
        <w:rPr>
          <w:lang w:val="en-US"/>
        </w:rPr>
        <w:t>Music Parts</w:t>
      </w:r>
      <w:r w:rsidRPr="19659DE0" w:rsidR="6C2741DD">
        <w:rPr>
          <w:lang w:val="en-US"/>
        </w:rPr>
        <w:t xml:space="preserve"> (CD-MP1)</w:t>
      </w:r>
    </w:p>
    <w:p w:rsidR="777CFC59" w:rsidP="00366661" w:rsidRDefault="777CFC59" w14:paraId="68D200A6" w14:textId="77F1F172">
      <w:pPr>
        <w:pStyle w:val="ListParagraph"/>
        <w:numPr>
          <w:ilvl w:val="2"/>
          <w:numId w:val="4"/>
        </w:numPr>
      </w:pPr>
      <w:r w:rsidRPr="19659DE0">
        <w:rPr>
          <w:lang w:val="en-US"/>
        </w:rPr>
        <w:t>Relatedness betw</w:t>
      </w:r>
      <w:r>
        <w:t>een content is displayed as ‘Associated Content’, rather than a fixed hierarchy</w:t>
      </w:r>
    </w:p>
    <w:p w:rsidR="11FD1693" w:rsidP="00366661" w:rsidRDefault="18192657" w14:paraId="40AA5298" w14:textId="6183B84C">
      <w:pPr>
        <w:pStyle w:val="ListParagraph"/>
        <w:numPr>
          <w:ilvl w:val="1"/>
          <w:numId w:val="4"/>
        </w:numPr>
        <w:rPr>
          <w:lang w:val="en-US"/>
        </w:rPr>
      </w:pPr>
      <w:r w:rsidRPr="19659DE0">
        <w:rPr>
          <w:lang w:val="en-US"/>
        </w:rPr>
        <w:t>Other</w:t>
      </w:r>
      <w:r w:rsidRPr="19659DE0" w:rsidR="750F068E">
        <w:rPr>
          <w:lang w:val="en-US"/>
        </w:rPr>
        <w:t xml:space="preserve"> Material</w:t>
      </w:r>
      <w:r w:rsidRPr="19659DE0" w:rsidR="5D40693C">
        <w:rPr>
          <w:lang w:val="en-US"/>
        </w:rPr>
        <w:t xml:space="preserve"> (CD-OM1)</w:t>
      </w:r>
    </w:p>
    <w:p w:rsidR="11FD1693" w:rsidP="00366661" w:rsidRDefault="214E34E6" w14:paraId="6A46DC35" w14:textId="428A2F5E">
      <w:pPr>
        <w:pStyle w:val="ListParagraph"/>
        <w:numPr>
          <w:ilvl w:val="2"/>
          <w:numId w:val="4"/>
        </w:numPr>
      </w:pPr>
      <w:r w:rsidRPr="19659DE0">
        <w:rPr>
          <w:lang w:val="en-US"/>
        </w:rPr>
        <w:t>Relatedness betw</w:t>
      </w:r>
      <w:r>
        <w:t>een content is displayed as ‘Associated Content’, rather than a fixed hierarchy</w:t>
      </w:r>
    </w:p>
    <w:p w:rsidR="11FD1693" w:rsidP="00366661" w:rsidRDefault="18192657" w14:paraId="20C2BCE0" w14:textId="6B83EAC5">
      <w:pPr>
        <w:pStyle w:val="ListParagraph"/>
        <w:numPr>
          <w:ilvl w:val="0"/>
          <w:numId w:val="4"/>
        </w:numPr>
      </w:pPr>
      <w:r>
        <w:t>S</w:t>
      </w:r>
      <w:r w:rsidR="5EDDD18C">
        <w:t>earch Engine Results Page (</w:t>
      </w:r>
      <w:r w:rsidR="01C11060">
        <w:t>CD-</w:t>
      </w:r>
      <w:r w:rsidR="5EDDD18C">
        <w:t>SERP)</w:t>
      </w:r>
    </w:p>
    <w:p w:rsidR="5FC4D073" w:rsidP="00366661" w:rsidRDefault="113D0505" w14:paraId="42686DA1" w14:textId="22ABDF29">
      <w:pPr>
        <w:pStyle w:val="ListParagraph"/>
        <w:numPr>
          <w:ilvl w:val="1"/>
          <w:numId w:val="4"/>
        </w:numPr>
      </w:pPr>
      <w:r>
        <w:t>See section ‘Global search display’</w:t>
      </w:r>
    </w:p>
    <w:p w:rsidR="5FC4D073" w:rsidP="00366661" w:rsidRDefault="7C24A37E" w14:paraId="3BE60425" w14:textId="4A29EF57">
      <w:pPr>
        <w:pStyle w:val="ListParagraph"/>
        <w:numPr>
          <w:ilvl w:val="0"/>
          <w:numId w:val="4"/>
        </w:numPr>
        <w:rPr>
          <w:lang w:val="en-US"/>
        </w:rPr>
      </w:pPr>
      <w:r w:rsidRPr="19659DE0">
        <w:rPr>
          <w:lang w:val="en-US"/>
        </w:rPr>
        <w:t>Generic CMS page (CD-CMS1)</w:t>
      </w:r>
    </w:p>
    <w:p w:rsidR="5FC4D073" w:rsidP="00366661" w:rsidRDefault="2635A8E6" w14:paraId="4B872AB3" w14:textId="68D88A74">
      <w:pPr>
        <w:pStyle w:val="ListParagraph"/>
        <w:numPr>
          <w:ilvl w:val="1"/>
          <w:numId w:val="4"/>
        </w:numPr>
        <w:rPr>
          <w:lang w:val="en-US"/>
        </w:rPr>
      </w:pPr>
      <w:r w:rsidRPr="19659DE0">
        <w:rPr>
          <w:lang w:val="en-US"/>
        </w:rPr>
        <w:t>CMS-controlled content, including a WYSIWYG interface for text, tables and images. For example an ‘About’ page</w:t>
      </w:r>
    </w:p>
    <w:p w:rsidR="5FC4D073" w:rsidP="00366661" w:rsidRDefault="67B47466" w14:paraId="05C38802" w14:textId="2E6BAE08">
      <w:pPr>
        <w:pStyle w:val="ListParagraph"/>
        <w:numPr>
          <w:ilvl w:val="0"/>
          <w:numId w:val="4"/>
        </w:numPr>
        <w:rPr>
          <w:lang w:val="en-US"/>
        </w:rPr>
      </w:pPr>
      <w:r w:rsidRPr="19659DE0">
        <w:rPr>
          <w:lang w:val="en-US"/>
        </w:rPr>
        <w:t>My account (CD-ACC1)</w:t>
      </w:r>
    </w:p>
    <w:p w:rsidR="5FC4D073" w:rsidP="00366661" w:rsidRDefault="67B47466" w14:paraId="5F647090" w14:textId="31813960">
      <w:pPr>
        <w:pStyle w:val="ListParagraph"/>
        <w:numPr>
          <w:ilvl w:val="1"/>
          <w:numId w:val="4"/>
        </w:numPr>
        <w:rPr>
          <w:lang w:val="en-US"/>
        </w:rPr>
      </w:pPr>
      <w:r w:rsidRPr="19659DE0">
        <w:rPr>
          <w:lang w:val="en-US"/>
        </w:rPr>
        <w:t>Only visible to logged in users</w:t>
      </w:r>
      <w:r w:rsidRPr="19659DE0" w:rsidR="53D6276F">
        <w:rPr>
          <w:lang w:val="en-US"/>
        </w:rPr>
        <w:t>. Allows user to manage saved searches, bookmarks and labels.</w:t>
      </w:r>
    </w:p>
    <w:p w:rsidR="5FC4D073" w:rsidP="19659DE0" w:rsidRDefault="5FC4D073" w14:paraId="1253F809" w14:textId="0A97BBDE">
      <w:pPr>
        <w:ind w:left="720"/>
      </w:pPr>
    </w:p>
    <w:p w:rsidR="1E8BC8EA" w:rsidP="5FC4D073" w:rsidRDefault="7DDD2CA2" w14:paraId="5B1E44CB" w14:textId="03CE9D02">
      <w:pPr>
        <w:pStyle w:val="Heading3"/>
      </w:pPr>
      <w:bookmarkStart w:name="_Toc216335073" w:id="640"/>
      <w:bookmarkStart w:name="_Toc1513574061" w:id="641"/>
      <w:r>
        <w:t>Email templates</w:t>
      </w:r>
      <w:bookmarkEnd w:id="640"/>
      <w:bookmarkEnd w:id="641"/>
    </w:p>
    <w:p w:rsidR="30424D43" w:rsidP="19659DE0" w:rsidRDefault="30424D43" w14:paraId="496E4C9C" w14:textId="4C7CA309">
      <w:pPr>
        <w:rPr>
          <w:lang w:val="en-US"/>
        </w:rPr>
      </w:pPr>
      <w:r w:rsidRPr="19659DE0">
        <w:rPr>
          <w:lang w:val="en-US"/>
        </w:rPr>
        <w:t>The following email templates will be created in SendGrid using tokenised HTML:</w:t>
      </w:r>
    </w:p>
    <w:p w:rsidR="1E8BC8EA" w:rsidP="00366661" w:rsidRDefault="7DDD2CA2" w14:paraId="7D6111EB" w14:textId="71A9A99C">
      <w:pPr>
        <w:pStyle w:val="ListParagraph"/>
        <w:numPr>
          <w:ilvl w:val="0"/>
          <w:numId w:val="40"/>
        </w:numPr>
        <w:rPr>
          <w:lang w:val="en-US"/>
        </w:rPr>
      </w:pPr>
      <w:r w:rsidRPr="19659DE0">
        <w:rPr>
          <w:b/>
          <w:bCs/>
          <w:lang w:val="en-US"/>
        </w:rPr>
        <w:t>Saved search</w:t>
      </w:r>
      <w:r w:rsidRPr="19659DE0">
        <w:rPr>
          <w:lang w:val="en-US"/>
        </w:rPr>
        <w:t>: Please note that the email will include URLs, so that a user in an LDL can click them to get to content. However if a user clicks a URL from an email from outside the LDL sites, they will not be able to access the content.</w:t>
      </w:r>
    </w:p>
    <w:p w:rsidR="5FC4D073" w:rsidP="5FC4D073" w:rsidRDefault="5FC4D073" w14:paraId="3984E83A" w14:textId="3DED2354"/>
    <w:p w:rsidR="56DFC50A" w:rsidP="5FC4D073" w:rsidRDefault="471BCAFD" w14:paraId="16CDE80F" w14:textId="5595FCCB">
      <w:pPr>
        <w:pStyle w:val="Heading3"/>
      </w:pPr>
      <w:bookmarkStart w:name="_Toc216335074" w:id="642"/>
      <w:bookmarkStart w:name="_Toc1532392187" w:id="643"/>
      <w:r>
        <w:t>Terms and Conditions</w:t>
      </w:r>
      <w:bookmarkEnd w:id="642"/>
      <w:bookmarkEnd w:id="643"/>
    </w:p>
    <w:p w:rsidR="059AE98A" w:rsidP="059AE98A" w:rsidRDefault="471BCAFD" w14:paraId="3A8038BB" w14:textId="514E78E9">
      <w:pPr>
        <w:rPr>
          <w:lang w:val="en-US"/>
        </w:rPr>
      </w:pPr>
      <w:r w:rsidRPr="19659DE0">
        <w:rPr>
          <w:lang w:val="en-US"/>
        </w:rPr>
        <w:t>When a user first accesses a terminal they will be shown a Terms and Conditions screen, which they need to accept before completing any other action. They will not need to accept this again for the duration of their session.</w:t>
      </w:r>
      <w:r w:rsidRPr="19659DE0" w:rsidR="1DC533B0">
        <w:rPr>
          <w:lang w:val="en-US"/>
        </w:rPr>
        <w:t xml:space="preserve"> There will be no store of this acceptance against a profile identifier. Even if the user is logged in, and they have accepted the terms and conditions, they will need to accept them again on a subsequent log in.</w:t>
      </w:r>
    </w:p>
    <w:p w:rsidR="059AE98A" w:rsidP="059AE98A" w:rsidRDefault="059AE98A" w14:paraId="10B9ADFC" w14:textId="457E6CAC"/>
    <w:p w:rsidR="29C65A6A" w:rsidP="059AE98A" w:rsidRDefault="392D9C0A" w14:paraId="2ABABE96" w14:textId="33C275C0">
      <w:pPr>
        <w:pStyle w:val="Heading3"/>
      </w:pPr>
      <w:bookmarkStart w:name="_Toc216335075" w:id="644"/>
      <w:bookmarkStart w:name="_Toc395189160" w:id="645"/>
      <w:r>
        <w:t>Content</w:t>
      </w:r>
      <w:bookmarkEnd w:id="644"/>
      <w:bookmarkEnd w:id="645"/>
      <w:r>
        <w:t xml:space="preserve"> </w:t>
      </w:r>
    </w:p>
    <w:p w:rsidR="29C65A6A" w:rsidP="059AE98A" w:rsidRDefault="392D9C0A" w14:paraId="3B32D4EA" w14:textId="1C5815AC">
      <w:pPr>
        <w:pStyle w:val="Heading4"/>
        <w:rPr>
          <w:lang w:val="en-US"/>
        </w:rPr>
      </w:pPr>
      <w:bookmarkStart w:name="_Toc216335076" w:id="646"/>
      <w:r w:rsidRPr="19659DE0">
        <w:rPr>
          <w:lang w:val="en-US"/>
        </w:rPr>
        <w:t>Header</w:t>
      </w:r>
      <w:r w:rsidRPr="19659DE0" w:rsidR="67CA751E">
        <w:rPr>
          <w:lang w:val="en-US"/>
        </w:rPr>
        <w:t xml:space="preserve"> and footer</w:t>
      </w:r>
      <w:bookmarkEnd w:id="646"/>
    </w:p>
    <w:p w:rsidR="29C65A6A" w:rsidP="059AE98A" w:rsidRDefault="29C65A6A" w14:paraId="527B9005" w14:textId="567693F4">
      <w:pPr>
        <w:rPr>
          <w:lang w:val="en-US"/>
        </w:rPr>
      </w:pPr>
      <w:r w:rsidRPr="059AE98A">
        <w:rPr>
          <w:lang w:val="en-US"/>
        </w:rPr>
        <w:t>Confirmed requirement:</w:t>
      </w:r>
    </w:p>
    <w:p w:rsidR="29C65A6A" w:rsidP="059AE98A" w:rsidRDefault="392D9C0A" w14:paraId="3AA95EBB" w14:textId="72F245DF">
      <w:pPr>
        <w:rPr>
          <w:lang w:val="en-US"/>
        </w:rPr>
      </w:pPr>
      <w:r w:rsidRPr="19659DE0">
        <w:rPr>
          <w:lang w:val="en-US"/>
        </w:rPr>
        <w:t>The header will include:</w:t>
      </w:r>
    </w:p>
    <w:p w:rsidR="29C65A6A" w:rsidP="00366661" w:rsidRDefault="229C60D0" w14:paraId="5E15EC81" w14:textId="4F6B412A">
      <w:pPr>
        <w:pStyle w:val="ListParagraph"/>
        <w:numPr>
          <w:ilvl w:val="0"/>
          <w:numId w:val="41"/>
        </w:numPr>
        <w:rPr>
          <w:lang w:val="en-US"/>
        </w:rPr>
      </w:pPr>
      <w:r w:rsidRPr="19659DE0">
        <w:rPr>
          <w:lang w:val="en-US"/>
        </w:rPr>
        <w:t xml:space="preserve">Home logo: </w:t>
      </w:r>
      <w:r w:rsidRPr="19659DE0" w:rsidR="392D9C0A">
        <w:rPr>
          <w:lang w:val="en-US"/>
        </w:rPr>
        <w:t>A link back to the cataloguing system of the LDL the user is currently in</w:t>
      </w:r>
    </w:p>
    <w:p w:rsidR="7E710ECA" w:rsidP="00366661" w:rsidRDefault="7E710ECA" w14:paraId="54DD61B7" w14:textId="632C6775">
      <w:pPr>
        <w:pStyle w:val="ListParagraph"/>
        <w:numPr>
          <w:ilvl w:val="1"/>
          <w:numId w:val="41"/>
        </w:numPr>
        <w:rPr>
          <w:lang w:val="en-US"/>
        </w:rPr>
      </w:pPr>
      <w:r w:rsidRPr="19659DE0">
        <w:rPr>
          <w:lang w:val="en-US"/>
        </w:rPr>
        <w:t>The IP address will be used to determine which logo and URL is displayed</w:t>
      </w:r>
    </w:p>
    <w:p w:rsidR="499192C0" w:rsidP="00366661" w:rsidRDefault="499192C0" w14:paraId="59E9FDC7" w14:textId="1BAB72B8">
      <w:pPr>
        <w:pStyle w:val="ListParagraph"/>
        <w:numPr>
          <w:ilvl w:val="1"/>
          <w:numId w:val="41"/>
        </w:numPr>
        <w:rPr>
          <w:lang w:val="en-US"/>
        </w:rPr>
      </w:pPr>
      <w:r w:rsidRPr="19659DE0">
        <w:rPr>
          <w:lang w:val="en-US"/>
        </w:rPr>
        <w:t>The link home logo link will be configurable per LDL in the CMS</w:t>
      </w:r>
    </w:p>
    <w:p w:rsidR="5C46AFC5" w:rsidP="00366661" w:rsidRDefault="5C46AFC5" w14:paraId="2A7D5669" w14:textId="7CF375BF">
      <w:pPr>
        <w:pStyle w:val="ListParagraph"/>
        <w:numPr>
          <w:ilvl w:val="0"/>
          <w:numId w:val="41"/>
        </w:numPr>
        <w:rPr>
          <w:lang w:val="en-US"/>
        </w:rPr>
      </w:pPr>
      <w:r w:rsidRPr="19659DE0">
        <w:rPr>
          <w:lang w:val="en-US"/>
        </w:rPr>
        <w:t>Logos of all 6 LDLs</w:t>
      </w:r>
    </w:p>
    <w:p w:rsidR="29C65A6A" w:rsidP="00366661" w:rsidRDefault="392D9C0A" w14:paraId="21E06014" w14:textId="4125152C">
      <w:pPr>
        <w:pStyle w:val="ListParagraph"/>
        <w:numPr>
          <w:ilvl w:val="0"/>
          <w:numId w:val="41"/>
        </w:numPr>
        <w:rPr>
          <w:lang w:val="en-US"/>
        </w:rPr>
      </w:pPr>
      <w:r w:rsidRPr="19659DE0">
        <w:rPr>
          <w:lang w:val="en-US"/>
        </w:rPr>
        <w:t>A search bar which will search within the HighWire platform – not the catalogue system</w:t>
      </w:r>
    </w:p>
    <w:p w:rsidR="0538A8E9" w:rsidP="00366661" w:rsidRDefault="3E40517A" w14:paraId="2DC075B7" w14:textId="424E0FE1">
      <w:pPr>
        <w:pStyle w:val="ListParagraph"/>
        <w:numPr>
          <w:ilvl w:val="0"/>
          <w:numId w:val="41"/>
        </w:numPr>
        <w:rPr>
          <w:lang w:val="en-US"/>
        </w:rPr>
      </w:pPr>
      <w:commentRangeStart w:id="647"/>
      <w:commentRangeStart w:id="648"/>
      <w:commentRangeStart w:id="649"/>
      <w:r w:rsidRPr="3DEF00A6">
        <w:rPr>
          <w:lang w:val="en-US"/>
        </w:rPr>
        <w:t>Log in or register</w:t>
      </w:r>
      <w:commentRangeEnd w:id="647"/>
      <w:r w:rsidR="0538A8E9">
        <w:rPr>
          <w:rStyle w:val="CommentReference"/>
          <w:sz w:val="18"/>
          <w:szCs w:val="18"/>
          <w:lang w:val="en-US"/>
        </w:rPr>
        <w:commentReference w:id="647"/>
      </w:r>
      <w:commentRangeEnd w:id="648"/>
      <w:r>
        <w:rPr>
          <w:rStyle w:val="CommentReference"/>
        </w:rPr>
        <w:commentReference w:id="648"/>
      </w:r>
      <w:commentRangeEnd w:id="649"/>
      <w:r>
        <w:rPr>
          <w:rStyle w:val="CommentReference"/>
        </w:rPr>
        <w:commentReference w:id="649"/>
      </w:r>
    </w:p>
    <w:p w:rsidR="0538A8E9" w:rsidP="00366661" w:rsidRDefault="3E40517A" w14:paraId="7D6D64A1" w14:textId="39178B3E">
      <w:pPr>
        <w:pStyle w:val="ListParagraph"/>
        <w:numPr>
          <w:ilvl w:val="1"/>
          <w:numId w:val="41"/>
        </w:numPr>
        <w:rPr>
          <w:ins w:author="Joshua Routh" w:date="2026-01-15T16:42:00Z" w16du:dateUtc="2026-01-15T16:42:28Z" w:id="650"/>
          <w:lang w:val="en-US"/>
        </w:rPr>
      </w:pPr>
      <w:r w:rsidRPr="3DEF00A6">
        <w:rPr>
          <w:lang w:val="en-US"/>
        </w:rPr>
        <w:t>This shows a modal with the option to enter username and password, or register</w:t>
      </w:r>
    </w:p>
    <w:p w:rsidR="34D17375" w:rsidP="3DEF00A6" w:rsidRDefault="34D17375" w14:paraId="2F0CF75C" w14:textId="34C09C2C">
      <w:pPr>
        <w:pStyle w:val="ListParagraph"/>
        <w:numPr>
          <w:ilvl w:val="1"/>
          <w:numId w:val="41"/>
        </w:numPr>
        <w:rPr>
          <w:lang w:val="en-US"/>
        </w:rPr>
      </w:pPr>
      <w:ins w:author="Joshua Routh" w:date="2026-01-15T16:42:00Z" w16du:dateUtc="2026-01-15T16:42:59Z" w:id="651">
        <w:r w:rsidRPr="3DEF00A6">
          <w:rPr>
            <w:lang w:val="en-US"/>
          </w:rPr>
          <w:t>The modal will include text informing the user that registration does not grant additional access, and is only to allow the us</w:t>
        </w:r>
      </w:ins>
      <w:ins w:author="Joshua Routh" w:date="2026-01-15T16:43:00Z" w16du:dateUtc="2026-01-15T16:43:14Z" w:id="652">
        <w:r w:rsidRPr="3DEF00A6">
          <w:rPr>
            <w:lang w:val="en-US"/>
          </w:rPr>
          <w:t>e of personalisation features: Bookmarking, Labels, and Saved Searches</w:t>
        </w:r>
      </w:ins>
    </w:p>
    <w:p w:rsidR="0538A8E9" w:rsidP="00366661" w:rsidRDefault="0538A8E9" w14:paraId="2DF6B7A6" w14:textId="1693A8B7">
      <w:pPr>
        <w:pStyle w:val="ListParagraph"/>
        <w:numPr>
          <w:ilvl w:val="1"/>
          <w:numId w:val="41"/>
        </w:numPr>
        <w:rPr>
          <w:lang w:val="en-US"/>
        </w:rPr>
      </w:pPr>
      <w:r w:rsidRPr="19659DE0">
        <w:rPr>
          <w:lang w:val="en-US"/>
        </w:rPr>
        <w:t>When logged in, it will change to a My Account button</w:t>
      </w:r>
    </w:p>
    <w:p w:rsidR="0B1DB019" w:rsidP="19659DE0" w:rsidRDefault="0B1DB019" w14:paraId="776F5294" w14:textId="5FC16A1D">
      <w:pPr>
        <w:rPr>
          <w:lang w:val="en-US"/>
        </w:rPr>
      </w:pPr>
      <w:r w:rsidRPr="19659DE0">
        <w:rPr>
          <w:lang w:val="en-US"/>
        </w:rPr>
        <w:t>When the user scrolls, the horizontal menu will be sticky at the top of the screen, but not the area above the menu. When the user scrolls upwards, the full header will appear.</w:t>
      </w:r>
    </w:p>
    <w:p w:rsidR="2C6905A5" w:rsidP="19659DE0" w:rsidRDefault="2C6905A5" w14:paraId="75BEA9C3" w14:textId="6D111F14">
      <w:pPr>
        <w:rPr>
          <w:lang w:val="en-US"/>
        </w:rPr>
      </w:pPr>
      <w:r w:rsidRPr="19659DE0">
        <w:rPr>
          <w:lang w:val="en-US"/>
        </w:rPr>
        <w:t>The footer will include</w:t>
      </w:r>
      <w:r w:rsidRPr="19659DE0" w:rsidR="77632F31">
        <w:rPr>
          <w:lang w:val="en-US"/>
        </w:rPr>
        <w:t xml:space="preserve"> a set of CMS-controllable menu links</w:t>
      </w:r>
      <w:r w:rsidRPr="19659DE0" w:rsidR="3139A87E">
        <w:rPr>
          <w:lang w:val="en-US"/>
        </w:rPr>
        <w:t xml:space="preserve">. </w:t>
      </w:r>
    </w:p>
    <w:p w:rsidR="059AE98A" w:rsidP="059AE98A" w:rsidRDefault="059AE98A" w14:paraId="499442A8" w14:textId="3D910DB3">
      <w:pPr>
        <w:rPr>
          <w:lang w:val="en-US"/>
        </w:rPr>
      </w:pPr>
    </w:p>
    <w:p w:rsidR="29C65A6A" w:rsidP="059AE98A" w:rsidRDefault="392D9C0A" w14:paraId="414A49D9" w14:textId="7F922D3B">
      <w:pPr>
        <w:pStyle w:val="Heading4"/>
        <w:rPr>
          <w:lang w:val="en-US"/>
        </w:rPr>
      </w:pPr>
      <w:bookmarkStart w:name="_Toc216335077" w:id="653"/>
      <w:r w:rsidRPr="19659DE0">
        <w:rPr>
          <w:lang w:val="en-US"/>
        </w:rPr>
        <w:t>Content display</w:t>
      </w:r>
      <w:bookmarkEnd w:id="653"/>
    </w:p>
    <w:p w:rsidR="29C65A6A" w:rsidP="059AE98A" w:rsidRDefault="29C65A6A" w14:paraId="0FACCAD7" w14:textId="19FB6A75">
      <w:pPr>
        <w:spacing w:before="240" w:after="240"/>
        <w:rPr>
          <w:lang w:val="en-US"/>
        </w:rPr>
      </w:pPr>
      <w:r w:rsidRPr="059AE98A">
        <w:rPr>
          <w:lang w:val="en-US"/>
        </w:rPr>
        <w:t>Initial requirement RfP ID: 3.1.7a, ’Display content for users’, and 3.1.6g ’Add identifiers’</w:t>
      </w:r>
    </w:p>
    <w:p w:rsidR="29C65A6A" w:rsidP="19659DE0" w:rsidRDefault="392D9C0A" w14:paraId="66F3F6AC" w14:textId="4B877C3D">
      <w:pPr>
        <w:rPr>
          <w:b/>
          <w:bCs/>
          <w:lang w:val="en-US"/>
        </w:rPr>
      </w:pPr>
      <w:r w:rsidRPr="19659DE0">
        <w:rPr>
          <w:lang w:val="en-US"/>
        </w:rPr>
        <w:t>Confirmed requirement:</w:t>
      </w:r>
    </w:p>
    <w:p w:rsidR="29C65A6A" w:rsidP="00366661" w:rsidRDefault="392D9C0A" w14:paraId="5C0A8739" w14:textId="42E5B5F4">
      <w:pPr>
        <w:pStyle w:val="ListParagraph"/>
        <w:numPr>
          <w:ilvl w:val="0"/>
          <w:numId w:val="42"/>
        </w:numPr>
        <w:rPr>
          <w:lang w:val="en-US"/>
        </w:rPr>
      </w:pPr>
      <w:r w:rsidRPr="19659DE0">
        <w:rPr>
          <w:lang w:val="en-US"/>
        </w:rPr>
        <w:t>Content files</w:t>
      </w:r>
      <w:r w:rsidRPr="19659DE0" w:rsidR="54126F87">
        <w:rPr>
          <w:lang w:val="en-US"/>
        </w:rPr>
        <w:t xml:space="preserve"> </w:t>
      </w:r>
      <w:r w:rsidRPr="19659DE0">
        <w:rPr>
          <w:lang w:val="en-US"/>
        </w:rPr>
        <w:t>will display to users</w:t>
      </w:r>
      <w:r w:rsidRPr="19659DE0" w:rsidR="6A69F0EC">
        <w:rPr>
          <w:lang w:val="en-US"/>
        </w:rPr>
        <w:t>. The content will be in the agreed PDF and ePub file formats defined in the section ‘File types’ for this phase of the project</w:t>
      </w:r>
    </w:p>
    <w:p w:rsidR="47F09EB6" w:rsidP="00366661" w:rsidRDefault="2CDD4B36" w14:paraId="3D9B851C" w14:textId="204F4D3F">
      <w:pPr>
        <w:pStyle w:val="ListParagraph"/>
        <w:numPr>
          <w:ilvl w:val="0"/>
          <w:numId w:val="42"/>
        </w:numPr>
        <w:rPr>
          <w:lang w:val="en-US"/>
        </w:rPr>
      </w:pPr>
      <w:r w:rsidRPr="3DEF00A6">
        <w:rPr>
          <w:lang w:val="en-US"/>
        </w:rPr>
        <w:t>A</w:t>
      </w:r>
      <w:commentRangeStart w:id="654"/>
      <w:commentRangeStart w:id="655"/>
      <w:commentRangeStart w:id="656"/>
      <w:r w:rsidRPr="3DEF00A6">
        <w:rPr>
          <w:lang w:val="en-US"/>
        </w:rPr>
        <w:t xml:space="preserve"> list of sections will allow the user to navigate</w:t>
      </w:r>
      <w:commentRangeEnd w:id="654"/>
      <w:r w:rsidRPr="3DEF00A6" w:rsidR="47F09EB6">
        <w:rPr>
          <w:rStyle w:val="CommentReference"/>
          <w:sz w:val="18"/>
          <w:szCs w:val="18"/>
          <w:lang w:val="en-US"/>
        </w:rPr>
        <w:commentReference w:id="654"/>
      </w:r>
      <w:commentRangeEnd w:id="655"/>
      <w:r>
        <w:rPr>
          <w:rStyle w:val="CommentReference"/>
        </w:rPr>
        <w:commentReference w:id="655"/>
      </w:r>
      <w:commentRangeEnd w:id="656"/>
      <w:r>
        <w:rPr>
          <w:rStyle w:val="CommentReference"/>
        </w:rPr>
        <w:commentReference w:id="656"/>
      </w:r>
      <w:r w:rsidRPr="3DEF00A6">
        <w:rPr>
          <w:lang w:val="en-US"/>
        </w:rPr>
        <w:t xml:space="preserve"> between sections of the content</w:t>
      </w:r>
    </w:p>
    <w:p w:rsidR="29C65A6A" w:rsidP="00366661" w:rsidRDefault="29C65A6A" w14:paraId="46C257D3" w14:textId="50926C4E">
      <w:pPr>
        <w:pStyle w:val="ListParagraph"/>
        <w:numPr>
          <w:ilvl w:val="0"/>
          <w:numId w:val="42"/>
        </w:numPr>
        <w:rPr>
          <w:lang w:val="en-US"/>
        </w:rPr>
      </w:pPr>
      <w:r w:rsidRPr="059AE98A">
        <w:rPr>
          <w:lang w:val="en-US"/>
        </w:rPr>
        <w:t>Metadata will display alongside the Content as per the ‘Metadata’ section.</w:t>
      </w:r>
    </w:p>
    <w:p w:rsidR="29C65A6A" w:rsidP="00366661" w:rsidRDefault="392D9C0A" w14:paraId="25AC233F" w14:textId="0BA17282">
      <w:pPr>
        <w:pStyle w:val="ListParagraph"/>
        <w:numPr>
          <w:ilvl w:val="0"/>
          <w:numId w:val="42"/>
        </w:numPr>
        <w:rPr>
          <w:lang w:val="en-US"/>
        </w:rPr>
      </w:pPr>
      <w:r w:rsidRPr="19659DE0">
        <w:rPr>
          <w:lang w:val="en-US"/>
        </w:rPr>
        <w:t>Where present, a cover image will be displayed</w:t>
      </w:r>
    </w:p>
    <w:p w:rsidR="3A2A89F9" w:rsidP="00366661" w:rsidRDefault="3A2A89F9" w14:paraId="76A238FB" w14:textId="3184F1CD">
      <w:pPr>
        <w:pStyle w:val="ListParagraph"/>
        <w:numPr>
          <w:ilvl w:val="0"/>
          <w:numId w:val="42"/>
        </w:numPr>
        <w:rPr>
          <w:lang w:val="en-US"/>
        </w:rPr>
      </w:pPr>
      <w:r w:rsidRPr="19659DE0">
        <w:rPr>
          <w:lang w:val="en-US"/>
        </w:rPr>
        <w:t>A turnaway message will appear if the content is already being accessed. See section ‘Concurrency’</w:t>
      </w:r>
    </w:p>
    <w:p w:rsidR="29C65A6A" w:rsidP="00366661" w:rsidRDefault="29C65A6A" w14:paraId="176743EE" w14:textId="3F92ACA1">
      <w:pPr>
        <w:pStyle w:val="ListParagraph"/>
        <w:numPr>
          <w:ilvl w:val="0"/>
          <w:numId w:val="42"/>
        </w:numPr>
        <w:rPr>
          <w:lang w:val="en-US"/>
        </w:rPr>
      </w:pPr>
      <w:r w:rsidRPr="059AE98A">
        <w:rPr>
          <w:lang w:val="en-US"/>
        </w:rPr>
        <w:t>The following metadata fields will be clickable, leading to a search results page filtered to only that metadata field:</w:t>
      </w:r>
    </w:p>
    <w:p w:rsidR="29C65A6A" w:rsidP="00366661" w:rsidRDefault="392D9C0A" w14:paraId="24AAD686" w14:textId="32E73FA2">
      <w:pPr>
        <w:pStyle w:val="ListParagraph"/>
        <w:numPr>
          <w:ilvl w:val="1"/>
          <w:numId w:val="42"/>
        </w:numPr>
        <w:rPr>
          <w:lang w:val="en-US"/>
        </w:rPr>
      </w:pPr>
      <w:r w:rsidRPr="19659DE0">
        <w:rPr>
          <w:lang w:val="en-US"/>
        </w:rPr>
        <w:t>Author names, Publisher, Year, Parent content (ie Journal, Book series, where present), Topic</w:t>
      </w:r>
    </w:p>
    <w:p w:rsidR="68342524" w:rsidP="00366661" w:rsidRDefault="68342524" w14:paraId="4CEC0301" w14:textId="1ECDB4DA">
      <w:pPr>
        <w:pStyle w:val="ListParagraph"/>
        <w:numPr>
          <w:ilvl w:val="0"/>
          <w:numId w:val="42"/>
        </w:numPr>
        <w:rPr>
          <w:lang w:val="en-US"/>
        </w:rPr>
      </w:pPr>
      <w:r w:rsidRPr="19659DE0">
        <w:rPr>
          <w:lang w:val="en-US"/>
        </w:rPr>
        <w:t>Links to parent content: Chapter to B</w:t>
      </w:r>
      <w:r w:rsidRPr="19659DE0" w:rsidR="146D2291">
        <w:rPr>
          <w:lang w:val="en-US"/>
        </w:rPr>
        <w:t>o</w:t>
      </w:r>
      <w:r w:rsidRPr="19659DE0">
        <w:rPr>
          <w:lang w:val="en-US"/>
        </w:rPr>
        <w:t>ok; Article to Issue and Journal</w:t>
      </w:r>
    </w:p>
    <w:p w:rsidR="392D9C0A" w:rsidP="00366661" w:rsidRDefault="392D9C0A" w14:paraId="000063BF" w14:textId="7E44A0EC">
      <w:pPr>
        <w:pStyle w:val="ListParagraph"/>
        <w:numPr>
          <w:ilvl w:val="0"/>
          <w:numId w:val="42"/>
        </w:numPr>
        <w:rPr>
          <w:lang w:val="en-US"/>
        </w:rPr>
      </w:pPr>
      <w:r w:rsidRPr="19659DE0">
        <w:rPr>
          <w:lang w:val="en-US"/>
        </w:rPr>
        <w:t>Please see User Interface Templates section for content-type specific design</w:t>
      </w:r>
      <w:r w:rsidRPr="19659DE0" w:rsidR="779CD999">
        <w:rPr>
          <w:lang w:val="en-US"/>
        </w:rPr>
        <w:t xml:space="preserve"> notes</w:t>
      </w:r>
    </w:p>
    <w:p w:rsidR="3F1547B4" w:rsidP="19659DE0" w:rsidRDefault="3F1547B4" w14:paraId="447DF1D3" w14:textId="25EFAA7A">
      <w:pPr>
        <w:rPr>
          <w:lang w:val="en-US"/>
        </w:rPr>
      </w:pPr>
      <w:r w:rsidRPr="19659DE0">
        <w:rPr>
          <w:lang w:val="en-US"/>
        </w:rPr>
        <w:t>Note: Content display and engagement features will only be present where the data supports it. For example, a PDF containing an image of text would not be searchable.</w:t>
      </w:r>
    </w:p>
    <w:p w:rsidR="059AE98A" w:rsidP="059AE98A" w:rsidRDefault="059AE98A" w14:paraId="5E0EE157" w14:textId="452ADFB0">
      <w:pPr>
        <w:pStyle w:val="ListParagraph"/>
        <w:rPr>
          <w:lang w:val="en-US"/>
        </w:rPr>
      </w:pPr>
    </w:p>
    <w:p w:rsidR="29C65A6A" w:rsidP="059AE98A" w:rsidRDefault="392D9C0A" w14:paraId="4D470425" w14:textId="03C23516">
      <w:pPr>
        <w:pStyle w:val="Heading4"/>
        <w:rPr>
          <w:lang w:val="en-US"/>
        </w:rPr>
      </w:pPr>
      <w:bookmarkStart w:name="_Toc216335078" w:id="657"/>
      <w:r w:rsidRPr="19659DE0">
        <w:rPr>
          <w:lang w:val="en-US"/>
        </w:rPr>
        <w:t>Content engagement features</w:t>
      </w:r>
      <w:bookmarkEnd w:id="657"/>
    </w:p>
    <w:p w:rsidR="059AE98A" w:rsidP="059AE98A" w:rsidRDefault="059AE98A" w14:paraId="561BB82E" w14:textId="0F578A3B">
      <w:pPr>
        <w:pStyle w:val="ListParagraph"/>
        <w:ind w:left="1440"/>
        <w:rPr>
          <w:lang w:val="en-US"/>
        </w:rPr>
      </w:pPr>
    </w:p>
    <w:p w:rsidR="29C65A6A" w:rsidP="00366661" w:rsidRDefault="29C65A6A" w14:paraId="2CFCE545" w14:textId="19F557B3">
      <w:pPr>
        <w:pStyle w:val="ListParagraph"/>
        <w:numPr>
          <w:ilvl w:val="0"/>
          <w:numId w:val="42"/>
        </w:numPr>
        <w:rPr>
          <w:lang w:val="en-US"/>
        </w:rPr>
      </w:pPr>
      <w:r w:rsidRPr="059AE98A">
        <w:rPr>
          <w:lang w:val="en-US"/>
        </w:rPr>
        <w:t>Personalisation will be implemented, but there will be no migration of personalisation data from previous systems. Features will be:</w:t>
      </w:r>
    </w:p>
    <w:p w:rsidR="29C65A6A" w:rsidP="00366661" w:rsidRDefault="29C65A6A" w14:paraId="5A2178F8" w14:textId="421ACAC2">
      <w:pPr>
        <w:pStyle w:val="ListParagraph"/>
        <w:numPr>
          <w:ilvl w:val="1"/>
          <w:numId w:val="42"/>
        </w:numPr>
        <w:rPr>
          <w:lang w:val="en-US"/>
        </w:rPr>
      </w:pPr>
      <w:r w:rsidRPr="059AE98A">
        <w:rPr>
          <w:lang w:val="en-US"/>
        </w:rPr>
        <w:t>Bookmarking, Labels, Saved search</w:t>
      </w:r>
      <w:r>
        <w:tab/>
      </w:r>
    </w:p>
    <w:p w:rsidR="392D9C0A" w:rsidP="00366661" w:rsidRDefault="46096DD4" w14:paraId="77DB87C9" w14:textId="034DB8D2">
      <w:pPr>
        <w:pStyle w:val="ListParagraph"/>
        <w:numPr>
          <w:ilvl w:val="0"/>
          <w:numId w:val="42"/>
        </w:numPr>
        <w:rPr>
          <w:lang w:val="en-US"/>
        </w:rPr>
      </w:pPr>
      <w:r w:rsidRPr="4A5D6994">
        <w:rPr>
          <w:lang w:val="en-US"/>
        </w:rPr>
        <w:t xml:space="preserve">Print: This </w:t>
      </w:r>
      <w:commentRangeStart w:id="658"/>
      <w:commentRangeStart w:id="659"/>
      <w:commentRangeStart w:id="660"/>
      <w:commentRangeStart w:id="661"/>
      <w:commentRangeStart w:id="662"/>
      <w:r w:rsidRPr="4A5D6994">
        <w:rPr>
          <w:lang w:val="en-US"/>
        </w:rPr>
        <w:t>feature will not be present if the content type is Book or Journal Issue</w:t>
      </w:r>
      <w:commentRangeEnd w:id="658"/>
      <w:r w:rsidRPr="4A5D6994">
        <w:rPr>
          <w:rStyle w:val="CommentReference"/>
          <w:sz w:val="18"/>
          <w:szCs w:val="18"/>
          <w:lang w:val="en-US"/>
        </w:rPr>
        <w:commentReference w:id="658"/>
      </w:r>
      <w:commentRangeEnd w:id="659"/>
      <w:r>
        <w:rPr>
          <w:rStyle w:val="CommentReference"/>
        </w:rPr>
        <w:commentReference w:id="659"/>
      </w:r>
      <w:commentRangeEnd w:id="660"/>
      <w:r>
        <w:rPr>
          <w:rStyle w:val="CommentReference"/>
        </w:rPr>
        <w:commentReference w:id="660"/>
      </w:r>
      <w:commentRangeEnd w:id="661"/>
      <w:r>
        <w:rPr>
          <w:rStyle w:val="CommentReference"/>
        </w:rPr>
        <w:commentReference w:id="661"/>
      </w:r>
      <w:commentRangeEnd w:id="662"/>
      <w:r>
        <w:rPr>
          <w:rStyle w:val="CommentReference"/>
        </w:rPr>
        <w:commentReference w:id="662"/>
      </w:r>
      <w:r w:rsidRPr="4A5D6994" w:rsidR="696078FD">
        <w:rPr>
          <w:lang w:val="en-US"/>
        </w:rPr>
        <w:t xml:space="preserve">. </w:t>
      </w:r>
    </w:p>
    <w:p w:rsidR="5EFE53F8" w:rsidP="00366661" w:rsidRDefault="5EFE53F8" w14:paraId="6CF6F576" w14:textId="223390C6">
      <w:pPr>
        <w:pStyle w:val="ListParagraph"/>
        <w:numPr>
          <w:ilvl w:val="1"/>
          <w:numId w:val="42"/>
        </w:numPr>
        <w:rPr>
          <w:lang w:val="en-US"/>
        </w:rPr>
      </w:pPr>
      <w:r w:rsidRPr="19659DE0">
        <w:rPr>
          <w:lang w:val="en-US"/>
        </w:rPr>
        <w:t>Printing will not be disabled at the browser or operating system level</w:t>
      </w:r>
    </w:p>
    <w:p w:rsidR="5C95D25C" w:rsidP="00366661" w:rsidRDefault="5C95D25C" w14:paraId="6F6697EB" w14:textId="461B2AE2">
      <w:pPr>
        <w:pStyle w:val="ListParagraph"/>
        <w:numPr>
          <w:ilvl w:val="1"/>
          <w:numId w:val="42"/>
        </w:numPr>
        <w:rPr>
          <w:ins w:author="Joshua Routh" w:date="2026-01-27T14:13:00Z" w16du:dateUtc="2026-01-27T14:13:18Z" w:id="663"/>
          <w:lang w:val="en-US"/>
        </w:rPr>
      </w:pPr>
      <w:r w:rsidRPr="3DB1DA15">
        <w:rPr>
          <w:lang w:val="en-US"/>
        </w:rPr>
        <w:t>This addresses initial RfP requirement 3.1.7c, ‘Print content’</w:t>
      </w:r>
    </w:p>
    <w:p w:rsidR="3DB1DA15" w:rsidP="4A5D6994" w:rsidRDefault="76030D2A" w14:paraId="77C30009" w14:textId="513E94CD">
      <w:pPr>
        <w:pStyle w:val="ListParagraph"/>
        <w:numPr>
          <w:ilvl w:val="1"/>
          <w:numId w:val="42"/>
        </w:numPr>
        <w:rPr>
          <w:b/>
          <w:bCs/>
          <w:lang w:val="en-US"/>
        </w:rPr>
      </w:pPr>
      <w:ins w:author="Joshua Routh" w:date="2026-01-27T14:13:00Z" w16du:dateUtc="2026-01-27T14:13:33Z" w:id="664">
        <w:r w:rsidRPr="4A5D6994">
          <w:rPr>
            <w:b/>
            <w:bCs/>
            <w:lang w:val="en-US"/>
            <w:rPrChange w:author="Joshua Routh" w:date="2026-01-27T14:13:00Z" w16du:dateUtc="2026-01-27T14:13:36Z" w:id="665">
              <w:rPr>
                <w:lang w:val="en-US"/>
              </w:rPr>
            </w:rPrChange>
          </w:rPr>
          <w:t>This feature will not be worked on until</w:t>
        </w:r>
      </w:ins>
      <w:ins w:author="Joshua Routh" w:date="2026-01-27T14:13:00Z" w16du:dateUtc="2026-01-27T14:13:48Z" w:id="666">
        <w:r w:rsidRPr="4A5D6994">
          <w:rPr>
            <w:b/>
            <w:bCs/>
            <w:lang w:val="en-US"/>
          </w:rPr>
          <w:t xml:space="preserve"> </w:t>
        </w:r>
      </w:ins>
      <w:ins w:author="Joshua Routh" w:date="2026-01-27T14:13:00Z" w16du:dateUtc="2026-01-27T14:13:33Z" w:id="667">
        <w:r w:rsidRPr="4A5D6994">
          <w:rPr>
            <w:b/>
            <w:bCs/>
            <w:lang w:val="en-US"/>
            <w:rPrChange w:author="Joshua Routh" w:date="2026-01-27T14:13:00Z" w16du:dateUtc="2026-01-27T14:13:36Z" w:id="668">
              <w:rPr>
                <w:lang w:val="en-US"/>
              </w:rPr>
            </w:rPrChange>
          </w:rPr>
          <w:t>further definition is complete</w:t>
        </w:r>
      </w:ins>
      <w:ins w:author="Joshua Routh" w:date="2026-01-27T14:14:00Z" w16du:dateUtc="2026-01-27T14:14:34Z" w:id="669">
        <w:r w:rsidRPr="4A5D6994">
          <w:rPr>
            <w:b/>
            <w:bCs/>
            <w:lang w:val="en-US"/>
          </w:rPr>
          <w:t xml:space="preserve">: </w:t>
        </w:r>
        <w:r w:rsidRPr="4A5D6994" w:rsidR="08F02FEC">
          <w:rPr>
            <w:b/>
            <w:bCs/>
            <w:lang w:val="en-US"/>
          </w:rPr>
          <w:t>HighWire will be exploring which options are available.</w:t>
        </w:r>
      </w:ins>
    </w:p>
    <w:p w:rsidR="29C65A6A" w:rsidP="00366661" w:rsidRDefault="392D9C0A" w14:paraId="27D14AC7" w14:textId="23B381C9">
      <w:pPr>
        <w:pStyle w:val="ListParagraph"/>
        <w:numPr>
          <w:ilvl w:val="0"/>
          <w:numId w:val="42"/>
        </w:numPr>
        <w:rPr>
          <w:lang w:val="en-US"/>
        </w:rPr>
      </w:pPr>
      <w:r w:rsidRPr="19659DE0">
        <w:rPr>
          <w:lang w:val="en-US"/>
        </w:rPr>
        <w:t>Citations: Create a citation of this content in a range of export formats</w:t>
      </w:r>
    </w:p>
    <w:p w:rsidR="6B5301C6" w:rsidP="00366661" w:rsidRDefault="6B5301C6" w14:paraId="010A2D3E" w14:textId="41434D17">
      <w:pPr>
        <w:pStyle w:val="ListParagraph"/>
        <w:numPr>
          <w:ilvl w:val="1"/>
          <w:numId w:val="42"/>
        </w:numPr>
        <w:rPr>
          <w:highlight w:val="yellow"/>
          <w:lang w:val="en-US"/>
        </w:rPr>
      </w:pPr>
      <w:r w:rsidRPr="19659DE0">
        <w:rPr>
          <w:lang w:val="en-US"/>
        </w:rPr>
        <w:t>There is an additional requirement which needs to be explored in the early implementation phase before it is confirmed</w:t>
      </w:r>
      <w:r w:rsidRPr="19659DE0" w:rsidR="76E42E89">
        <w:rPr>
          <w:lang w:val="en-US"/>
        </w:rPr>
        <w:t xml:space="preserve"> -</w:t>
      </w:r>
      <w:r w:rsidRPr="19659DE0">
        <w:rPr>
          <w:lang w:val="en-US"/>
        </w:rPr>
        <w:t xml:space="preserve"> </w:t>
      </w:r>
      <w:r w:rsidRPr="19659DE0" w:rsidR="7FEF60B8">
        <w:rPr>
          <w:lang w:val="en-US"/>
        </w:rPr>
        <w:t xml:space="preserve">Paragraph citation: The platform could allow the user to select text and create a citation based on that text’s location, including which paragraph it is for ePub content. </w:t>
      </w:r>
    </w:p>
    <w:p w:rsidR="29C65A6A" w:rsidP="00366661" w:rsidRDefault="29C65A6A" w14:paraId="6907219F" w14:textId="6C3F4ABE">
      <w:pPr>
        <w:pStyle w:val="ListParagraph"/>
        <w:numPr>
          <w:ilvl w:val="0"/>
          <w:numId w:val="42"/>
        </w:numPr>
        <w:rPr>
          <w:lang w:val="en-US"/>
        </w:rPr>
      </w:pPr>
      <w:r w:rsidRPr="059AE98A">
        <w:rPr>
          <w:lang w:val="en-US"/>
        </w:rPr>
        <w:t>Share: This will share the title of the content, and basic metadata on social media platforms</w:t>
      </w:r>
    </w:p>
    <w:p w:rsidR="29C65A6A" w:rsidP="00366661" w:rsidRDefault="0F7F51E2" w14:paraId="5FC54EDF" w14:textId="27C2E524">
      <w:pPr>
        <w:pStyle w:val="ListParagraph"/>
        <w:numPr>
          <w:ilvl w:val="0"/>
          <w:numId w:val="42"/>
        </w:numPr>
        <w:rPr>
          <w:lang w:val="en-US"/>
        </w:rPr>
      </w:pPr>
      <w:r w:rsidRPr="3DEF00A6">
        <w:rPr>
          <w:lang w:val="en-US"/>
        </w:rPr>
        <w:t xml:space="preserve">Related content: This will be derived using </w:t>
      </w:r>
      <w:commentRangeStart w:id="670"/>
      <w:commentRangeStart w:id="671"/>
      <w:commentRangeStart w:id="672"/>
      <w:r w:rsidRPr="3DEF00A6">
        <w:rPr>
          <w:lang w:val="en-US"/>
        </w:rPr>
        <w:t>a Solr MoreLikeThis algorithm</w:t>
      </w:r>
      <w:ins w:author="Joshua Routh" w:date="2026-01-15T16:58:00Z" w16du:dateUtc="2026-01-15T16:58:31Z" w:id="673">
        <w:r w:rsidRPr="3DEF00A6" w:rsidR="21366240">
          <w:rPr>
            <w:lang w:val="en-US"/>
          </w:rPr>
          <w:t>, based on content metadata</w:t>
        </w:r>
      </w:ins>
      <w:commentRangeEnd w:id="670"/>
      <w:r w:rsidRPr="3DEF00A6" w:rsidR="29C65A6A">
        <w:rPr>
          <w:rStyle w:val="CommentReference"/>
          <w:sz w:val="18"/>
          <w:szCs w:val="18"/>
          <w:lang w:val="en-US"/>
        </w:rPr>
        <w:commentReference w:id="670"/>
      </w:r>
      <w:commentRangeEnd w:id="671"/>
      <w:r>
        <w:rPr>
          <w:rStyle w:val="CommentReference"/>
        </w:rPr>
        <w:commentReference w:id="671"/>
      </w:r>
      <w:commentRangeEnd w:id="672"/>
      <w:r>
        <w:rPr>
          <w:rStyle w:val="CommentReference"/>
        </w:rPr>
        <w:commentReference w:id="672"/>
      </w:r>
      <w:r w:rsidRPr="3DEF00A6">
        <w:rPr>
          <w:lang w:val="en-US"/>
        </w:rPr>
        <w:t>. It will include content from all relevant content types.</w:t>
      </w:r>
    </w:p>
    <w:p w:rsidR="05540909" w:rsidRDefault="05540909" w14:paraId="668233B0" w14:textId="2AB20D7B">
      <w:pPr>
        <w:pStyle w:val="ListParagraph"/>
        <w:numPr>
          <w:ilvl w:val="0"/>
          <w:numId w:val="42"/>
        </w:numPr>
        <w:ind w:left="360" w:firstLine="0"/>
        <w:rPr>
          <w:del w:author="Joshua Routh" w:date="2026-01-15T16:59:00Z" w16du:dateUtc="2026-01-15T16:59:20Z" w:id="674"/>
          <w:lang w:val="en-US"/>
        </w:rPr>
        <w:pPrChange w:author="Joshua Routh" w:date="2026-01-15T16:59:00Z" w:id="675">
          <w:pPr>
            <w:pStyle w:val="ListParagraph"/>
            <w:numPr>
              <w:numId w:val="42"/>
            </w:numPr>
            <w:ind w:hanging="360"/>
          </w:pPr>
        </w:pPrChange>
      </w:pPr>
      <w:commentRangeStart w:id="676"/>
      <w:commentRangeStart w:id="677"/>
      <w:commentRangeStart w:id="678"/>
      <w:del w:author="Joshua Routh" w:date="2026-01-15T16:59:00Z" w16du:dateUtc="2026-01-15T16:59:20Z" w:id="679">
        <w:r w:rsidRPr="3DEF00A6" w:rsidDel="58C7B5CA">
          <w:rPr>
            <w:lang w:val="en-US"/>
          </w:rPr>
          <w:delText>Request access to the physical content: This will be a link to a page or form owned by the LDLs</w:delText>
        </w:r>
      </w:del>
      <w:commentRangeEnd w:id="676"/>
      <w:r>
        <w:rPr>
          <w:rStyle w:val="CommentReference"/>
          <w:sz w:val="18"/>
          <w:szCs w:val="18"/>
          <w:lang w:val="en-US"/>
        </w:rPr>
        <w:commentReference w:id="676"/>
      </w:r>
      <w:commentRangeEnd w:id="677"/>
      <w:r>
        <w:rPr>
          <w:rStyle w:val="CommentReference"/>
        </w:rPr>
        <w:commentReference w:id="677"/>
      </w:r>
      <w:commentRangeEnd w:id="678"/>
      <w:r>
        <w:rPr>
          <w:rStyle w:val="CommentReference"/>
        </w:rPr>
        <w:commentReference w:id="678"/>
      </w:r>
    </w:p>
    <w:p w:rsidR="29C65A6A" w:rsidP="00366661" w:rsidRDefault="11038E79" w14:paraId="5F7FD188" w14:textId="460DC4C7">
      <w:pPr>
        <w:pStyle w:val="ListParagraph"/>
        <w:numPr>
          <w:ilvl w:val="0"/>
          <w:numId w:val="42"/>
        </w:numPr>
        <w:rPr>
          <w:ins w:author="Joshua Routh" w:date="2026-01-20T10:15:00Z" w16du:dateUtc="2026-01-20T10:15:18Z" w:id="680"/>
          <w:lang w:val="en-US"/>
        </w:rPr>
      </w:pPr>
      <w:r w:rsidRPr="477C5BEC">
        <w:rPr>
          <w:lang w:val="en-US"/>
        </w:rPr>
        <w:t>View terms and conditions: The T&amp;Cs which were accepted can be viewed again</w:t>
      </w:r>
    </w:p>
    <w:p w:rsidR="75EE64DA" w:rsidP="477C5BEC" w:rsidRDefault="75EE64DA" w14:paraId="6A6EA4CA" w14:textId="36FC0E41">
      <w:pPr>
        <w:pStyle w:val="ListParagraph"/>
        <w:numPr>
          <w:ilvl w:val="0"/>
          <w:numId w:val="42"/>
        </w:numPr>
        <w:rPr>
          <w:lang w:val="en-US"/>
        </w:rPr>
      </w:pPr>
      <w:ins w:author="Joshua Routh" w:date="2026-01-20T10:15:00Z" w16du:dateUtc="2026-01-20T10:15:36Z" w:id="681">
        <w:r w:rsidRPr="477C5BEC">
          <w:rPr>
            <w:lang w:val="en-US"/>
          </w:rPr>
          <w:t>Download: Only available for LDL staff. It downloads the content file.</w:t>
        </w:r>
      </w:ins>
    </w:p>
    <w:p w:rsidR="29C65A6A" w:rsidP="00366661" w:rsidRDefault="7595EDFD" w14:paraId="5A93FE7B" w14:textId="570F286D">
      <w:pPr>
        <w:pStyle w:val="ListParagraph"/>
        <w:numPr>
          <w:ilvl w:val="0"/>
          <w:numId w:val="42"/>
        </w:numPr>
        <w:rPr>
          <w:lang w:val="en-US"/>
        </w:rPr>
      </w:pPr>
      <w:r w:rsidRPr="0D9520A5">
        <w:rPr>
          <w:lang w:val="en-US"/>
        </w:rPr>
        <w:t>Zoom</w:t>
      </w:r>
      <w:ins w:author="Joshua Routh" w:date="2026-01-26T16:41:00Z" w16du:dateUtc="2026-01-26T16:41:07Z" w:id="682">
        <w:r w:rsidRPr="0D9520A5" w:rsidR="3B338302">
          <w:rPr>
            <w:lang w:val="en-US"/>
          </w:rPr>
          <w:t xml:space="preserve"> and rotate</w:t>
        </w:r>
      </w:ins>
      <w:r w:rsidRPr="0D9520A5">
        <w:rPr>
          <w:lang w:val="en-US"/>
        </w:rPr>
        <w:t>: The user can see the content in more detail by</w:t>
      </w:r>
      <w:commentRangeStart w:id="683"/>
      <w:commentRangeStart w:id="684"/>
      <w:commentRangeStart w:id="685"/>
      <w:r w:rsidRPr="0D9520A5">
        <w:rPr>
          <w:lang w:val="en-US"/>
        </w:rPr>
        <w:t xml:space="preserve"> zoomin</w:t>
      </w:r>
      <w:del w:author="Joshua Routh" w:date="2026-01-26T16:41:00Z" w16du:dateUtc="2026-01-26T16:41:10Z" w:id="686">
        <w:r w:rsidRPr="0D9520A5" w:rsidDel="7595EDFD" w:rsidR="0F7F51E2">
          <w:rPr>
            <w:lang w:val="en-US"/>
          </w:rPr>
          <w:delText>g</w:delText>
        </w:r>
      </w:del>
      <w:ins w:author="Joshua Routh" w:date="2026-01-26T16:41:00Z" w16du:dateUtc="2026-01-26T16:41:10Z" w:id="687">
        <w:r w:rsidRPr="0D9520A5" w:rsidR="1C810680">
          <w:rPr>
            <w:lang w:val="en-US"/>
          </w:rPr>
          <w:t>, rotating</w:t>
        </w:r>
      </w:ins>
      <w:del w:author="Joshua Routh" w:date="2026-01-26T16:41:00Z" w16du:dateUtc="2026-01-26T16:41:18Z" w:id="688">
        <w:r w:rsidRPr="0D9520A5" w:rsidDel="7595EDFD" w:rsidR="0F7F51E2">
          <w:rPr>
            <w:lang w:val="en-US"/>
          </w:rPr>
          <w:delText xml:space="preserve"> in</w:delText>
        </w:r>
      </w:del>
      <w:r w:rsidRPr="0D9520A5">
        <w:rPr>
          <w:lang w:val="en-US"/>
        </w:rPr>
        <w:t xml:space="preserve"> and panning</w:t>
      </w:r>
      <w:commentRangeEnd w:id="683"/>
      <w:r w:rsidRPr="0D9520A5" w:rsidR="0F7F51E2">
        <w:rPr>
          <w:rStyle w:val="CommentReference"/>
          <w:sz w:val="18"/>
          <w:szCs w:val="18"/>
          <w:lang w:val="en-US"/>
        </w:rPr>
        <w:commentReference w:id="683"/>
      </w:r>
      <w:commentRangeEnd w:id="684"/>
      <w:r>
        <w:rPr>
          <w:rStyle w:val="CommentReference"/>
        </w:rPr>
        <w:commentReference w:id="684"/>
      </w:r>
      <w:commentRangeEnd w:id="685"/>
      <w:r>
        <w:rPr>
          <w:rStyle w:val="CommentReference"/>
        </w:rPr>
        <w:commentReference w:id="685"/>
      </w:r>
      <w:r w:rsidRPr="0D9520A5">
        <w:rPr>
          <w:lang w:val="en-US"/>
        </w:rPr>
        <w:t>.</w:t>
      </w:r>
      <w:ins w:author="Joshua Routh" w:date="2026-01-19T16:42:00Z" w16du:dateUtc="2026-01-19T16:42:59Z" w:id="689">
        <w:r w:rsidRPr="0D9520A5" w:rsidR="78546A72">
          <w:rPr>
            <w:lang w:val="en-US"/>
          </w:rPr>
          <w:t xml:space="preserve"> </w:t>
        </w:r>
      </w:ins>
      <w:ins w:author="Joshua Routh" w:date="2026-01-19T16:43:00Z" w16du:dateUtc="2026-01-19T16:43:33Z" w:id="690">
        <w:r w:rsidRPr="0D9520A5" w:rsidR="78546A72">
          <w:rPr>
            <w:lang w:val="en-US"/>
          </w:rPr>
          <w:t>Please note that this builds on the existing capability of being able to enlarge text as part of standard browser functionality, and in complianc</w:t>
        </w:r>
      </w:ins>
      <w:r w:rsidR="00683269">
        <w:rPr>
          <w:lang w:val="en-US"/>
        </w:rPr>
        <w:t>e</w:t>
      </w:r>
      <w:ins w:author="Joshua Routh" w:date="2026-01-19T16:43:00Z" w16du:dateUtc="2026-01-19T16:43:33Z" w:id="691">
        <w:r w:rsidRPr="0D9520A5" w:rsidR="78546A72">
          <w:rPr>
            <w:lang w:val="en-US"/>
          </w:rPr>
          <w:t xml:space="preserve"> with WCAG 2.2 AA.</w:t>
        </w:r>
      </w:ins>
    </w:p>
    <w:p w:rsidR="29C65A6A" w:rsidP="00366661" w:rsidRDefault="5ECFF44A" w14:paraId="5E7FA8B9" w14:textId="415E2CD8">
      <w:pPr>
        <w:pStyle w:val="ListParagraph"/>
        <w:numPr>
          <w:ilvl w:val="0"/>
          <w:numId w:val="42"/>
        </w:numPr>
        <w:rPr>
          <w:ins w:author="Joshua Routh" w:date="2026-01-19T13:21:00Z" w16du:dateUtc="2026-01-19T13:21:07Z" w:id="692"/>
          <w:lang w:val="en-US"/>
        </w:rPr>
      </w:pPr>
      <w:r w:rsidRPr="3DEF00A6">
        <w:rPr>
          <w:lang w:val="en-US"/>
        </w:rPr>
        <w:t>Citation links: Clicking a citation will take the user to the reference, where the data supports it.</w:t>
      </w:r>
    </w:p>
    <w:p w:rsidR="2A37359F" w:rsidP="3DEF00A6" w:rsidRDefault="2A37359F" w14:paraId="4C62AAD0" w14:textId="0F56F571">
      <w:pPr>
        <w:pStyle w:val="ListParagraph"/>
        <w:numPr>
          <w:ilvl w:val="0"/>
          <w:numId w:val="42"/>
        </w:numPr>
        <w:rPr>
          <w:ins w:author="Joshua Routh" w:date="2026-01-19T13:22:00Z" w16du:dateUtc="2026-01-19T13:22:52Z" w:id="693"/>
          <w:lang w:val="en-US"/>
        </w:rPr>
      </w:pPr>
      <w:ins w:author="Joshua Routh" w:date="2026-01-19T13:21:00Z" w16du:dateUtc="2026-01-19T13:21:18Z" w:id="694">
        <w:r w:rsidRPr="3DEF00A6">
          <w:rPr>
            <w:lang w:val="en-US"/>
          </w:rPr>
          <w:t>Versions: Users will only be able to</w:t>
        </w:r>
      </w:ins>
      <w:ins w:author="Joshua Routh" w:date="2026-01-19T13:21:00Z" w16du:dateUtc="2026-01-19T13:21:59Z" w:id="695">
        <w:r w:rsidRPr="3DEF00A6">
          <w:rPr>
            <w:lang w:val="en-US"/>
          </w:rPr>
          <w:t xml:space="preserve"> access the latest version of content. The only exception to this is the ‘Other material’ content type (eg. Loose Leaf). The content display of this </w:t>
        </w:r>
      </w:ins>
      <w:ins w:author="Joshua Routh" w:date="2026-01-19T13:22:00Z" w16du:dateUtc="2026-01-19T13:22:14Z" w:id="696">
        <w:r w:rsidRPr="3DEF00A6">
          <w:rPr>
            <w:lang w:val="en-US"/>
          </w:rPr>
          <w:t>feature will include a link ‘Versions’</w:t>
        </w:r>
        <w:r w:rsidRPr="3DEF00A6" w:rsidR="0BFF29E5">
          <w:rPr>
            <w:lang w:val="en-US"/>
          </w:rPr>
          <w:t>, linking to all versions of the</w:t>
        </w:r>
      </w:ins>
      <w:ins w:author="Joshua Routh" w:date="2026-01-19T13:23:00Z" w16du:dateUtc="2026-01-19T13:23:02Z" w:id="697">
        <w:r w:rsidRPr="3DEF00A6" w:rsidR="0BFF29E5">
          <w:rPr>
            <w:lang w:val="en-US"/>
          </w:rPr>
          <w:t xml:space="preserve"> content</w:t>
        </w:r>
      </w:ins>
    </w:p>
    <w:p w:rsidR="0BFF29E5" w:rsidRDefault="0BFF29E5" w14:paraId="7269BFDE" w14:textId="43829AEE">
      <w:pPr>
        <w:pStyle w:val="ListParagraph"/>
        <w:numPr>
          <w:ilvl w:val="1"/>
          <w:numId w:val="42"/>
        </w:numPr>
        <w:pPrChange w:author="Joshua Routh" w:date="2026-01-19T13:22:00Z" w:id="698">
          <w:pPr>
            <w:pStyle w:val="ListParagraph"/>
            <w:numPr>
              <w:numId w:val="42"/>
            </w:numPr>
            <w:ind w:hanging="360"/>
          </w:pPr>
        </w:pPrChange>
      </w:pPr>
      <w:ins w:author="Joshua Routh" w:date="2026-01-19T13:22:00Z" w16du:dateUtc="2026-01-19T13:22:14Z" w:id="699">
        <w:r w:rsidRPr="3DEF00A6">
          <w:rPr>
            <w:lang w:val="en-US"/>
          </w:rPr>
          <w:t>This relies on the content</w:t>
        </w:r>
      </w:ins>
      <w:ins w:author="Joshua Routh" w:date="2026-01-19T13:23:00Z" w16du:dateUtc="2026-01-19T13:23:28Z" w:id="700">
        <w:r w:rsidRPr="3DEF00A6">
          <w:rPr>
            <w:lang w:val="en-US"/>
          </w:rPr>
          <w:t xml:space="preserve"> </w:t>
        </w:r>
        <w:r>
          <w:tab/>
        </w:r>
        <w:r>
          <w:tab/>
        </w:r>
        <w:r>
          <w:tab/>
        </w:r>
        <w:r>
          <w:tab/>
        </w:r>
        <w:r>
          <w:tab/>
        </w:r>
      </w:ins>
    </w:p>
    <w:p w:rsidR="059AE98A" w:rsidP="19659DE0" w:rsidRDefault="059AE98A" w14:paraId="033C6AA2" w14:textId="1C88B55C">
      <w:pPr>
        <w:rPr>
          <w:lang w:val="en-US"/>
        </w:rPr>
      </w:pPr>
    </w:p>
    <w:p w:rsidR="29C65A6A" w:rsidP="059AE98A" w:rsidRDefault="392D9C0A" w14:paraId="67297360" w14:textId="2CD9084C">
      <w:pPr>
        <w:pStyle w:val="Heading4"/>
        <w:rPr>
          <w:lang w:val="en-US"/>
        </w:rPr>
      </w:pPr>
      <w:bookmarkStart w:name="_Toc216335079" w:id="701"/>
      <w:r w:rsidRPr="19659DE0">
        <w:rPr>
          <w:lang w:val="en-US"/>
        </w:rPr>
        <w:t>Individual log-in</w:t>
      </w:r>
      <w:r w:rsidRPr="19659DE0" w:rsidR="3A8740A1">
        <w:rPr>
          <w:lang w:val="en-US"/>
        </w:rPr>
        <w:t xml:space="preserve"> and registration</w:t>
      </w:r>
      <w:bookmarkEnd w:id="701"/>
    </w:p>
    <w:p w:rsidR="19659DE0" w:rsidP="19659DE0" w:rsidRDefault="19659DE0" w14:paraId="49B5AAC8" w14:textId="1637B038">
      <w:pPr>
        <w:rPr>
          <w:lang w:val="en-US"/>
        </w:rPr>
      </w:pPr>
    </w:p>
    <w:p w:rsidR="29C65A6A" w:rsidP="059AE98A" w:rsidRDefault="1B729E8E" w14:paraId="5ADD5F9A" w14:textId="2B2B1622">
      <w:pPr>
        <w:rPr>
          <w:ins w:author="Joshua Routh" w:date="2026-01-19T16:44:00Z" w16du:dateUtc="2026-01-19T16:44:14Z" w:id="702"/>
          <w:lang w:val="en-US"/>
        </w:rPr>
      </w:pPr>
      <w:commentRangeStart w:id="703"/>
      <w:commentRangeStart w:id="704"/>
      <w:commentRangeStart w:id="705"/>
      <w:r w:rsidRPr="3DEF00A6">
        <w:rPr>
          <w:lang w:val="en-US"/>
        </w:rPr>
        <w:t xml:space="preserve">Users will be able to register and log in as individuals. </w:t>
      </w:r>
      <w:r w:rsidRPr="3DEF00A6" w:rsidR="5ECFF44A">
        <w:rPr>
          <w:lang w:val="en-US"/>
        </w:rPr>
        <w:t>Logging in does not affect which content users get access to. It allows them to use personalisation features.</w:t>
      </w:r>
      <w:r w:rsidRPr="3DEF00A6" w:rsidR="23E2FA1E">
        <w:rPr>
          <w:lang w:val="en-US"/>
        </w:rPr>
        <w:t xml:space="preserve"> Please see the Access section for more details</w:t>
      </w:r>
      <w:r w:rsidRPr="3DEF00A6" w:rsidR="53814C20">
        <w:rPr>
          <w:lang w:val="en-US"/>
        </w:rPr>
        <w:t>.</w:t>
      </w:r>
    </w:p>
    <w:p w:rsidR="1145955A" w:rsidP="3DEF00A6" w:rsidRDefault="1145955A" w14:paraId="5D58BE96" w14:textId="6B6A10DC">
      <w:pPr>
        <w:rPr>
          <w:lang w:val="en-US"/>
        </w:rPr>
      </w:pPr>
      <w:ins w:author="Joshua Routh" w:date="2026-01-19T16:44:00Z" w16du:dateUtc="2026-01-19T16:44:58Z" w:id="706">
        <w:r w:rsidRPr="3DEF00A6">
          <w:rPr>
            <w:lang w:val="en-US"/>
          </w:rPr>
          <w:t>It will be made very clear to the user what they are getting by signing in, including that it does not affect access; not relate to the cataloguing system log in; and only affects personalisation.</w:t>
        </w:r>
      </w:ins>
    </w:p>
    <w:p w:rsidR="18FD8A10" w:rsidP="19659DE0" w:rsidRDefault="53814C20" w14:paraId="55F3C1A0" w14:textId="02976AF5">
      <w:pPr>
        <w:rPr>
          <w:lang w:val="en-US"/>
        </w:rPr>
      </w:pPr>
      <w:r w:rsidRPr="3DEF00A6">
        <w:rPr>
          <w:lang w:val="en-US"/>
        </w:rPr>
        <w:t>When a user clicks Register, they will be taken to a standard Sigma registration form, including ensuring fields are valid. There is no workflow or approval needed by LDL Staff to register for an individual account.</w:t>
      </w:r>
      <w:commentRangeEnd w:id="703"/>
      <w:r w:rsidR="18FD8A10">
        <w:rPr>
          <w:rStyle w:val="CommentReference"/>
          <w:sz w:val="18"/>
          <w:szCs w:val="18"/>
          <w:lang w:val="en-US"/>
        </w:rPr>
        <w:commentReference w:id="703"/>
      </w:r>
      <w:commentRangeEnd w:id="704"/>
      <w:r>
        <w:rPr>
          <w:rStyle w:val="CommentReference"/>
        </w:rPr>
        <w:commentReference w:id="704"/>
      </w:r>
      <w:commentRangeEnd w:id="705"/>
      <w:r>
        <w:rPr>
          <w:rStyle w:val="CommentReference"/>
        </w:rPr>
        <w:commentReference w:id="705"/>
      </w:r>
    </w:p>
    <w:p w:rsidR="059AE98A" w:rsidP="19659DE0" w:rsidRDefault="059AE98A" w14:paraId="1276042B" w14:textId="2BBF6142">
      <w:pPr>
        <w:rPr>
          <w:lang w:val="en-US"/>
        </w:rPr>
      </w:pPr>
    </w:p>
    <w:p w:rsidR="29C65A6A" w:rsidP="059AE98A" w:rsidRDefault="392D9C0A" w14:paraId="6A7160C2" w14:textId="7ED9B564">
      <w:pPr>
        <w:pStyle w:val="Heading4"/>
        <w:rPr>
          <w:lang w:val="en-US"/>
        </w:rPr>
      </w:pPr>
      <w:bookmarkStart w:name="_Toc216335081" w:id="707"/>
      <w:r w:rsidRPr="19659DE0">
        <w:rPr>
          <w:lang w:val="en-US"/>
        </w:rPr>
        <w:t>Content access attempt from outside the LDLs</w:t>
      </w:r>
      <w:bookmarkEnd w:id="707"/>
    </w:p>
    <w:p w:rsidR="19659DE0" w:rsidP="19659DE0" w:rsidRDefault="19659DE0" w14:paraId="0BB42A39" w14:textId="2D464029">
      <w:pPr>
        <w:rPr>
          <w:lang w:val="en-US"/>
        </w:rPr>
      </w:pPr>
    </w:p>
    <w:p w:rsidR="059AE98A" w:rsidP="19659DE0" w:rsidRDefault="7E11E0E8" w14:paraId="5E922969" w14:textId="36759DD0">
      <w:pPr>
        <w:rPr>
          <w:lang w:val="en-US"/>
        </w:rPr>
      </w:pPr>
      <w:r w:rsidRPr="0D9520A5">
        <w:rPr>
          <w:lang w:val="en-US"/>
        </w:rPr>
        <w:t xml:space="preserve">If a user were to click on a content URL without being in one of the LDLs, they would see a </w:t>
      </w:r>
      <w:commentRangeStart w:id="708"/>
      <w:commentRangeStart w:id="709"/>
      <w:commentRangeStart w:id="710"/>
      <w:commentRangeStart w:id="711"/>
      <w:commentRangeStart w:id="712"/>
      <w:del w:author="Joshua Routh" w:date="2026-01-27T10:37:00Z" w16du:dateUtc="2026-01-27T10:37:16Z" w:id="713">
        <w:r w:rsidRPr="0D9520A5" w:rsidDel="7E11E0E8" w:rsidR="5ECFF44A">
          <w:rPr>
            <w:lang w:val="en-US"/>
          </w:rPr>
          <w:delText xml:space="preserve">server-level </w:delText>
        </w:r>
      </w:del>
      <w:r w:rsidRPr="0D9520A5">
        <w:rPr>
          <w:lang w:val="en-US"/>
        </w:rPr>
        <w:t>forbidden screen</w:t>
      </w:r>
      <w:commentRangeEnd w:id="708"/>
      <w:r w:rsidRPr="0D9520A5" w:rsidR="5ECFF44A">
        <w:rPr>
          <w:rStyle w:val="CommentReference"/>
          <w:sz w:val="18"/>
          <w:szCs w:val="18"/>
          <w:lang w:val="en-US"/>
        </w:rPr>
        <w:commentReference w:id="708"/>
      </w:r>
      <w:commentRangeEnd w:id="709"/>
      <w:r>
        <w:rPr>
          <w:rStyle w:val="CommentReference"/>
        </w:rPr>
        <w:commentReference w:id="709"/>
      </w:r>
      <w:commentRangeEnd w:id="710"/>
      <w:r>
        <w:rPr>
          <w:rStyle w:val="CommentReference"/>
        </w:rPr>
        <w:commentReference w:id="710"/>
      </w:r>
      <w:commentRangeEnd w:id="711"/>
      <w:r>
        <w:rPr>
          <w:rStyle w:val="CommentReference"/>
        </w:rPr>
        <w:commentReference w:id="711"/>
      </w:r>
      <w:commentRangeEnd w:id="712"/>
      <w:r>
        <w:rPr>
          <w:rStyle w:val="CommentReference"/>
        </w:rPr>
        <w:commentReference w:id="712"/>
      </w:r>
      <w:r w:rsidRPr="0D9520A5">
        <w:rPr>
          <w:lang w:val="en-US"/>
        </w:rPr>
        <w:t>. This is to reduce any risk that the public could attempt to gain access to the LDLs protected content from outside the LDLs.</w:t>
      </w:r>
    </w:p>
    <w:p w:rsidR="5FC4D073" w:rsidP="5FC4D073" w:rsidRDefault="5FC4D073" w14:paraId="22CE013B" w14:textId="62D90CE8"/>
    <w:p w:rsidR="03729937" w:rsidP="5FC4D073" w:rsidRDefault="4EA1CE8C" w14:paraId="728F2A12" w14:textId="33C12571">
      <w:pPr>
        <w:pStyle w:val="Heading3"/>
      </w:pPr>
      <w:bookmarkStart w:name="_Toc216335082" w:id="714"/>
      <w:bookmarkStart w:name="_Toc2016667803" w:id="715"/>
      <w:r>
        <w:t>Search</w:t>
      </w:r>
      <w:bookmarkEnd w:id="714"/>
      <w:bookmarkEnd w:id="715"/>
    </w:p>
    <w:p w:rsidR="0DDDAC08" w:rsidP="5FC4D073" w:rsidRDefault="38ABC30B" w14:paraId="6B2C2B5B" w14:textId="56D31F22">
      <w:pPr>
        <w:pStyle w:val="Heading4"/>
        <w:rPr>
          <w:lang w:val="en-US"/>
        </w:rPr>
      </w:pPr>
      <w:bookmarkStart w:name="_Toc216335083" w:id="716"/>
      <w:r w:rsidRPr="19659DE0">
        <w:rPr>
          <w:lang w:val="en-US"/>
        </w:rPr>
        <w:t xml:space="preserve">Global </w:t>
      </w:r>
      <w:r w:rsidRPr="19659DE0" w:rsidR="555E7A3E">
        <w:rPr>
          <w:lang w:val="en-US"/>
        </w:rPr>
        <w:t>Search</w:t>
      </w:r>
      <w:r w:rsidRPr="19659DE0" w:rsidR="2AF0D641">
        <w:rPr>
          <w:lang w:val="en-US"/>
        </w:rPr>
        <w:t xml:space="preserve"> display</w:t>
      </w:r>
      <w:bookmarkEnd w:id="716"/>
    </w:p>
    <w:p w:rsidR="0DDDAC08" w:rsidP="5FC4D073" w:rsidRDefault="0DDDAC08" w14:paraId="10550FA4" w14:textId="172715AA">
      <w:pPr>
        <w:spacing w:before="240" w:after="240"/>
        <w:rPr>
          <w:lang w:val="en-US"/>
        </w:rPr>
      </w:pPr>
      <w:r w:rsidRPr="5FC4D073">
        <w:rPr>
          <w:lang w:val="en-US"/>
        </w:rPr>
        <w:t xml:space="preserve">Initial requirement RfP ID: 3.1.6e. ‘Search across </w:t>
      </w:r>
      <w:r w:rsidRPr="5FC4D073" w:rsidR="2B6CD1C0">
        <w:rPr>
          <w:lang w:val="en-US"/>
        </w:rPr>
        <w:t xml:space="preserve">all </w:t>
      </w:r>
      <w:r w:rsidRPr="5FC4D073">
        <w:rPr>
          <w:lang w:val="en-US"/>
        </w:rPr>
        <w:t>metadata’</w:t>
      </w:r>
    </w:p>
    <w:p w:rsidR="0DDDAC08" w:rsidP="5FC4D073" w:rsidRDefault="0DDDAC08" w14:paraId="1EFD6CEC" w14:textId="71C2B87B">
      <w:pPr>
        <w:rPr>
          <w:lang w:val="en-US"/>
        </w:rPr>
      </w:pPr>
      <w:r w:rsidRPr="5FC4D073">
        <w:rPr>
          <w:lang w:val="en-US"/>
        </w:rPr>
        <w:t>Confirmed requirement:</w:t>
      </w:r>
      <w:r w:rsidRPr="5FC4D073" w:rsidR="3F5FF6A9">
        <w:rPr>
          <w:lang w:val="en-US"/>
        </w:rPr>
        <w:t xml:space="preserve"> </w:t>
      </w:r>
    </w:p>
    <w:p w:rsidR="505FD7FF" w:rsidP="00366661" w:rsidRDefault="505FD7FF" w14:paraId="61EF3E12" w14:textId="3C022AFC">
      <w:pPr>
        <w:pStyle w:val="ListParagraph"/>
        <w:numPr>
          <w:ilvl w:val="0"/>
          <w:numId w:val="37"/>
        </w:numPr>
        <w:rPr>
          <w:lang w:val="en-US"/>
        </w:rPr>
      </w:pPr>
      <w:r w:rsidRPr="5FC4D073">
        <w:rPr>
          <w:lang w:val="en-US"/>
        </w:rPr>
        <w:t>Global search can be executed from the header</w:t>
      </w:r>
    </w:p>
    <w:p w:rsidR="505FD7FF" w:rsidP="00366661" w:rsidRDefault="505FD7FF" w14:paraId="3E4FE55E" w14:textId="18178B75">
      <w:pPr>
        <w:pStyle w:val="ListParagraph"/>
        <w:numPr>
          <w:ilvl w:val="0"/>
          <w:numId w:val="37"/>
        </w:numPr>
        <w:rPr>
          <w:lang w:val="en-US"/>
        </w:rPr>
      </w:pPr>
      <w:r w:rsidRPr="5FC4D073">
        <w:rPr>
          <w:lang w:val="en-US"/>
        </w:rPr>
        <w:t>All available metadata will be searched across. Full text will not be searched across.</w:t>
      </w:r>
    </w:p>
    <w:p w:rsidR="505FD7FF" w:rsidP="00366661" w:rsidRDefault="505FD7FF" w14:paraId="2E4B2E9E" w14:textId="7198921A">
      <w:pPr>
        <w:pStyle w:val="ListParagraph"/>
        <w:numPr>
          <w:ilvl w:val="0"/>
          <w:numId w:val="37"/>
        </w:numPr>
        <w:rPr>
          <w:lang w:val="en-US"/>
        </w:rPr>
      </w:pPr>
      <w:r w:rsidRPr="5FC4D073">
        <w:rPr>
          <w:lang w:val="en-US"/>
        </w:rPr>
        <w:t>The search results page will display:</w:t>
      </w:r>
    </w:p>
    <w:p w:rsidR="505FD7FF" w:rsidP="00366661" w:rsidRDefault="505FD7FF" w14:paraId="6628657A" w14:textId="522E6341">
      <w:pPr>
        <w:pStyle w:val="ListParagraph"/>
        <w:numPr>
          <w:ilvl w:val="1"/>
          <w:numId w:val="37"/>
        </w:numPr>
        <w:rPr>
          <w:lang w:val="en-US"/>
        </w:rPr>
      </w:pPr>
      <w:r w:rsidRPr="5FC4D073">
        <w:rPr>
          <w:lang w:val="en-US"/>
        </w:rPr>
        <w:t>What has been searched for</w:t>
      </w:r>
    </w:p>
    <w:p w:rsidR="505FD7FF" w:rsidP="00366661" w:rsidRDefault="505FD7FF" w14:paraId="79545F6C" w14:textId="0D89CC86">
      <w:pPr>
        <w:pStyle w:val="ListParagraph"/>
        <w:numPr>
          <w:ilvl w:val="1"/>
          <w:numId w:val="37"/>
        </w:numPr>
        <w:rPr>
          <w:lang w:val="en-US"/>
        </w:rPr>
      </w:pPr>
      <w:r w:rsidRPr="5FC4D073">
        <w:rPr>
          <w:lang w:val="en-US"/>
        </w:rPr>
        <w:t>Filters applied</w:t>
      </w:r>
    </w:p>
    <w:p w:rsidR="505FD7FF" w:rsidP="00366661" w:rsidRDefault="505FD7FF" w14:paraId="58048F9B" w14:textId="20B82F18">
      <w:pPr>
        <w:pStyle w:val="ListParagraph"/>
        <w:numPr>
          <w:ilvl w:val="1"/>
          <w:numId w:val="37"/>
        </w:numPr>
        <w:rPr>
          <w:lang w:val="en-US"/>
        </w:rPr>
      </w:pPr>
      <w:r w:rsidRPr="5FC4D073">
        <w:rPr>
          <w:lang w:val="en-US"/>
        </w:rPr>
        <w:t>The total count</w:t>
      </w:r>
    </w:p>
    <w:p w:rsidR="505FD7FF" w:rsidP="00366661" w:rsidRDefault="5C2588FD" w14:paraId="241EC1D5" w14:textId="204970E6">
      <w:pPr>
        <w:pStyle w:val="ListParagraph"/>
        <w:numPr>
          <w:ilvl w:val="0"/>
          <w:numId w:val="37"/>
        </w:numPr>
        <w:rPr>
          <w:lang w:val="en-US"/>
        </w:rPr>
      </w:pPr>
      <w:r w:rsidRPr="059AE98A">
        <w:rPr>
          <w:lang w:val="en-US"/>
        </w:rPr>
        <w:t>When a search term is being type, an auto-complete drop-down will show suggested search queries based on the titles of content</w:t>
      </w:r>
    </w:p>
    <w:p w:rsidR="1DE635BC" w:rsidP="00366661" w:rsidRDefault="1DE635BC" w14:paraId="2BE5E39F" w14:textId="654C39DC">
      <w:pPr>
        <w:pStyle w:val="ListParagraph"/>
        <w:numPr>
          <w:ilvl w:val="1"/>
          <w:numId w:val="37"/>
        </w:numPr>
        <w:rPr>
          <w:lang w:val="en-US"/>
        </w:rPr>
      </w:pPr>
      <w:r w:rsidRPr="059AE98A">
        <w:rPr>
          <w:lang w:val="en-US"/>
        </w:rPr>
        <w:t>Each title will also have an icon illustrating which content type it is.</w:t>
      </w:r>
    </w:p>
    <w:p w:rsidR="505FD7FF" w:rsidP="00366661" w:rsidRDefault="505FD7FF" w14:paraId="2A1588B6" w14:textId="283D498C">
      <w:pPr>
        <w:pStyle w:val="ListParagraph"/>
        <w:numPr>
          <w:ilvl w:val="0"/>
          <w:numId w:val="37"/>
        </w:numPr>
        <w:rPr>
          <w:lang w:val="en-US"/>
        </w:rPr>
      </w:pPr>
      <w:r w:rsidRPr="5FC4D073">
        <w:rPr>
          <w:lang w:val="en-US"/>
        </w:rPr>
        <w:t>Each search result will show:</w:t>
      </w:r>
    </w:p>
    <w:p w:rsidR="5FC4D073" w:rsidP="00366661" w:rsidRDefault="2ED522B0" w14:paraId="0ED38115" w14:textId="73552BD8">
      <w:pPr>
        <w:pStyle w:val="ListParagraph"/>
        <w:numPr>
          <w:ilvl w:val="1"/>
          <w:numId w:val="37"/>
        </w:numPr>
        <w:rPr>
          <w:lang w:val="en-US"/>
        </w:rPr>
      </w:pPr>
      <w:r w:rsidRPr="3DEF00A6">
        <w:rPr>
          <w:lang w:val="en-US"/>
        </w:rPr>
        <w:t xml:space="preserve">Content type (eg Book), Title, File type (eg PDF), Authors, </w:t>
      </w:r>
      <w:commentRangeStart w:id="717"/>
      <w:commentRangeStart w:id="718"/>
      <w:commentRangeStart w:id="719"/>
      <w:r w:rsidRPr="3DEF00A6">
        <w:rPr>
          <w:lang w:val="en-US"/>
        </w:rPr>
        <w:t>Year</w:t>
      </w:r>
      <w:r w:rsidRPr="3DEF00A6" w:rsidR="40FFE9EA">
        <w:rPr>
          <w:lang w:val="en-US"/>
        </w:rPr>
        <w:t xml:space="preserve">, </w:t>
      </w:r>
      <w:ins w:author="Joshua Routh" w:date="2026-01-19T16:49:00Z" w16du:dateUtc="2026-01-19T16:49:19Z" w:id="720">
        <w:r w:rsidRPr="3DEF00A6" w:rsidR="22E8B2BD">
          <w:rPr>
            <w:lang w:val="en-US"/>
          </w:rPr>
          <w:t xml:space="preserve">Edition, </w:t>
        </w:r>
      </w:ins>
      <w:r w:rsidRPr="3DEF00A6" w:rsidR="40FFE9EA">
        <w:rPr>
          <w:lang w:val="en-US"/>
        </w:rPr>
        <w:t xml:space="preserve">cover image </w:t>
      </w:r>
      <w:commentRangeEnd w:id="717"/>
      <w:r w:rsidRPr="3DEF00A6" w:rsidR="0AAFDD56">
        <w:rPr>
          <w:rStyle w:val="CommentReference"/>
          <w:sz w:val="18"/>
          <w:szCs w:val="18"/>
          <w:lang w:val="en-US"/>
        </w:rPr>
        <w:commentReference w:id="717"/>
      </w:r>
      <w:commentRangeEnd w:id="718"/>
      <w:r>
        <w:rPr>
          <w:rStyle w:val="CommentReference"/>
        </w:rPr>
        <w:commentReference w:id="718"/>
      </w:r>
      <w:commentRangeEnd w:id="719"/>
      <w:r>
        <w:rPr>
          <w:rStyle w:val="CommentReference"/>
        </w:rPr>
        <w:commentReference w:id="719"/>
      </w:r>
      <w:r w:rsidRPr="3DEF00A6" w:rsidR="40FFE9EA">
        <w:rPr>
          <w:lang w:val="en-US"/>
        </w:rPr>
        <w:t>(optional)</w:t>
      </w:r>
      <w:r w:rsidRPr="3DEF00A6" w:rsidR="753B0748">
        <w:rPr>
          <w:lang w:val="en-US"/>
        </w:rPr>
        <w:t>, Parent content (eg. a</w:t>
      </w:r>
      <w:del w:author="Joshua Routh" w:date="2026-01-19T16:49:00Z" w16du:dateUtc="2026-01-19T16:49:50Z" w:id="721">
        <w:r w:rsidRPr="3DEF00A6" w:rsidDel="753B0748" w:rsidR="0AAFDD56">
          <w:rPr>
            <w:lang w:val="en-US"/>
          </w:rPr>
          <w:delText>n</w:delText>
        </w:r>
      </w:del>
      <w:r w:rsidRPr="3DEF00A6" w:rsidR="753B0748">
        <w:rPr>
          <w:lang w:val="en-US"/>
        </w:rPr>
        <w:t xml:space="preserve"> </w:t>
      </w:r>
      <w:commentRangeStart w:id="722"/>
      <w:commentRangeStart w:id="723"/>
      <w:commentRangeStart w:id="724"/>
      <w:r w:rsidRPr="3DEF00A6" w:rsidR="753B0748">
        <w:rPr>
          <w:lang w:val="en-US"/>
        </w:rPr>
        <w:t xml:space="preserve">Journal Article would </w:t>
      </w:r>
      <w:ins w:author="Joshua Routh" w:date="2026-01-19T16:50:00Z" w16du:dateUtc="2026-01-19T16:50:08Z" w:id="725">
        <w:r w:rsidRPr="3DEF00A6" w:rsidR="272C3FA6">
          <w:rPr>
            <w:lang w:val="en-US"/>
          </w:rPr>
          <w:t>show</w:t>
        </w:r>
      </w:ins>
      <w:del w:author="Joshua Routh" w:date="2026-01-19T16:50:00Z" w16du:dateUtc="2026-01-19T16:50:03Z" w:id="726">
        <w:r w:rsidRPr="3DEF00A6" w:rsidDel="753B0748" w:rsidR="0AAFDD56">
          <w:rPr>
            <w:lang w:val="en-US"/>
          </w:rPr>
          <w:delText>should</w:delText>
        </w:r>
      </w:del>
      <w:r w:rsidRPr="3DEF00A6" w:rsidR="753B0748">
        <w:rPr>
          <w:lang w:val="en-US"/>
        </w:rPr>
        <w:t xml:space="preserve"> the parent Journa</w:t>
      </w:r>
      <w:commentRangeEnd w:id="722"/>
      <w:r w:rsidRPr="3DEF00A6" w:rsidR="0AAFDD56">
        <w:rPr>
          <w:rStyle w:val="CommentReference"/>
          <w:sz w:val="18"/>
          <w:szCs w:val="18"/>
          <w:lang w:val="en-US"/>
        </w:rPr>
        <w:commentReference w:id="722"/>
      </w:r>
      <w:commentRangeEnd w:id="723"/>
      <w:r>
        <w:rPr>
          <w:rStyle w:val="CommentReference"/>
        </w:rPr>
        <w:commentReference w:id="723"/>
      </w:r>
      <w:commentRangeEnd w:id="724"/>
      <w:r>
        <w:rPr>
          <w:rStyle w:val="CommentReference"/>
        </w:rPr>
        <w:commentReference w:id="724"/>
      </w:r>
      <w:r w:rsidRPr="3DEF00A6" w:rsidR="753B0748">
        <w:rPr>
          <w:lang w:val="en-US"/>
        </w:rPr>
        <w:t>l)</w:t>
      </w:r>
    </w:p>
    <w:p w:rsidR="5FC4D073" w:rsidP="5FC4D073" w:rsidRDefault="5FC4D073" w14:paraId="3A0222C5" w14:textId="2B6BA688">
      <w:pPr>
        <w:rPr>
          <w:lang w:val="en-US"/>
        </w:rPr>
      </w:pPr>
    </w:p>
    <w:p w:rsidR="1404D7D6" w:rsidP="5FC4D073" w:rsidRDefault="5F78BDE8" w14:paraId="79B3D3F0" w14:textId="554AAFD4">
      <w:pPr>
        <w:pStyle w:val="Heading4"/>
        <w:rPr>
          <w:lang w:val="en-US"/>
        </w:rPr>
      </w:pPr>
      <w:bookmarkStart w:name="_Toc216335084" w:id="727"/>
      <w:r w:rsidRPr="19659DE0">
        <w:rPr>
          <w:lang w:val="en-US"/>
        </w:rPr>
        <w:t>Global Search filters</w:t>
      </w:r>
      <w:bookmarkEnd w:id="727"/>
    </w:p>
    <w:p w:rsidR="1404D7D6" w:rsidP="5FC4D073" w:rsidRDefault="1404D7D6" w14:paraId="06EF7C88" w14:textId="628D8061">
      <w:pPr>
        <w:spacing w:before="240" w:after="240"/>
        <w:rPr>
          <w:lang w:val="en-US"/>
        </w:rPr>
      </w:pPr>
      <w:r w:rsidRPr="5FC4D073">
        <w:rPr>
          <w:lang w:val="en-US"/>
        </w:rPr>
        <w:t>Initial requirement RfP ID: 3.1.6f. ‘Search with limits’</w:t>
      </w:r>
    </w:p>
    <w:p w:rsidR="1404D7D6" w:rsidP="5FC4D073" w:rsidRDefault="4F92AA76" w14:paraId="6A1602AD" w14:textId="3B22F457">
      <w:pPr>
        <w:rPr>
          <w:lang w:val="en-US"/>
        </w:rPr>
      </w:pPr>
      <w:r w:rsidRPr="19659DE0">
        <w:rPr>
          <w:lang w:val="en-US"/>
        </w:rPr>
        <w:t xml:space="preserve">Confirmed requirement: </w:t>
      </w:r>
    </w:p>
    <w:p w:rsidR="732E882E" w:rsidP="059AE98A" w:rsidRDefault="732E882E" w14:paraId="57979730" w14:textId="35738D1C">
      <w:r w:rsidRPr="059AE98A">
        <w:rPr>
          <w:lang w:val="en-US"/>
        </w:rPr>
        <w:t>When a user executes a search, they will then be able to filter their results as follows.</w:t>
      </w:r>
    </w:p>
    <w:p w:rsidR="3D8218D4" w:rsidP="00366661" w:rsidRDefault="3D8218D4" w14:paraId="6D9458FE" w14:textId="5B914539">
      <w:pPr>
        <w:pStyle w:val="ListParagraph"/>
        <w:numPr>
          <w:ilvl w:val="0"/>
          <w:numId w:val="36"/>
        </w:numPr>
        <w:rPr>
          <w:lang w:val="en-US"/>
        </w:rPr>
      </w:pPr>
      <w:r w:rsidRPr="059AE98A">
        <w:rPr>
          <w:lang w:val="en-US"/>
        </w:rPr>
        <w:t>Publication</w:t>
      </w:r>
      <w:r>
        <w:tab/>
      </w:r>
    </w:p>
    <w:p w:rsidR="3D8218D4" w:rsidP="00366661" w:rsidRDefault="3D8218D4" w14:paraId="16E59D41" w14:textId="7B1A0DA9">
      <w:pPr>
        <w:pStyle w:val="ListParagraph"/>
        <w:numPr>
          <w:ilvl w:val="1"/>
          <w:numId w:val="36"/>
        </w:numPr>
        <w:rPr>
          <w:lang w:val="en-US"/>
        </w:rPr>
      </w:pPr>
      <w:r w:rsidRPr="059AE98A">
        <w:rPr>
          <w:lang w:val="en-US"/>
        </w:rPr>
        <w:t>This is an index of the titles of the following top-level content types:</w:t>
      </w:r>
    </w:p>
    <w:p w:rsidR="3D8218D4" w:rsidP="00366661" w:rsidRDefault="3D8218D4" w14:paraId="2069F794" w14:textId="115BBEEA">
      <w:pPr>
        <w:pStyle w:val="ListParagraph"/>
        <w:numPr>
          <w:ilvl w:val="2"/>
          <w:numId w:val="36"/>
        </w:numPr>
        <w:rPr>
          <w:lang w:val="en-US"/>
        </w:rPr>
      </w:pPr>
      <w:r w:rsidRPr="059AE98A">
        <w:rPr>
          <w:lang w:val="en-US"/>
        </w:rPr>
        <w:t>Book titles</w:t>
      </w:r>
    </w:p>
    <w:p w:rsidR="3D8218D4" w:rsidP="00366661" w:rsidRDefault="3D8218D4" w14:paraId="1AD31BC4" w14:textId="287CC366">
      <w:pPr>
        <w:pStyle w:val="ListParagraph"/>
        <w:numPr>
          <w:ilvl w:val="2"/>
          <w:numId w:val="36"/>
        </w:numPr>
        <w:rPr>
          <w:lang w:val="en-US"/>
        </w:rPr>
      </w:pPr>
      <w:r w:rsidRPr="059AE98A">
        <w:rPr>
          <w:lang w:val="en-US"/>
        </w:rPr>
        <w:t>Book series titles</w:t>
      </w:r>
    </w:p>
    <w:p w:rsidR="3D8218D4" w:rsidP="00366661" w:rsidRDefault="3D8218D4" w14:paraId="12D06877" w14:textId="5A462AEC">
      <w:pPr>
        <w:pStyle w:val="ListParagraph"/>
        <w:numPr>
          <w:ilvl w:val="2"/>
          <w:numId w:val="36"/>
        </w:numPr>
        <w:rPr>
          <w:lang w:val="en-US"/>
        </w:rPr>
      </w:pPr>
      <w:r w:rsidRPr="059AE98A">
        <w:rPr>
          <w:lang w:val="en-US"/>
        </w:rPr>
        <w:t>Journal titles</w:t>
      </w:r>
    </w:p>
    <w:p w:rsidR="3D8218D4" w:rsidP="00366661" w:rsidRDefault="3D8218D4" w14:paraId="4EF620DD" w14:textId="42BC5C09">
      <w:pPr>
        <w:pStyle w:val="ListParagraph"/>
        <w:numPr>
          <w:ilvl w:val="2"/>
          <w:numId w:val="36"/>
        </w:numPr>
        <w:rPr>
          <w:lang w:val="en-US"/>
        </w:rPr>
      </w:pPr>
      <w:r w:rsidRPr="059AE98A">
        <w:rPr>
          <w:lang w:val="en-US"/>
        </w:rPr>
        <w:t>Music score titles</w:t>
      </w:r>
    </w:p>
    <w:p w:rsidR="3D8218D4" w:rsidP="00366661" w:rsidRDefault="3D8218D4" w14:paraId="2FD84C88" w14:textId="3D0E73C1">
      <w:pPr>
        <w:pStyle w:val="ListParagraph"/>
        <w:numPr>
          <w:ilvl w:val="2"/>
          <w:numId w:val="36"/>
        </w:numPr>
        <w:rPr>
          <w:lang w:val="en-US"/>
        </w:rPr>
      </w:pPr>
      <w:r w:rsidRPr="059AE98A">
        <w:rPr>
          <w:lang w:val="en-US"/>
        </w:rPr>
        <w:t>Other content titles.</w:t>
      </w:r>
    </w:p>
    <w:p w:rsidR="3D8218D4" w:rsidP="3DEF00A6" w:rsidRDefault="481265EE" w14:paraId="473BBD48" w14:textId="6CC502EE">
      <w:pPr>
        <w:pStyle w:val="ListParagraph"/>
        <w:numPr>
          <w:ilvl w:val="1"/>
          <w:numId w:val="36"/>
        </w:numPr>
        <w:rPr>
          <w:lang w:val="en-US"/>
        </w:rPr>
      </w:pPr>
      <w:commentRangeStart w:id="728"/>
      <w:commentRangeStart w:id="729"/>
      <w:commentRangeStart w:id="730"/>
      <w:commentRangeStart w:id="731"/>
      <w:r w:rsidRPr="3DEF00A6">
        <w:rPr>
          <w:lang w:val="en-US"/>
        </w:rPr>
        <w:t>It should not include lower-level content type titles such as individual chapters or articles</w:t>
      </w:r>
      <w:ins w:author="Joshua Routh" w:date="2026-01-19T16:51:00Z" w16du:dateUtc="2026-01-19T16:51:54Z" w:id="732">
        <w:r w:rsidRPr="3DEF00A6" w:rsidR="224BBDAF">
          <w:rPr>
            <w:lang w:val="en-US"/>
          </w:rPr>
          <w:t xml:space="preserve"> (Please note this means that lower-level content types do not appear </w:t>
        </w:r>
        <w:r w:rsidRPr="3DEF00A6" w:rsidR="224BBDAF">
          <w:rPr>
            <w:i/>
            <w:iCs/>
            <w:lang w:val="en-US"/>
          </w:rPr>
          <w:t>as filters</w:t>
        </w:r>
        <w:r w:rsidRPr="3DEF00A6" w:rsidR="224BBDAF">
          <w:rPr>
            <w:lang w:val="en-US"/>
          </w:rPr>
          <w:t>. They do still appear in the search results</w:t>
        </w:r>
      </w:ins>
      <w:commentRangeEnd w:id="728"/>
      <w:r w:rsidR="3D8218D4">
        <w:rPr>
          <w:rStyle w:val="CommentReference"/>
          <w:sz w:val="18"/>
          <w:szCs w:val="18"/>
          <w:lang w:val="en-US"/>
        </w:rPr>
        <w:commentReference w:id="728"/>
      </w:r>
      <w:commentRangeEnd w:id="729"/>
      <w:r>
        <w:rPr>
          <w:rStyle w:val="CommentReference"/>
        </w:rPr>
        <w:commentReference w:id="729"/>
      </w:r>
      <w:commentRangeEnd w:id="730"/>
      <w:r>
        <w:rPr>
          <w:rStyle w:val="CommentReference"/>
        </w:rPr>
        <w:commentReference w:id="730"/>
      </w:r>
      <w:commentRangeEnd w:id="731"/>
      <w:r>
        <w:rPr>
          <w:rStyle w:val="CommentReference"/>
        </w:rPr>
        <w:commentReference w:id="731"/>
      </w:r>
    </w:p>
    <w:p w:rsidR="3D8218D4" w:rsidP="00366661" w:rsidRDefault="481265EE" w14:paraId="6957227D" w14:textId="52A22AA4">
      <w:pPr>
        <w:pStyle w:val="ListParagraph"/>
        <w:numPr>
          <w:ilvl w:val="1"/>
          <w:numId w:val="36"/>
        </w:numPr>
        <w:rPr>
          <w:lang w:val="en-US"/>
        </w:rPr>
      </w:pPr>
      <w:r w:rsidRPr="3DEF00A6">
        <w:rPr>
          <w:lang w:val="en-US"/>
        </w:rPr>
        <w:t xml:space="preserve">The user will be shown a </w:t>
      </w:r>
      <w:commentRangeStart w:id="733"/>
      <w:commentRangeStart w:id="734"/>
      <w:commentRangeStart w:id="735"/>
      <w:r w:rsidRPr="3DEF00A6">
        <w:rPr>
          <w:lang w:val="en-US"/>
        </w:rPr>
        <w:t xml:space="preserve">modal </w:t>
      </w:r>
      <w:ins w:author="Joshua Routh" w:date="2026-01-19T16:52:00Z" w16du:dateUtc="2026-01-19T16:52:18Z" w:id="736">
        <w:r w:rsidRPr="3DEF00A6" w:rsidR="4F1F4E29">
          <w:rPr>
            <w:lang w:val="en-US"/>
          </w:rPr>
          <w:t xml:space="preserve">(pop-up) </w:t>
        </w:r>
      </w:ins>
      <w:commentRangeEnd w:id="733"/>
      <w:r w:rsidRPr="3DEF00A6" w:rsidR="3D8218D4">
        <w:rPr>
          <w:rStyle w:val="CommentReference"/>
          <w:sz w:val="18"/>
          <w:szCs w:val="18"/>
          <w:lang w:val="en-US"/>
        </w:rPr>
        <w:commentReference w:id="733"/>
      </w:r>
      <w:commentRangeEnd w:id="734"/>
      <w:r>
        <w:rPr>
          <w:rStyle w:val="CommentReference"/>
        </w:rPr>
        <w:commentReference w:id="734"/>
      </w:r>
      <w:commentRangeEnd w:id="735"/>
      <w:r>
        <w:rPr>
          <w:rStyle w:val="CommentReference"/>
        </w:rPr>
        <w:commentReference w:id="735"/>
      </w:r>
      <w:r w:rsidRPr="3DEF00A6">
        <w:rPr>
          <w:lang w:val="en-US"/>
        </w:rPr>
        <w:t>with a free-text field at the top, and a list of all titles beneath. When they start typing, the list will filter to show content starting with what they have typed</w:t>
      </w:r>
    </w:p>
    <w:p w:rsidR="3D8218D4" w:rsidP="00366661" w:rsidRDefault="3D8218D4" w14:paraId="36AC8F54" w14:textId="77385015">
      <w:pPr>
        <w:pStyle w:val="ListParagraph"/>
        <w:numPr>
          <w:ilvl w:val="1"/>
          <w:numId w:val="36"/>
        </w:numPr>
        <w:rPr>
          <w:lang w:val="en-US"/>
        </w:rPr>
      </w:pPr>
      <w:r w:rsidRPr="059AE98A">
        <w:rPr>
          <w:lang w:val="en-US"/>
        </w:rPr>
        <w:t>By default, the list in this modal will only show the top hundred content items (this is to avoid the performance issue of showing potentially thousands of items in a modal)</w:t>
      </w:r>
    </w:p>
    <w:p w:rsidR="77FF7103" w:rsidP="00366661" w:rsidRDefault="77FF7103" w14:paraId="4B852580" w14:textId="3BEAF3AC">
      <w:pPr>
        <w:pStyle w:val="ListParagraph"/>
        <w:numPr>
          <w:ilvl w:val="1"/>
          <w:numId w:val="36"/>
        </w:numPr>
        <w:rPr>
          <w:lang w:val="en-US"/>
        </w:rPr>
      </w:pPr>
      <w:r w:rsidRPr="059AE98A">
        <w:rPr>
          <w:lang w:val="en-US"/>
        </w:rPr>
        <w:t xml:space="preserve">For an example of similar existing functionality, please filter to Title here: </w:t>
      </w:r>
      <w:hyperlink r:id="rId25">
        <w:r w:rsidRPr="059AE98A">
          <w:rPr>
            <w:rStyle w:val="Hyperlink"/>
            <w:lang w:val="en-US"/>
          </w:rPr>
          <w:t>https://www.accessengineeringlibrary.com/search?content_type=All&amp;query=fluid&amp;items_per_page=10&amp;scope=all</w:t>
        </w:r>
      </w:hyperlink>
    </w:p>
    <w:p w:rsidR="3D8218D4" w:rsidP="00366661" w:rsidRDefault="3D8218D4" w14:paraId="709B2113" w14:textId="112C530C">
      <w:pPr>
        <w:pStyle w:val="ListParagraph"/>
        <w:numPr>
          <w:ilvl w:val="0"/>
          <w:numId w:val="36"/>
        </w:numPr>
        <w:rPr>
          <w:lang w:val="en-US"/>
        </w:rPr>
      </w:pPr>
      <w:r w:rsidRPr="059AE98A">
        <w:rPr>
          <w:lang w:val="en-US"/>
        </w:rPr>
        <w:t>Content type</w:t>
      </w:r>
      <w:r w:rsidRPr="059AE98A" w:rsidR="239124C9">
        <w:rPr>
          <w:lang w:val="en-US"/>
        </w:rPr>
        <w:t xml:space="preserve"> (expanded by default)</w:t>
      </w:r>
    </w:p>
    <w:p w:rsidR="5B04741B" w:rsidP="00366661" w:rsidRDefault="7D0B9DFE" w14:paraId="028E8352" w14:textId="34836516">
      <w:pPr>
        <w:pStyle w:val="ListParagraph"/>
        <w:numPr>
          <w:ilvl w:val="1"/>
          <w:numId w:val="36"/>
        </w:numPr>
        <w:rPr>
          <w:lang w:val="en-US"/>
        </w:rPr>
      </w:pPr>
      <w:r w:rsidRPr="19659DE0">
        <w:rPr>
          <w:lang w:val="en-US"/>
        </w:rPr>
        <w:t>This will be an accordion drop</w:t>
      </w:r>
      <w:r w:rsidRPr="19659DE0" w:rsidR="630C4317">
        <w:rPr>
          <w:lang w:val="en-US"/>
        </w:rPr>
        <w:t>-</w:t>
      </w:r>
      <w:r w:rsidRPr="19659DE0">
        <w:rPr>
          <w:lang w:val="en-US"/>
        </w:rPr>
        <w:t>down showing:</w:t>
      </w:r>
    </w:p>
    <w:p w:rsidR="4342EA92" w:rsidP="00366661" w:rsidRDefault="4342EA92" w14:paraId="0E6C5C38" w14:textId="622A3602">
      <w:pPr>
        <w:pStyle w:val="ListParagraph"/>
        <w:numPr>
          <w:ilvl w:val="2"/>
          <w:numId w:val="34"/>
        </w:numPr>
        <w:rPr>
          <w:lang w:val="en-US"/>
        </w:rPr>
      </w:pPr>
      <w:r w:rsidRPr="059AE98A">
        <w:rPr>
          <w:lang w:val="en-US"/>
        </w:rPr>
        <w:t>Book Series</w:t>
      </w:r>
      <w:r w:rsidRPr="059AE98A" w:rsidR="634D9180">
        <w:rPr>
          <w:lang w:val="en-US"/>
        </w:rPr>
        <w:t xml:space="preserve"> (expanded by default)</w:t>
      </w:r>
    </w:p>
    <w:p w:rsidR="4342EA92" w:rsidP="00366661" w:rsidRDefault="4342EA92" w14:paraId="6BE81294" w14:textId="7EC7AAA7">
      <w:pPr>
        <w:pStyle w:val="ListParagraph"/>
        <w:numPr>
          <w:ilvl w:val="3"/>
          <w:numId w:val="34"/>
        </w:numPr>
        <w:spacing w:before="240" w:after="240"/>
        <w:rPr>
          <w:lang w:val="en-US"/>
        </w:rPr>
      </w:pPr>
      <w:r w:rsidRPr="059AE98A">
        <w:rPr>
          <w:lang w:val="en-US"/>
        </w:rPr>
        <w:t>Books</w:t>
      </w:r>
    </w:p>
    <w:p w:rsidR="7D67C934" w:rsidP="00366661" w:rsidRDefault="7D67C934" w14:paraId="0DB7C503" w14:textId="528F8F76">
      <w:pPr>
        <w:pStyle w:val="ListParagraph"/>
        <w:numPr>
          <w:ilvl w:val="2"/>
          <w:numId w:val="34"/>
        </w:numPr>
        <w:rPr>
          <w:lang w:val="en-US"/>
        </w:rPr>
      </w:pPr>
      <w:r w:rsidRPr="059AE98A">
        <w:rPr>
          <w:lang w:val="en-US"/>
        </w:rPr>
        <w:t>Journals</w:t>
      </w:r>
      <w:r w:rsidRPr="059AE98A" w:rsidR="311A384A">
        <w:rPr>
          <w:lang w:val="en-US"/>
        </w:rPr>
        <w:t xml:space="preserve"> (expanded by default)</w:t>
      </w:r>
    </w:p>
    <w:p w:rsidR="7D67C934" w:rsidP="00366661" w:rsidRDefault="60729987" w14:paraId="5B5ADD04" w14:textId="1D0747DC">
      <w:pPr>
        <w:pStyle w:val="ListParagraph"/>
        <w:numPr>
          <w:ilvl w:val="3"/>
          <w:numId w:val="34"/>
        </w:numPr>
        <w:spacing w:before="240" w:after="240"/>
        <w:rPr>
          <w:lang w:val="en-US"/>
        </w:rPr>
      </w:pPr>
      <w:commentRangeStart w:id="737"/>
      <w:commentRangeStart w:id="738"/>
      <w:commentRangeStart w:id="739"/>
      <w:commentRangeStart w:id="740"/>
      <w:r w:rsidRPr="0D9520A5">
        <w:rPr>
          <w:lang w:val="en-US"/>
        </w:rPr>
        <w:t>Articles</w:t>
      </w:r>
      <w:commentRangeEnd w:id="737"/>
      <w:r w:rsidR="5643E725">
        <w:rPr>
          <w:rStyle w:val="CommentReference"/>
          <w:sz w:val="18"/>
          <w:szCs w:val="18"/>
          <w:lang w:val="en-US"/>
        </w:rPr>
        <w:commentReference w:id="737"/>
      </w:r>
      <w:commentRangeEnd w:id="738"/>
      <w:r>
        <w:rPr>
          <w:rStyle w:val="CommentReference"/>
        </w:rPr>
        <w:commentReference w:id="738"/>
      </w:r>
      <w:commentRangeEnd w:id="739"/>
      <w:r>
        <w:rPr>
          <w:rStyle w:val="CommentReference"/>
        </w:rPr>
        <w:commentReference w:id="739"/>
      </w:r>
      <w:commentRangeEnd w:id="740"/>
      <w:r>
        <w:rPr>
          <w:rStyle w:val="CommentReference"/>
        </w:rPr>
        <w:commentReference w:id="740"/>
      </w:r>
    </w:p>
    <w:p w:rsidR="7D67C934" w:rsidP="00366661" w:rsidRDefault="7D67C934" w14:paraId="542C12BD" w14:textId="4C048BDE">
      <w:pPr>
        <w:pStyle w:val="ListParagraph"/>
        <w:numPr>
          <w:ilvl w:val="2"/>
          <w:numId w:val="34"/>
        </w:numPr>
        <w:spacing w:before="240" w:after="240"/>
        <w:rPr>
          <w:lang w:val="en-US"/>
        </w:rPr>
      </w:pPr>
      <w:r w:rsidRPr="059AE98A">
        <w:rPr>
          <w:lang w:val="en-US"/>
        </w:rPr>
        <w:t>Music</w:t>
      </w:r>
      <w:r w:rsidRPr="059AE98A" w:rsidR="41CFD8FD">
        <w:rPr>
          <w:lang w:val="en-US"/>
        </w:rPr>
        <w:t xml:space="preserve"> </w:t>
      </w:r>
      <w:r w:rsidRPr="059AE98A" w:rsidR="46BBFDD2">
        <w:rPr>
          <w:lang w:val="en-US"/>
        </w:rPr>
        <w:t>(collapsed by default)</w:t>
      </w:r>
    </w:p>
    <w:p w:rsidR="7D67C934" w:rsidP="00366661" w:rsidRDefault="7D67C934" w14:paraId="142F3B6D" w14:textId="083872C0">
      <w:pPr>
        <w:pStyle w:val="ListParagraph"/>
        <w:numPr>
          <w:ilvl w:val="3"/>
          <w:numId w:val="34"/>
        </w:numPr>
        <w:spacing w:before="240" w:after="240"/>
        <w:rPr>
          <w:lang w:val="en-US"/>
        </w:rPr>
      </w:pPr>
      <w:r w:rsidRPr="059AE98A">
        <w:rPr>
          <w:lang w:val="en-US"/>
        </w:rPr>
        <w:t>Series</w:t>
      </w:r>
    </w:p>
    <w:p w:rsidR="7D67C934" w:rsidP="00366661" w:rsidRDefault="7D67C934" w14:paraId="4B1FAE5E" w14:textId="213F5ECF">
      <w:pPr>
        <w:pStyle w:val="ListParagraph"/>
        <w:numPr>
          <w:ilvl w:val="3"/>
          <w:numId w:val="34"/>
        </w:numPr>
        <w:spacing w:before="240" w:after="240"/>
        <w:rPr>
          <w:lang w:val="en-US"/>
        </w:rPr>
      </w:pPr>
      <w:r w:rsidRPr="059AE98A">
        <w:rPr>
          <w:lang w:val="en-US"/>
        </w:rPr>
        <w:t>Score</w:t>
      </w:r>
      <w:r w:rsidRPr="059AE98A" w:rsidR="30748190">
        <w:rPr>
          <w:lang w:val="en-US"/>
        </w:rPr>
        <w:t>s</w:t>
      </w:r>
      <w:r w:rsidRPr="059AE98A">
        <w:rPr>
          <w:lang w:val="en-US"/>
        </w:rPr>
        <w:t xml:space="preserve"> </w:t>
      </w:r>
    </w:p>
    <w:p w:rsidR="7D67C934" w:rsidP="00366661" w:rsidRDefault="7D67C934" w14:paraId="12DFC69C" w14:textId="589375E1">
      <w:pPr>
        <w:pStyle w:val="ListParagraph"/>
        <w:numPr>
          <w:ilvl w:val="3"/>
          <w:numId w:val="34"/>
        </w:numPr>
        <w:spacing w:before="240" w:after="240"/>
        <w:rPr>
          <w:lang w:val="en-US"/>
        </w:rPr>
      </w:pPr>
      <w:r w:rsidRPr="059AE98A">
        <w:rPr>
          <w:lang w:val="en-US"/>
        </w:rPr>
        <w:t>Parts</w:t>
      </w:r>
    </w:p>
    <w:p w:rsidR="7D67C934" w:rsidP="00366661" w:rsidRDefault="7D67C934" w14:paraId="35E4B516" w14:textId="678BAA7C">
      <w:pPr>
        <w:pStyle w:val="ListParagraph"/>
        <w:numPr>
          <w:ilvl w:val="2"/>
          <w:numId w:val="34"/>
        </w:numPr>
        <w:spacing w:before="240" w:after="240"/>
        <w:rPr>
          <w:lang w:val="en-US"/>
        </w:rPr>
      </w:pPr>
      <w:r w:rsidRPr="059AE98A">
        <w:rPr>
          <w:lang w:val="en-US"/>
        </w:rPr>
        <w:t>Other material</w:t>
      </w:r>
      <w:r w:rsidRPr="059AE98A" w:rsidR="4F121322">
        <w:rPr>
          <w:lang w:val="en-US"/>
        </w:rPr>
        <w:t xml:space="preserve"> (collapsed by default)</w:t>
      </w:r>
    </w:p>
    <w:p w:rsidR="7D67C934" w:rsidP="00366661" w:rsidRDefault="7D67C934" w14:paraId="2FE0DB2C" w14:textId="65B85358">
      <w:pPr>
        <w:pStyle w:val="ListParagraph"/>
        <w:numPr>
          <w:ilvl w:val="3"/>
          <w:numId w:val="34"/>
        </w:numPr>
        <w:spacing w:before="240" w:after="240"/>
        <w:rPr>
          <w:lang w:val="en-US"/>
        </w:rPr>
      </w:pPr>
      <w:r w:rsidRPr="059AE98A">
        <w:rPr>
          <w:lang w:val="en-US"/>
        </w:rPr>
        <w:t>Loose leaf</w:t>
      </w:r>
    </w:p>
    <w:p w:rsidR="7D67C934" w:rsidP="00366661" w:rsidRDefault="7D67C934" w14:paraId="7A5FFA66" w14:textId="5BAF9660">
      <w:pPr>
        <w:pStyle w:val="ListParagraph"/>
        <w:numPr>
          <w:ilvl w:val="3"/>
          <w:numId w:val="34"/>
        </w:numPr>
        <w:rPr>
          <w:lang w:val="en-US"/>
        </w:rPr>
      </w:pPr>
      <w:r w:rsidRPr="059AE98A">
        <w:rPr>
          <w:lang w:val="en-US"/>
        </w:rPr>
        <w:t>Other types of content</w:t>
      </w:r>
    </w:p>
    <w:p w:rsidR="717CD63E" w:rsidP="00366661" w:rsidRDefault="717CD63E" w14:paraId="58A1DBCD" w14:textId="69191BB1">
      <w:pPr>
        <w:pStyle w:val="ListParagraph"/>
        <w:numPr>
          <w:ilvl w:val="1"/>
          <w:numId w:val="35"/>
        </w:numPr>
        <w:rPr>
          <w:lang w:val="en-US"/>
        </w:rPr>
      </w:pPr>
      <w:r w:rsidRPr="059AE98A">
        <w:rPr>
          <w:lang w:val="en-US"/>
        </w:rPr>
        <w:t>Each content item will have a count next to it</w:t>
      </w:r>
    </w:p>
    <w:p w:rsidR="3D8218D4" w:rsidP="00366661" w:rsidRDefault="3D8218D4" w14:paraId="3440AE3F" w14:textId="22CB45CC">
      <w:pPr>
        <w:pStyle w:val="ListParagraph"/>
        <w:numPr>
          <w:ilvl w:val="0"/>
          <w:numId w:val="36"/>
        </w:numPr>
        <w:rPr>
          <w:lang w:val="en-US"/>
        </w:rPr>
      </w:pPr>
      <w:r w:rsidRPr="059AE98A">
        <w:rPr>
          <w:lang w:val="en-US"/>
        </w:rPr>
        <w:t>Publisher</w:t>
      </w:r>
    </w:p>
    <w:p w:rsidR="2B040C10" w:rsidP="00366661" w:rsidRDefault="2B040C10" w14:paraId="6ABD3A74" w14:textId="5E79690B">
      <w:pPr>
        <w:pStyle w:val="ListParagraph"/>
        <w:numPr>
          <w:ilvl w:val="1"/>
          <w:numId w:val="36"/>
        </w:numPr>
        <w:rPr>
          <w:lang w:val="en-US"/>
        </w:rPr>
      </w:pPr>
      <w:r w:rsidRPr="059AE98A">
        <w:rPr>
          <w:lang w:val="en-US"/>
        </w:rPr>
        <w:t>This will be a modal, similar to the ‘Publication’ modal, with a free text field at the top, and a list of Publishers underneath, which wil</w:t>
      </w:r>
      <w:r w:rsidRPr="059AE98A" w:rsidR="4673DEAC">
        <w:rPr>
          <w:lang w:val="en-US"/>
        </w:rPr>
        <w:t>l</w:t>
      </w:r>
      <w:r w:rsidRPr="059AE98A">
        <w:rPr>
          <w:lang w:val="en-US"/>
        </w:rPr>
        <w:t xml:space="preserve"> update based on what the user types</w:t>
      </w:r>
    </w:p>
    <w:p w:rsidR="3D8218D4" w:rsidP="00366661" w:rsidRDefault="3D8218D4" w14:paraId="11416DB7" w14:textId="62329FB6">
      <w:pPr>
        <w:pStyle w:val="ListParagraph"/>
        <w:numPr>
          <w:ilvl w:val="0"/>
          <w:numId w:val="36"/>
        </w:numPr>
        <w:rPr>
          <w:lang w:val="en-US"/>
        </w:rPr>
      </w:pPr>
      <w:r w:rsidRPr="059AE98A">
        <w:rPr>
          <w:lang w:val="en-US"/>
        </w:rPr>
        <w:t>Language</w:t>
      </w:r>
    </w:p>
    <w:p w:rsidR="770B28D2" w:rsidP="00366661" w:rsidRDefault="02439C05" w14:paraId="70BF55D5" w14:textId="1783980B">
      <w:pPr>
        <w:pStyle w:val="ListParagraph"/>
        <w:numPr>
          <w:ilvl w:val="1"/>
          <w:numId w:val="36"/>
        </w:numPr>
        <w:rPr>
          <w:lang w:val="en-US"/>
        </w:rPr>
      </w:pPr>
      <w:r w:rsidRPr="19659DE0">
        <w:rPr>
          <w:lang w:val="en-US"/>
        </w:rPr>
        <w:t>This will be an accordion drop down with a fixed list of langu</w:t>
      </w:r>
      <w:r w:rsidRPr="19659DE0" w:rsidR="6ABA7266">
        <w:rPr>
          <w:lang w:val="en-US"/>
        </w:rPr>
        <w:t>a</w:t>
      </w:r>
      <w:r w:rsidRPr="19659DE0">
        <w:rPr>
          <w:lang w:val="en-US"/>
        </w:rPr>
        <w:t>ges based on what we receive in the content</w:t>
      </w:r>
    </w:p>
    <w:p w:rsidR="3D8218D4" w:rsidP="00366661" w:rsidRDefault="3D8218D4" w14:paraId="4797B11D" w14:textId="3F007172">
      <w:pPr>
        <w:pStyle w:val="ListParagraph"/>
        <w:numPr>
          <w:ilvl w:val="0"/>
          <w:numId w:val="36"/>
        </w:numPr>
        <w:rPr>
          <w:lang w:val="en-US"/>
        </w:rPr>
      </w:pPr>
      <w:r w:rsidRPr="059AE98A">
        <w:rPr>
          <w:lang w:val="en-US"/>
        </w:rPr>
        <w:t>Published date</w:t>
      </w:r>
    </w:p>
    <w:p w:rsidR="31ECE0E5" w:rsidP="00366661" w:rsidRDefault="31ECE0E5" w14:paraId="11123CD8" w14:textId="00D15FD5">
      <w:pPr>
        <w:pStyle w:val="ListParagraph"/>
        <w:numPr>
          <w:ilvl w:val="1"/>
          <w:numId w:val="36"/>
        </w:numPr>
        <w:rPr>
          <w:lang w:val="en-US"/>
        </w:rPr>
      </w:pPr>
      <w:r w:rsidRPr="059AE98A">
        <w:rPr>
          <w:lang w:val="en-US"/>
        </w:rPr>
        <w:t xml:space="preserve"> Two fields with Start Year and End Year</w:t>
      </w:r>
    </w:p>
    <w:p w:rsidR="3D8218D4" w:rsidP="00366661" w:rsidRDefault="3D8218D4" w14:paraId="13887F5B" w14:textId="050B665F">
      <w:pPr>
        <w:pStyle w:val="ListParagraph"/>
        <w:numPr>
          <w:ilvl w:val="0"/>
          <w:numId w:val="36"/>
        </w:numPr>
        <w:rPr>
          <w:lang w:val="en-US"/>
        </w:rPr>
      </w:pPr>
      <w:r w:rsidRPr="059AE98A">
        <w:rPr>
          <w:lang w:val="en-US"/>
        </w:rPr>
        <w:t>Author</w:t>
      </w:r>
    </w:p>
    <w:p w:rsidR="0A5F91F9" w:rsidP="00366661" w:rsidRDefault="0A5F91F9" w14:paraId="7E903F5A" w14:textId="70DFF4D0">
      <w:pPr>
        <w:pStyle w:val="ListParagraph"/>
        <w:numPr>
          <w:ilvl w:val="1"/>
          <w:numId w:val="36"/>
        </w:numPr>
        <w:rPr>
          <w:lang w:val="en-US"/>
        </w:rPr>
      </w:pPr>
      <w:r w:rsidRPr="059AE98A">
        <w:rPr>
          <w:lang w:val="en-US"/>
        </w:rPr>
        <w:t>This will be a modal, similar to the ‘Publication’ modal, with a free text field at the top, and a list of Authors underneath.</w:t>
      </w:r>
    </w:p>
    <w:p w:rsidR="059AE98A" w:rsidP="059AE98A" w:rsidRDefault="059AE98A" w14:paraId="413712DC" w14:textId="6AE50AC4">
      <w:pPr>
        <w:rPr>
          <w:lang w:val="en-US"/>
        </w:rPr>
      </w:pPr>
    </w:p>
    <w:p w:rsidR="338462FF" w:rsidP="059AE98A" w:rsidRDefault="71DD7DDE" w14:paraId="1E8AC72D" w14:textId="7CC93397">
      <w:pPr>
        <w:rPr>
          <w:lang w:val="en-US"/>
        </w:rPr>
      </w:pPr>
      <w:r w:rsidRPr="19659DE0">
        <w:rPr>
          <w:lang w:val="en-US"/>
        </w:rPr>
        <w:t>A</w:t>
      </w:r>
      <w:r w:rsidRPr="19659DE0" w:rsidR="0E6F55BA">
        <w:rPr>
          <w:lang w:val="en-US"/>
        </w:rPr>
        <w:t>ll</w:t>
      </w:r>
      <w:r w:rsidRPr="19659DE0">
        <w:rPr>
          <w:lang w:val="en-US"/>
        </w:rPr>
        <w:t xml:space="preserve"> accordion filters will be collapsed by default unless otherwise specified.</w:t>
      </w:r>
    </w:p>
    <w:p w:rsidR="732E882E" w:rsidP="059AE98A" w:rsidRDefault="732E882E" w14:paraId="38BBD407" w14:textId="496AE26F">
      <w:pPr>
        <w:rPr>
          <w:lang w:val="en-US"/>
        </w:rPr>
      </w:pPr>
      <w:r w:rsidRPr="059AE98A">
        <w:rPr>
          <w:lang w:val="en-US"/>
        </w:rPr>
        <w:t xml:space="preserve">The URL for each of these filters will be predictable, meaning that anywhere on the site can link to a pre-filtered search. For example, an author’s name on a content page will link to a search </w:t>
      </w:r>
      <w:r w:rsidRPr="059AE98A" w:rsidR="495232CC">
        <w:rPr>
          <w:lang w:val="en-US"/>
        </w:rPr>
        <w:t xml:space="preserve">which is pre-filtered to that </w:t>
      </w:r>
      <w:r w:rsidRPr="059AE98A">
        <w:rPr>
          <w:lang w:val="en-US"/>
        </w:rPr>
        <w:t xml:space="preserve">author </w:t>
      </w:r>
      <w:r w:rsidRPr="059AE98A" w:rsidR="32CB1AD2">
        <w:rPr>
          <w:lang w:val="en-US"/>
        </w:rPr>
        <w:t>on the search pag</w:t>
      </w:r>
      <w:r w:rsidRPr="059AE98A">
        <w:rPr>
          <w:lang w:val="en-US"/>
        </w:rPr>
        <w:t>e</w:t>
      </w:r>
    </w:p>
    <w:p w:rsidR="059AE98A" w:rsidP="059AE98A" w:rsidRDefault="059AE98A" w14:paraId="1E77A424" w14:textId="28AB0C4F">
      <w:pPr>
        <w:rPr>
          <w:lang w:val="en-US"/>
        </w:rPr>
      </w:pPr>
    </w:p>
    <w:p w:rsidR="5FC4D073" w:rsidP="19659DE0" w:rsidRDefault="5FC4D073" w14:paraId="71143929" w14:textId="3EB7A45B">
      <w:pPr>
        <w:rPr>
          <w:lang w:val="en-US"/>
        </w:rPr>
      </w:pPr>
    </w:p>
    <w:p w:rsidR="3F5FF6A9" w:rsidP="5FC4D073" w:rsidRDefault="37B79D6C" w14:paraId="72C7E80B" w14:textId="5C529C70">
      <w:pPr>
        <w:pStyle w:val="Heading4"/>
      </w:pPr>
      <w:bookmarkStart w:name="_Toc216335085" w:id="741"/>
      <w:r>
        <w:t>Search within content</w:t>
      </w:r>
      <w:bookmarkEnd w:id="741"/>
    </w:p>
    <w:p w:rsidR="5FC4D073" w:rsidP="5FC4D073" w:rsidRDefault="5FC4D073" w14:paraId="6A8FFEA3" w14:textId="7FFA0985">
      <w:pPr>
        <w:rPr>
          <w:lang w:val="en-US"/>
        </w:rPr>
      </w:pPr>
    </w:p>
    <w:p w:rsidR="38EDF866" w:rsidP="19659DE0" w:rsidRDefault="2EECEED5" w14:paraId="71A98B97" w14:textId="3B53A26A">
      <w:pPr>
        <w:rPr>
          <w:lang w:val="en-US"/>
        </w:rPr>
      </w:pPr>
      <w:r w:rsidRPr="19659DE0">
        <w:rPr>
          <w:lang w:val="en-US"/>
        </w:rPr>
        <w:t>When a user is on a Content Display page, they will be able to search within that page:</w:t>
      </w:r>
    </w:p>
    <w:p w:rsidR="38EDF866" w:rsidP="00366661" w:rsidRDefault="2EECEED5" w14:paraId="402182D9" w14:textId="264BBA58">
      <w:pPr>
        <w:pStyle w:val="ListParagraph"/>
        <w:numPr>
          <w:ilvl w:val="0"/>
          <w:numId w:val="15"/>
        </w:numPr>
        <w:rPr>
          <w:lang w:val="en-US"/>
        </w:rPr>
      </w:pPr>
      <w:r w:rsidRPr="19659DE0">
        <w:rPr>
          <w:lang w:val="en-US"/>
        </w:rPr>
        <w:t>Their search will be across the fulltext - not just the metadata</w:t>
      </w:r>
    </w:p>
    <w:p w:rsidR="38EDF866" w:rsidP="00366661" w:rsidRDefault="2EECEED5" w14:paraId="6FB6BC46" w14:textId="31CC2CF6">
      <w:pPr>
        <w:pStyle w:val="ListParagraph"/>
        <w:numPr>
          <w:ilvl w:val="0"/>
          <w:numId w:val="15"/>
        </w:numPr>
        <w:rPr>
          <w:lang w:val="en-US"/>
        </w:rPr>
      </w:pPr>
      <w:r w:rsidRPr="19659DE0">
        <w:rPr>
          <w:lang w:val="en-US"/>
        </w:rPr>
        <w:t xml:space="preserve">There will not be filters on the search. </w:t>
      </w:r>
    </w:p>
    <w:p w:rsidR="38EDF866" w:rsidP="00366661" w:rsidRDefault="2EECEED5" w14:paraId="799BBFCB" w14:textId="071E5A45">
      <w:pPr>
        <w:pStyle w:val="ListParagraph"/>
        <w:numPr>
          <w:ilvl w:val="0"/>
          <w:numId w:val="15"/>
        </w:numPr>
        <w:rPr>
          <w:lang w:val="en-US"/>
        </w:rPr>
      </w:pPr>
      <w:r w:rsidRPr="19659DE0">
        <w:rPr>
          <w:lang w:val="en-US"/>
        </w:rPr>
        <w:t>The results will be displayed on the same page rather than a separate search results page</w:t>
      </w:r>
    </w:p>
    <w:p w:rsidR="19659DE0" w:rsidP="19659DE0" w:rsidRDefault="19659DE0" w14:paraId="60C48869" w14:textId="630AEC8A">
      <w:pPr>
        <w:rPr>
          <w:lang w:val="en-US"/>
        </w:rPr>
      </w:pPr>
    </w:p>
    <w:p w:rsidR="5FC4D073" w:rsidP="5FC4D073" w:rsidRDefault="5FC4D073" w14:paraId="606332E1" w14:textId="2CB081E5">
      <w:pPr>
        <w:rPr>
          <w:lang w:val="en-US"/>
        </w:rPr>
      </w:pPr>
    </w:p>
    <w:p w:rsidR="5FC4D073" w:rsidP="059AE98A" w:rsidRDefault="653539C0" w14:paraId="3920773A" w14:textId="6BDE9F0F">
      <w:pPr>
        <w:pStyle w:val="Heading3"/>
        <w:rPr>
          <w:lang w:val="en-US"/>
        </w:rPr>
      </w:pPr>
      <w:bookmarkStart w:name="_Toc216335086" w:id="742"/>
      <w:bookmarkStart w:name="_Toc1232504355" w:id="743"/>
      <w:r w:rsidRPr="19659DE0">
        <w:rPr>
          <w:lang w:val="en-US"/>
        </w:rPr>
        <w:t>Downstream content delivery</w:t>
      </w:r>
      <w:bookmarkEnd w:id="742"/>
      <w:bookmarkEnd w:id="743"/>
    </w:p>
    <w:p w:rsidR="6FB24127" w:rsidP="059AE98A" w:rsidRDefault="403A97C7" w14:paraId="29676600" w14:textId="77A50C7B">
      <w:pPr>
        <w:rPr>
          <w:lang w:val="en-US"/>
        </w:rPr>
      </w:pPr>
      <w:r w:rsidRPr="0D9520A5">
        <w:rPr>
          <w:lang w:val="en-US"/>
        </w:rPr>
        <w:t xml:space="preserve">After content has been received and ingested into the Content Display Portal, </w:t>
      </w:r>
      <w:commentRangeStart w:id="744"/>
      <w:commentRangeStart w:id="745"/>
      <w:commentRangeStart w:id="746"/>
      <w:commentRangeStart w:id="747"/>
      <w:commentRangeStart w:id="748"/>
      <w:commentRangeStart w:id="749"/>
      <w:commentRangeStart w:id="750"/>
      <w:commentRangeStart w:id="751"/>
      <w:commentRangeStart w:id="752"/>
      <w:commentRangeStart w:id="753"/>
      <w:commentRangeStart w:id="754"/>
      <w:r w:rsidRPr="0D9520A5">
        <w:rPr>
          <w:lang w:val="en-US"/>
        </w:rPr>
        <w:t>it will be sent to an agreed location for consumption by non-HighWire LDL systems</w:t>
      </w:r>
      <w:commentRangeEnd w:id="744"/>
      <w:r w:rsidRPr="0D9520A5" w:rsidR="45940E6A">
        <w:rPr>
          <w:rStyle w:val="CommentReference"/>
          <w:sz w:val="18"/>
          <w:szCs w:val="18"/>
          <w:lang w:val="en-US"/>
        </w:rPr>
        <w:commentReference w:id="744"/>
      </w:r>
      <w:commentRangeEnd w:id="745"/>
      <w:r>
        <w:rPr>
          <w:rStyle w:val="CommentReference"/>
        </w:rPr>
        <w:commentReference w:id="745"/>
      </w:r>
      <w:commentRangeEnd w:id="746"/>
      <w:r>
        <w:rPr>
          <w:rStyle w:val="CommentReference"/>
        </w:rPr>
        <w:commentReference w:id="746"/>
      </w:r>
      <w:commentRangeEnd w:id="747"/>
      <w:r>
        <w:rPr>
          <w:rStyle w:val="CommentReference"/>
        </w:rPr>
        <w:commentReference w:id="747"/>
      </w:r>
      <w:commentRangeEnd w:id="748"/>
      <w:r>
        <w:rPr>
          <w:rStyle w:val="CommentReference"/>
        </w:rPr>
        <w:commentReference w:id="748"/>
      </w:r>
      <w:commentRangeEnd w:id="749"/>
      <w:r>
        <w:rPr>
          <w:rStyle w:val="CommentReference"/>
        </w:rPr>
        <w:commentReference w:id="749"/>
      </w:r>
      <w:commentRangeEnd w:id="750"/>
      <w:r>
        <w:rPr>
          <w:rStyle w:val="CommentReference"/>
        </w:rPr>
        <w:commentReference w:id="750"/>
      </w:r>
      <w:commentRangeEnd w:id="751"/>
      <w:r>
        <w:rPr>
          <w:rStyle w:val="CommentReference"/>
        </w:rPr>
        <w:commentReference w:id="751"/>
      </w:r>
      <w:commentRangeEnd w:id="752"/>
      <w:r>
        <w:rPr>
          <w:rStyle w:val="CommentReference"/>
        </w:rPr>
        <w:commentReference w:id="752"/>
      </w:r>
      <w:commentRangeEnd w:id="753"/>
      <w:r>
        <w:rPr>
          <w:rStyle w:val="CommentReference"/>
        </w:rPr>
        <w:commentReference w:id="753"/>
      </w:r>
      <w:commentRangeEnd w:id="754"/>
      <w:r>
        <w:rPr>
          <w:rStyle w:val="CommentReference"/>
        </w:rPr>
        <w:commentReference w:id="754"/>
      </w:r>
      <w:r w:rsidRPr="0D9520A5">
        <w:rPr>
          <w:lang w:val="en-US"/>
        </w:rPr>
        <w:t>:</w:t>
      </w:r>
    </w:p>
    <w:p w:rsidR="6FB24127" w:rsidP="00366661" w:rsidRDefault="6FB24127" w14:paraId="2B4A4CEE" w14:textId="3A5E22EC">
      <w:pPr>
        <w:pStyle w:val="ListParagraph"/>
        <w:numPr>
          <w:ilvl w:val="0"/>
          <w:numId w:val="30"/>
        </w:numPr>
        <w:rPr>
          <w:lang w:val="en-US"/>
        </w:rPr>
      </w:pPr>
      <w:r w:rsidRPr="059AE98A">
        <w:rPr>
          <w:lang w:val="en-US"/>
        </w:rPr>
        <w:t>The content files and metadata will not be transformed before being sent</w:t>
      </w:r>
    </w:p>
    <w:p w:rsidR="6FB24127" w:rsidP="00366661" w:rsidRDefault="6FB24127" w14:paraId="49C2E4B0" w14:textId="71B32513">
      <w:pPr>
        <w:pStyle w:val="ListParagraph"/>
        <w:numPr>
          <w:ilvl w:val="0"/>
          <w:numId w:val="30"/>
        </w:numPr>
        <w:rPr>
          <w:ins w:author="Joshua Routh" w:date="2026-01-29T12:57:00Z" w16du:dateUtc="2026-01-29T12:57:11Z" w:id="757"/>
          <w:lang w:val="en-US"/>
        </w:rPr>
      </w:pPr>
      <w:r w:rsidRPr="059AE98A">
        <w:rPr>
          <w:lang w:val="en-US"/>
        </w:rPr>
        <w:t>Both the content files and metadata will be sent</w:t>
      </w:r>
    </w:p>
    <w:p w:rsidR="2B16CB39" w:rsidP="4A6DB10F" w:rsidRDefault="2B16CB39" w14:paraId="19DE2F80" w14:textId="6AC520B6">
      <w:pPr>
        <w:pStyle w:val="ListParagraph"/>
        <w:numPr>
          <w:ilvl w:val="0"/>
          <w:numId w:val="30"/>
        </w:numPr>
        <w:rPr>
          <w:lang w:val="en-US"/>
        </w:rPr>
      </w:pPr>
      <w:ins w:author="Joshua Routh" w:date="2026-01-29T12:57:00Z" w16du:dateUtc="2026-01-29T12:57:24Z" w:id="758">
        <w:r w:rsidRPr="4A6DB10F">
          <w:rPr>
            <w:lang w:val="en-US"/>
          </w:rPr>
          <w:t>The audit trail of changes made to the content will be sent</w:t>
        </w:r>
      </w:ins>
    </w:p>
    <w:p w:rsidR="6FB24127" w:rsidP="00366661" w:rsidRDefault="314575D7" w14:paraId="18E9E6FC" w14:textId="76C08F7F">
      <w:pPr>
        <w:pStyle w:val="ListParagraph"/>
        <w:numPr>
          <w:ilvl w:val="0"/>
          <w:numId w:val="30"/>
        </w:numPr>
        <w:rPr>
          <w:lang w:val="en-US"/>
        </w:rPr>
      </w:pPr>
      <w:r w:rsidRPr="477C5BEC">
        <w:rPr>
          <w:lang w:val="en-US"/>
        </w:rPr>
        <w:t xml:space="preserve">They will be sent to an </w:t>
      </w:r>
      <w:commentRangeStart w:id="759"/>
      <w:commentRangeStart w:id="760"/>
      <w:commentRangeStart w:id="761"/>
      <w:commentRangeStart w:id="762"/>
      <w:r w:rsidRPr="477C5BEC">
        <w:rPr>
          <w:lang w:val="en-US"/>
        </w:rPr>
        <w:t xml:space="preserve">agreed SFTP location </w:t>
      </w:r>
      <w:commentRangeEnd w:id="759"/>
      <w:r w:rsidRPr="477C5BEC" w:rsidR="6FB24127">
        <w:rPr>
          <w:rStyle w:val="CommentReference"/>
          <w:sz w:val="18"/>
          <w:szCs w:val="18"/>
          <w:lang w:val="en-US"/>
        </w:rPr>
        <w:commentReference w:id="759"/>
      </w:r>
      <w:commentRangeEnd w:id="760"/>
      <w:r>
        <w:rPr>
          <w:rStyle w:val="CommentReference"/>
        </w:rPr>
        <w:commentReference w:id="760"/>
      </w:r>
      <w:commentRangeEnd w:id="761"/>
      <w:r>
        <w:rPr>
          <w:rStyle w:val="CommentReference"/>
        </w:rPr>
        <w:commentReference w:id="761"/>
      </w:r>
      <w:commentRangeEnd w:id="762"/>
      <w:r>
        <w:rPr>
          <w:rStyle w:val="CommentReference"/>
        </w:rPr>
        <w:commentReference w:id="762"/>
      </w:r>
      <w:r w:rsidRPr="477C5BEC">
        <w:rPr>
          <w:lang w:val="en-US"/>
        </w:rPr>
        <w:t>owned by the LDLs</w:t>
      </w:r>
    </w:p>
    <w:p w:rsidR="6FB24127" w:rsidP="19659DE0" w:rsidRDefault="5CF2791B" w14:paraId="216FF42B" w14:textId="51542D02">
      <w:pPr>
        <w:rPr>
          <w:lang w:val="en-US"/>
        </w:rPr>
      </w:pPr>
      <w:r w:rsidRPr="0D9520A5">
        <w:rPr>
          <w:lang w:val="en-US"/>
        </w:rPr>
        <w:t>This process means that the LDLs c</w:t>
      </w:r>
      <w:r w:rsidRPr="0D9520A5" w:rsidR="2C44807F">
        <w:rPr>
          <w:lang w:val="en-US"/>
        </w:rPr>
        <w:t xml:space="preserve">an do the </w:t>
      </w:r>
      <w:commentRangeStart w:id="764"/>
      <w:commentRangeStart w:id="765"/>
      <w:commentRangeStart w:id="766"/>
      <w:commentRangeStart w:id="767"/>
      <w:commentRangeStart w:id="768"/>
      <w:r w:rsidRPr="0D9520A5" w:rsidR="2C44807F">
        <w:rPr>
          <w:lang w:val="en-US"/>
        </w:rPr>
        <w:t>following actions</w:t>
      </w:r>
      <w:commentRangeEnd w:id="764"/>
      <w:r w:rsidRPr="0D9520A5" w:rsidR="0EE59DEA">
        <w:rPr>
          <w:rStyle w:val="CommentReference"/>
          <w:sz w:val="18"/>
          <w:szCs w:val="18"/>
          <w:lang w:val="en-US"/>
        </w:rPr>
        <w:commentReference w:id="764"/>
      </w:r>
      <w:commentRangeEnd w:id="765"/>
      <w:r>
        <w:rPr>
          <w:rStyle w:val="CommentReference"/>
        </w:rPr>
        <w:commentReference w:id="765"/>
      </w:r>
      <w:commentRangeEnd w:id="766"/>
      <w:r>
        <w:rPr>
          <w:rStyle w:val="CommentReference"/>
        </w:rPr>
        <w:commentReference w:id="766"/>
      </w:r>
      <w:commentRangeEnd w:id="767"/>
      <w:r>
        <w:rPr>
          <w:rStyle w:val="CommentReference"/>
        </w:rPr>
        <w:commentReference w:id="767"/>
      </w:r>
      <w:commentRangeEnd w:id="768"/>
      <w:r>
        <w:rPr>
          <w:rStyle w:val="CommentReference"/>
        </w:rPr>
        <w:commentReference w:id="768"/>
      </w:r>
      <w:r w:rsidRPr="0D9520A5" w:rsidR="2C44807F">
        <w:rPr>
          <w:lang w:val="en-US"/>
        </w:rPr>
        <w:t>, neither of which HighWire will have control of:</w:t>
      </w:r>
    </w:p>
    <w:p w:rsidR="6FB24127" w:rsidP="00366661" w:rsidRDefault="6D92A298" w14:paraId="5F317312" w14:textId="072291AA">
      <w:pPr>
        <w:pStyle w:val="ListParagraph"/>
        <w:numPr>
          <w:ilvl w:val="0"/>
          <w:numId w:val="23"/>
        </w:numPr>
        <w:rPr>
          <w:lang w:val="en-US"/>
        </w:rPr>
      </w:pPr>
      <w:r w:rsidRPr="19659DE0">
        <w:rPr>
          <w:lang w:val="en-US"/>
        </w:rPr>
        <w:t>Make updates to the content or metadata, and ingest it back into the HighWire system via the SFTP content ingestion route (See the section ‘Content ingestion routes’)</w:t>
      </w:r>
    </w:p>
    <w:p w:rsidR="6FB24127" w:rsidP="00366661" w:rsidRDefault="35BF94A6" w14:paraId="3D1705BE" w14:textId="2B649DF2">
      <w:pPr>
        <w:pStyle w:val="ListParagraph"/>
        <w:numPr>
          <w:ilvl w:val="0"/>
          <w:numId w:val="23"/>
        </w:numPr>
        <w:rPr>
          <w:ins w:author="Joshua Routh" w:date="2026-01-27T10:41:00Z" w16du:dateUtc="2026-01-27T10:41:08Z" w:id="770"/>
          <w:lang w:val="en-US"/>
        </w:rPr>
      </w:pPr>
      <w:r w:rsidRPr="0D9520A5">
        <w:rPr>
          <w:lang w:val="en-US"/>
        </w:rPr>
        <w:t>Synchronise their cataloguing system with the content which is also in the HighWire platform</w:t>
      </w:r>
      <w:r w:rsidRPr="0D9520A5" w:rsidR="25B988BC">
        <w:rPr>
          <w:lang w:val="en-US"/>
        </w:rPr>
        <w:t xml:space="preserve">, </w:t>
      </w:r>
      <w:commentRangeStart w:id="771"/>
      <w:commentRangeStart w:id="772"/>
      <w:commentRangeStart w:id="773"/>
      <w:r w:rsidRPr="0D9520A5" w:rsidR="25B988BC">
        <w:rPr>
          <w:lang w:val="en-US"/>
        </w:rPr>
        <w:t>so that links on the search results of the cataloguing system resolve correctly</w:t>
      </w:r>
      <w:commentRangeEnd w:id="771"/>
      <w:r w:rsidRPr="0D9520A5" w:rsidR="44E0FFD7">
        <w:rPr>
          <w:rStyle w:val="CommentReference"/>
          <w:sz w:val="18"/>
          <w:szCs w:val="18"/>
          <w:lang w:val="en-US"/>
        </w:rPr>
        <w:commentReference w:id="771"/>
      </w:r>
      <w:commentRangeEnd w:id="772"/>
      <w:r>
        <w:rPr>
          <w:rStyle w:val="CommentReference"/>
        </w:rPr>
        <w:commentReference w:id="772"/>
      </w:r>
      <w:commentRangeEnd w:id="773"/>
      <w:r>
        <w:rPr>
          <w:rStyle w:val="CommentReference"/>
        </w:rPr>
        <w:commentReference w:id="773"/>
      </w:r>
      <w:r w:rsidRPr="0D9520A5" w:rsidR="25B988BC">
        <w:rPr>
          <w:lang w:val="en-US"/>
        </w:rPr>
        <w:t>.</w:t>
      </w:r>
    </w:p>
    <w:p w:rsidR="1AAB10D1" w:rsidRDefault="1AAB10D1" w14:paraId="11C379FF" w14:textId="78BFAD0A">
      <w:pPr>
        <w:pStyle w:val="ListParagraph"/>
        <w:numPr>
          <w:ilvl w:val="1"/>
          <w:numId w:val="23"/>
        </w:numPr>
        <w:rPr>
          <w:lang w:val="en-US"/>
        </w:rPr>
        <w:pPrChange w:author="Joshua Routh" w:date="2026-01-27T10:41:00Z" w:id="774">
          <w:pPr>
            <w:pStyle w:val="ListParagraph"/>
            <w:numPr>
              <w:numId w:val="23"/>
            </w:numPr>
            <w:ind w:hanging="360"/>
          </w:pPr>
        </w:pPrChange>
      </w:pPr>
      <w:ins w:author="Joshua Routh" w:date="2026-01-27T10:41:00Z" w16du:dateUtc="2026-01-27T10:41:59Z" w:id="775">
        <w:r w:rsidRPr="0D9520A5">
          <w:rPr>
            <w:lang w:val="en-US"/>
          </w:rPr>
          <w:t xml:space="preserve">The HighWire Content ID contained in the metadata will be the link. For example if the cataloguing system has a link to [base URL not currently known]/HWCID1234, </w:t>
        </w:r>
      </w:ins>
      <w:ins w:author="Joshua Routh" w:date="2026-01-27T10:42:00Z" w16du:dateUtc="2026-01-27T10:42:18Z" w:id="776">
        <w:r w:rsidRPr="0D9520A5">
          <w:rPr>
            <w:lang w:val="en-US"/>
          </w:rPr>
          <w:t>the HighWire platform will then resolve this</w:t>
        </w:r>
        <w:r w:rsidRPr="0D9520A5" w:rsidR="69949114">
          <w:rPr>
            <w:lang w:val="en-US"/>
          </w:rPr>
          <w:t xml:space="preserve"> to the correct URL.</w:t>
        </w:r>
      </w:ins>
    </w:p>
    <w:p w:rsidR="5FC4D073" w:rsidP="19659DE0" w:rsidRDefault="0EE59DEA" w14:paraId="65F4E292" w14:textId="18741E7C">
      <w:pPr>
        <w:spacing w:before="240" w:after="240"/>
        <w:rPr>
          <w:lang w:val="en-US"/>
        </w:rPr>
      </w:pPr>
      <w:r w:rsidRPr="477C5BEC">
        <w:rPr>
          <w:lang w:val="en-US"/>
        </w:rPr>
        <w:t>Initial requirement RfP ID 3.1.6a, ’Integrate: Library systems’</w:t>
      </w:r>
      <w:r w:rsidRPr="477C5BEC" w:rsidR="23597BFC">
        <w:rPr>
          <w:lang w:val="en-US"/>
        </w:rPr>
        <w:t xml:space="preserve"> and the automated part of RfP ID 3.1.6c ‘Export of individual and batch, manual and automated’</w:t>
      </w:r>
    </w:p>
    <w:p w:rsidR="5FC4D073" w:rsidP="5FC4D073" w:rsidRDefault="5FC4D073" w14:paraId="07DCF45F" w14:textId="4408DD20"/>
    <w:p w:rsidR="4BC1C67C" w:rsidP="39E76213" w:rsidRDefault="52649B9B" w14:paraId="66C7ACCA" w14:textId="70974005">
      <w:pPr>
        <w:pStyle w:val="Heading2"/>
        <w:rPr>
          <w:rStyle w:val="eop"/>
        </w:rPr>
      </w:pPr>
      <w:bookmarkStart w:name="_Toc648008709" w:id="777"/>
      <w:bookmarkStart w:name="_Toc216335087" w:id="778"/>
      <w:bookmarkStart w:name="_Toc1348906014" w:id="779"/>
      <w:bookmarkStart w:name="_Toc303010488" w:id="780"/>
      <w:bookmarkStart w:name="_Toc811540363" w:id="781"/>
      <w:bookmarkStart w:name="_Toc220593615" w:id="782"/>
      <w:bookmarkStart w:name="_Toc289593291" w:id="783"/>
      <w:r>
        <w:t>Access (Sigma)</w:t>
      </w:r>
      <w:bookmarkEnd w:id="777"/>
      <w:r w:rsidR="732D9316">
        <w:t xml:space="preserve"> </w:t>
      </w:r>
      <w:bookmarkEnd w:id="778"/>
      <w:bookmarkEnd w:id="779"/>
      <w:bookmarkEnd w:id="780"/>
      <w:bookmarkEnd w:id="781"/>
      <w:bookmarkEnd w:id="782"/>
      <w:bookmarkEnd w:id="783"/>
    </w:p>
    <w:p w:rsidR="5487ED7D" w:rsidP="059AE98A" w:rsidRDefault="5487ED7D" w14:paraId="4ED7C94B" w14:textId="5D4326B8">
      <w:pPr>
        <w:pStyle w:val="NoSpacing"/>
      </w:pPr>
      <w:r w:rsidRPr="059AE98A">
        <w:rPr>
          <w:lang w:val="en-US"/>
        </w:rPr>
        <w:t>Both the Submissions and Content Display Portal will be behind access control with agreed rules, implemented using Sigma. At a high level:</w:t>
      </w:r>
    </w:p>
    <w:p w:rsidR="5487ED7D" w:rsidP="00366661" w:rsidRDefault="5487ED7D" w14:paraId="2686C7C2" w14:textId="229C8E9E">
      <w:pPr>
        <w:pStyle w:val="NoSpacing"/>
        <w:numPr>
          <w:ilvl w:val="0"/>
          <w:numId w:val="33"/>
        </w:numPr>
        <w:rPr>
          <w:lang w:val="en-US"/>
        </w:rPr>
      </w:pPr>
      <w:r w:rsidRPr="059AE98A">
        <w:rPr>
          <w:lang w:val="en-US"/>
        </w:rPr>
        <w:t xml:space="preserve">Publisher Submissions Portal: accessible from any IP range; requires username/password and MFA in for all log ins. </w:t>
      </w:r>
    </w:p>
    <w:p w:rsidR="5487ED7D" w:rsidP="00366661" w:rsidRDefault="5487ED7D" w14:paraId="7CDBEA00" w14:textId="7EF67B51">
      <w:pPr>
        <w:pStyle w:val="NoSpacing"/>
        <w:numPr>
          <w:ilvl w:val="0"/>
          <w:numId w:val="33"/>
        </w:numPr>
        <w:rPr>
          <w:lang w:val="en-US"/>
        </w:rPr>
      </w:pPr>
      <w:r w:rsidRPr="059AE98A">
        <w:rPr>
          <w:lang w:val="en-US"/>
        </w:rPr>
        <w:t>Content Display Portal: accessible from agreed IP ranges relating to the LDLs; can also add additional access for remote workers or LDL staff</w:t>
      </w:r>
      <w:r w:rsidRPr="059AE98A" w:rsidR="47572719">
        <w:rPr>
          <w:lang w:val="en-US"/>
        </w:rPr>
        <w:t>; log in is only required to access personalisation or to access LDL Staff features.</w:t>
      </w:r>
    </w:p>
    <w:p w:rsidR="47572719" w:rsidP="059AE98A" w:rsidRDefault="6275BA07" w14:paraId="3A20B7F9" w14:textId="1B0F0174">
      <w:pPr>
        <w:pStyle w:val="NoSpacing"/>
        <w:spacing w:before="240" w:after="240"/>
        <w:rPr>
          <w:lang w:val="en-US"/>
        </w:rPr>
      </w:pPr>
      <w:r w:rsidRPr="19659DE0">
        <w:rPr>
          <w:lang w:val="en-US"/>
        </w:rPr>
        <w:t>This addresses RfP ID 3.1.7b ‘Display content with access control’</w:t>
      </w:r>
    </w:p>
    <w:p w:rsidR="67A8C63F" w:rsidP="67A8C63F" w:rsidRDefault="67A8C63F" w14:paraId="3484CC40" w14:textId="2768EACC">
      <w:pPr>
        <w:pStyle w:val="NoSpacing"/>
        <w:rPr>
          <w:lang w:val="en-US"/>
        </w:rPr>
      </w:pPr>
    </w:p>
    <w:p w:rsidR="19659DE0" w:rsidP="19659DE0" w:rsidRDefault="19659DE0" w14:paraId="40D43EC1" w14:textId="36C83947">
      <w:pPr>
        <w:pStyle w:val="NoSpacing"/>
        <w:rPr>
          <w:lang w:val="en-US"/>
        </w:rPr>
      </w:pPr>
    </w:p>
    <w:p w:rsidR="7C53ED24" w:rsidP="67A8C63F" w:rsidRDefault="3DC73980" w14:paraId="27E8A9CE" w14:textId="1F84FB8E">
      <w:pPr>
        <w:pStyle w:val="Heading3"/>
        <w:rPr>
          <w:lang w:val="en-US"/>
        </w:rPr>
      </w:pPr>
      <w:bookmarkStart w:name="_Toc216335088" w:id="784"/>
      <w:bookmarkStart w:name="_Toc586244010" w:id="785"/>
      <w:r w:rsidRPr="19659DE0">
        <w:rPr>
          <w:lang w:val="en-US"/>
        </w:rPr>
        <w:t>Concurrency</w:t>
      </w:r>
      <w:bookmarkEnd w:id="784"/>
      <w:bookmarkEnd w:id="785"/>
    </w:p>
    <w:p w:rsidR="7C53ED24" w:rsidP="67A8C63F" w:rsidRDefault="7C53ED24" w14:paraId="65A152AD" w14:textId="0D14802A">
      <w:pPr>
        <w:spacing w:before="240" w:after="240"/>
        <w:rPr>
          <w:lang w:val="en-US"/>
        </w:rPr>
      </w:pPr>
      <w:r w:rsidRPr="67A8C63F">
        <w:rPr>
          <w:lang w:val="en-US"/>
        </w:rPr>
        <w:t>Initial requirement RfP ID 3.2.2c, ‘Display content with restricted onsite access’</w:t>
      </w:r>
    </w:p>
    <w:p w:rsidR="771CD409" w:rsidP="67A8C63F" w:rsidRDefault="771CD409" w14:paraId="0E2FB1C5" w14:textId="2D5BF141">
      <w:pPr>
        <w:spacing w:before="240" w:after="240"/>
        <w:rPr>
          <w:lang w:val="en-US"/>
        </w:rPr>
      </w:pPr>
      <w:r w:rsidRPr="67A8C63F">
        <w:rPr>
          <w:lang w:val="en-US"/>
        </w:rPr>
        <w:t>Confirmed requirement: Each item of content will only be able to be accessed once per LDL location:</w:t>
      </w:r>
    </w:p>
    <w:p w:rsidR="771CD409" w:rsidP="00366661" w:rsidRDefault="7A8CD54E" w14:paraId="5976B440" w14:textId="11672747">
      <w:pPr>
        <w:pStyle w:val="ListParagraph"/>
        <w:numPr>
          <w:ilvl w:val="0"/>
          <w:numId w:val="28"/>
        </w:numPr>
        <w:spacing w:before="240" w:after="240"/>
        <w:rPr>
          <w:lang w:val="en-US"/>
        </w:rPr>
      </w:pPr>
      <w:r w:rsidRPr="19659DE0">
        <w:rPr>
          <w:lang w:val="en-US"/>
        </w:rPr>
        <w:t>If a user tries to access content which is already in use, they will see a message explaining why they can’t currently access it and asking them to try again another time.</w:t>
      </w:r>
    </w:p>
    <w:p w:rsidR="771CD409" w:rsidP="00366661" w:rsidRDefault="7A8CD54E" w14:paraId="612921D5" w14:textId="126AF09D">
      <w:pPr>
        <w:pStyle w:val="ListParagraph"/>
        <w:numPr>
          <w:ilvl w:val="0"/>
          <w:numId w:val="28"/>
        </w:numPr>
        <w:spacing w:before="240" w:after="240"/>
        <w:rPr>
          <w:b/>
          <w:bCs/>
          <w:lang w:val="en-US"/>
        </w:rPr>
      </w:pPr>
      <w:r w:rsidRPr="19659DE0">
        <w:rPr>
          <w:lang w:val="en-US"/>
        </w:rPr>
        <w:t>A user will be able to access content which is not being accessed in the LDL they are in, even if it is being accessed at another LDL.</w:t>
      </w:r>
    </w:p>
    <w:p w:rsidR="5CCA2856" w:rsidP="00366661" w:rsidRDefault="745C33AF" w14:paraId="09716A43" w14:textId="711515BC">
      <w:pPr>
        <w:pStyle w:val="ListParagraph"/>
        <w:numPr>
          <w:ilvl w:val="0"/>
          <w:numId w:val="28"/>
        </w:numPr>
        <w:spacing w:before="240" w:after="240"/>
        <w:rPr>
          <w:b/>
          <w:bCs/>
          <w:lang w:val="en-US"/>
        </w:rPr>
      </w:pPr>
      <w:r w:rsidRPr="19659DE0">
        <w:rPr>
          <w:lang w:val="en-US"/>
        </w:rPr>
        <w:t>This restriction only applies to the specific item being displayed as content – not the parent or child item. For example, a user could access an article, even if another user was viewing the issue</w:t>
      </w:r>
      <w:r w:rsidRPr="19659DE0" w:rsidR="6FA3D342">
        <w:rPr>
          <w:lang w:val="en-US"/>
        </w:rPr>
        <w:t>.</w:t>
      </w:r>
    </w:p>
    <w:p w:rsidR="67A8C63F" w:rsidP="00366661" w:rsidRDefault="6FA3D342" w14:paraId="64BBE4F8" w14:textId="351AB8C1">
      <w:pPr>
        <w:pStyle w:val="ListParagraph"/>
        <w:numPr>
          <w:ilvl w:val="0"/>
          <w:numId w:val="28"/>
        </w:numPr>
        <w:spacing w:before="240" w:after="240"/>
        <w:rPr>
          <w:lang w:val="en-US"/>
        </w:rPr>
      </w:pPr>
      <w:r w:rsidRPr="19659DE0">
        <w:rPr>
          <w:lang w:val="en-US"/>
        </w:rPr>
        <w:t>Catalogue user</w:t>
      </w:r>
      <w:r w:rsidRPr="19659DE0" w:rsidR="3C763BD3">
        <w:rPr>
          <w:lang w:val="en-US"/>
        </w:rPr>
        <w:t>s</w:t>
      </w:r>
      <w:r w:rsidRPr="19659DE0">
        <w:rPr>
          <w:lang w:val="en-US"/>
        </w:rPr>
        <w:t xml:space="preserve">, or LDL </w:t>
      </w:r>
      <w:r w:rsidRPr="19659DE0" w:rsidR="5FFB4F03">
        <w:rPr>
          <w:lang w:val="en-US"/>
        </w:rPr>
        <w:t>S</w:t>
      </w:r>
      <w:r w:rsidRPr="19659DE0">
        <w:rPr>
          <w:lang w:val="en-US"/>
        </w:rPr>
        <w:t>taff member</w:t>
      </w:r>
      <w:r w:rsidRPr="19659DE0" w:rsidR="43AFDC15">
        <w:rPr>
          <w:lang w:val="en-US"/>
        </w:rPr>
        <w:t>s</w:t>
      </w:r>
      <w:r w:rsidRPr="19659DE0">
        <w:rPr>
          <w:lang w:val="en-US"/>
        </w:rPr>
        <w:t xml:space="preserve"> are not included in the concurrency </w:t>
      </w:r>
      <w:r w:rsidRPr="19659DE0" w:rsidR="5D781EF2">
        <w:rPr>
          <w:lang w:val="en-US"/>
        </w:rPr>
        <w:t>restrictions</w:t>
      </w:r>
      <w:r w:rsidRPr="19659DE0">
        <w:rPr>
          <w:lang w:val="en-US"/>
        </w:rPr>
        <w:t xml:space="preserve">. </w:t>
      </w:r>
      <w:r w:rsidRPr="19659DE0" w:rsidR="6366C9B8">
        <w:rPr>
          <w:lang w:val="en-US"/>
        </w:rPr>
        <w:t xml:space="preserve">Multiple </w:t>
      </w:r>
      <w:r w:rsidRPr="19659DE0">
        <w:rPr>
          <w:lang w:val="en-US"/>
        </w:rPr>
        <w:t>Catalogue/LDL</w:t>
      </w:r>
      <w:r w:rsidRPr="19659DE0" w:rsidR="68E57324">
        <w:rPr>
          <w:lang w:val="en-US"/>
        </w:rPr>
        <w:t xml:space="preserve"> </w:t>
      </w:r>
      <w:r w:rsidRPr="19659DE0">
        <w:rPr>
          <w:lang w:val="en-US"/>
        </w:rPr>
        <w:t xml:space="preserve">Staff users </w:t>
      </w:r>
      <w:r w:rsidRPr="19659DE0" w:rsidR="375A7AEB">
        <w:rPr>
          <w:lang w:val="en-US"/>
        </w:rPr>
        <w:t xml:space="preserve">can </w:t>
      </w:r>
      <w:r w:rsidRPr="19659DE0">
        <w:rPr>
          <w:lang w:val="en-US"/>
        </w:rPr>
        <w:t xml:space="preserve">access the same content </w:t>
      </w:r>
      <w:r w:rsidRPr="19659DE0" w:rsidR="04996045">
        <w:rPr>
          <w:lang w:val="en-US"/>
        </w:rPr>
        <w:t>simultaneously,</w:t>
      </w:r>
      <w:r w:rsidRPr="19659DE0" w:rsidR="6B29859A">
        <w:rPr>
          <w:lang w:val="en-US"/>
        </w:rPr>
        <w:t xml:space="preserve"> and this does not prevent a single library guest user from accessing that same content.</w:t>
      </w:r>
      <w:r w:rsidRPr="19659DE0" w:rsidR="4F0469B1">
        <w:rPr>
          <w:lang w:val="en-US"/>
        </w:rPr>
        <w:t xml:space="preserve"> Catalogue and LDL</w:t>
      </w:r>
      <w:r w:rsidRPr="19659DE0" w:rsidR="0FCA2181">
        <w:rPr>
          <w:lang w:val="en-US"/>
        </w:rPr>
        <w:t xml:space="preserve"> </w:t>
      </w:r>
      <w:r w:rsidRPr="19659DE0" w:rsidR="4F0469B1">
        <w:rPr>
          <w:lang w:val="en-US"/>
        </w:rPr>
        <w:t xml:space="preserve">Staff users will use a different Sigma </w:t>
      </w:r>
      <w:r w:rsidRPr="19659DE0" w:rsidR="522094F0">
        <w:rPr>
          <w:lang w:val="en-US"/>
        </w:rPr>
        <w:t>l</w:t>
      </w:r>
      <w:r w:rsidRPr="19659DE0" w:rsidR="4F0469B1">
        <w:rPr>
          <w:lang w:val="en-US"/>
        </w:rPr>
        <w:t>icense, which indicates to the Content Display Portal, that they are n</w:t>
      </w:r>
      <w:r w:rsidRPr="19659DE0" w:rsidR="10354B2E">
        <w:rPr>
          <w:lang w:val="en-US"/>
        </w:rPr>
        <w:t xml:space="preserve">ot subject to the concurrency </w:t>
      </w:r>
      <w:r w:rsidRPr="19659DE0" w:rsidR="1533A59E">
        <w:rPr>
          <w:lang w:val="en-US"/>
        </w:rPr>
        <w:t>restrictions</w:t>
      </w:r>
      <w:r w:rsidRPr="19659DE0" w:rsidR="10354B2E">
        <w:rPr>
          <w:lang w:val="en-US"/>
        </w:rPr>
        <w:t>.</w:t>
      </w:r>
    </w:p>
    <w:p w:rsidR="19659DE0" w:rsidP="19659DE0" w:rsidRDefault="19659DE0" w14:paraId="16EDBFB7" w14:textId="46F141F8">
      <w:pPr>
        <w:pStyle w:val="ListParagraph"/>
        <w:spacing w:before="240" w:after="240"/>
        <w:ind w:hanging="360"/>
        <w:rPr>
          <w:lang w:val="en-US"/>
        </w:rPr>
      </w:pPr>
    </w:p>
    <w:p w:rsidR="059AE98A" w:rsidP="19659DE0" w:rsidRDefault="62651C84" w14:paraId="46223E1F" w14:textId="03BE4088">
      <w:pPr>
        <w:pStyle w:val="Heading3"/>
        <w:rPr>
          <w:lang w:val="en-US"/>
        </w:rPr>
      </w:pPr>
      <w:bookmarkStart w:name="_Toc216335089" w:id="786"/>
      <w:bookmarkStart w:name="_Toc2024899681" w:id="787"/>
      <w:r w:rsidRPr="19659DE0">
        <w:rPr>
          <w:lang w:val="en-US"/>
        </w:rPr>
        <w:t>Public access</w:t>
      </w:r>
      <w:bookmarkEnd w:id="786"/>
      <w:bookmarkEnd w:id="787"/>
    </w:p>
    <w:p w:rsidR="2CE15B6F" w:rsidP="059AE98A" w:rsidRDefault="62651C84" w14:paraId="444F6B0A" w14:textId="05BD100E">
      <w:pPr>
        <w:pStyle w:val="NoSpacing"/>
        <w:rPr>
          <w:lang w:val="en-US"/>
        </w:rPr>
      </w:pPr>
      <w:r w:rsidRPr="19659DE0">
        <w:rPr>
          <w:lang w:val="en-US"/>
        </w:rPr>
        <w:t xml:space="preserve">For this phase of the project, the </w:t>
      </w:r>
      <w:r w:rsidRPr="19659DE0" w:rsidR="7E332EAB">
        <w:rPr>
          <w:lang w:val="en-US"/>
        </w:rPr>
        <w:t xml:space="preserve">Content Display Portal </w:t>
      </w:r>
      <w:r w:rsidRPr="19659DE0">
        <w:rPr>
          <w:lang w:val="en-US"/>
        </w:rPr>
        <w:t xml:space="preserve">will not be publicly available on the Internet. It will not be indexed by search engines. Usage is strictly limited to the agreed IPs, individuals and remote access agreements. </w:t>
      </w:r>
    </w:p>
    <w:p w:rsidR="059AE98A" w:rsidP="059AE98A" w:rsidRDefault="059AE98A" w14:paraId="5E6A8151" w14:textId="25675C6B">
      <w:pPr>
        <w:pStyle w:val="NoSpacing"/>
        <w:rPr>
          <w:lang w:val="en-US"/>
        </w:rPr>
      </w:pPr>
    </w:p>
    <w:p w:rsidR="2CE15B6F" w:rsidP="059AE98A" w:rsidRDefault="7A6D06A9" w14:paraId="6191D5F9" w14:textId="3F5CF7B8">
      <w:pPr>
        <w:pStyle w:val="NoSpacing"/>
        <w:rPr>
          <w:lang w:val="en-US"/>
        </w:rPr>
      </w:pPr>
      <w:r w:rsidRPr="477C5BEC">
        <w:rPr>
          <w:lang w:val="en-US"/>
        </w:rPr>
        <w:t xml:space="preserve">The platform </w:t>
      </w:r>
      <w:del w:author="Joshua Routh" w:date="2026-01-20T09:50:00Z" w16du:dateUtc="2026-01-20T09:50:41Z" w:id="788">
        <w:r w:rsidRPr="477C5BEC" w:rsidDel="2739714B" w:rsidR="2CE15B6F">
          <w:rPr>
            <w:lang w:val="en-US"/>
          </w:rPr>
          <w:delText>may</w:delText>
        </w:r>
      </w:del>
      <w:ins w:author="Joshua Routh" w:date="2026-01-20T09:50:00Z" w16du:dateUtc="2026-01-20T09:50:42Z" w:id="789">
        <w:r w:rsidRPr="477C5BEC" w:rsidR="2739714B">
          <w:rPr>
            <w:lang w:val="en-US"/>
          </w:rPr>
          <w:t>will be able to be</w:t>
        </w:r>
      </w:ins>
      <w:r w:rsidRPr="477C5BEC" w:rsidR="2739714B">
        <w:rPr>
          <w:lang w:val="en-US"/>
        </w:rPr>
        <w:t xml:space="preserve"> </w:t>
      </w:r>
      <w:del w:author="Joshua Routh" w:date="2026-01-20T09:50:00Z" w16du:dateUtc="2026-01-20T09:50:47Z" w:id="790">
        <w:r w:rsidRPr="477C5BEC" w:rsidDel="7A6D06A9" w:rsidR="2CE15B6F">
          <w:rPr>
            <w:lang w:val="en-US"/>
          </w:rPr>
          <w:delText xml:space="preserve">be configured </w:delText>
        </w:r>
      </w:del>
      <w:ins w:author="Joshua Routh" w:date="2026-01-20T09:50:00Z" w16du:dateUtc="2026-01-20T09:50:48Z" w:id="791">
        <w:r w:rsidRPr="477C5BEC" w:rsidR="7F5995E7">
          <w:rPr>
            <w:lang w:val="en-US"/>
          </w:rPr>
          <w:t xml:space="preserve">updated </w:t>
        </w:r>
      </w:ins>
      <w:r w:rsidRPr="477C5BEC">
        <w:rPr>
          <w:lang w:val="en-US"/>
        </w:rPr>
        <w:t xml:space="preserve">to work on the </w:t>
      </w:r>
      <w:commentRangeStart w:id="792"/>
      <w:commentRangeStart w:id="793"/>
      <w:commentRangeStart w:id="794"/>
      <w:r w:rsidRPr="477C5BEC">
        <w:rPr>
          <w:lang w:val="en-US"/>
        </w:rPr>
        <w:t>public Internet</w:t>
      </w:r>
      <w:commentRangeEnd w:id="792"/>
      <w:r w:rsidRPr="477C5BEC" w:rsidR="2CE15B6F">
        <w:rPr>
          <w:rStyle w:val="CommentReference"/>
          <w:sz w:val="18"/>
          <w:szCs w:val="18"/>
          <w:lang w:val="en-US"/>
        </w:rPr>
        <w:commentReference w:id="792"/>
      </w:r>
      <w:commentRangeEnd w:id="793"/>
      <w:r>
        <w:rPr>
          <w:rStyle w:val="CommentReference"/>
        </w:rPr>
        <w:commentReference w:id="793"/>
      </w:r>
      <w:commentRangeEnd w:id="794"/>
      <w:r>
        <w:rPr>
          <w:rStyle w:val="CommentReference"/>
        </w:rPr>
        <w:commentReference w:id="794"/>
      </w:r>
      <w:r w:rsidRPr="477C5BEC">
        <w:rPr>
          <w:lang w:val="en-US"/>
        </w:rPr>
        <w:t xml:space="preserve"> as part of a later phase.</w:t>
      </w:r>
      <w:ins w:author="Joshua Routh" w:date="2026-01-20T09:50:00Z" w16du:dateUtc="2026-01-20T09:50:59Z" w:id="795">
        <w:r w:rsidRPr="477C5BEC" w:rsidR="61144ABD">
          <w:rPr>
            <w:lang w:val="en-US"/>
          </w:rPr>
          <w:t xml:space="preserve"> This is the default scenario fo</w:t>
        </w:r>
      </w:ins>
      <w:ins w:author="Joshua Routh" w:date="2026-01-20T09:51:00Z" w16du:dateUtc="2026-01-20T09:51:19Z" w:id="796">
        <w:r w:rsidRPr="477C5BEC" w:rsidR="61144ABD">
          <w:rPr>
            <w:lang w:val="en-US"/>
          </w:rPr>
          <w:t>r the HighWire platform, and although further effort will be required, it is certainly a capability it can offer.</w:t>
        </w:r>
      </w:ins>
    </w:p>
    <w:p w:rsidR="059AE98A" w:rsidP="059AE98A" w:rsidRDefault="059AE98A" w14:paraId="7140A4CF" w14:textId="442EAF02">
      <w:pPr>
        <w:pStyle w:val="NoSpacing"/>
        <w:rPr>
          <w:lang w:val="en-US"/>
        </w:rPr>
      </w:pPr>
    </w:p>
    <w:p w:rsidR="19659DE0" w:rsidP="19659DE0" w:rsidRDefault="19659DE0" w14:paraId="3D2DB1C2" w14:textId="1A6506EE">
      <w:pPr>
        <w:pStyle w:val="NoSpacing"/>
        <w:rPr>
          <w:lang w:val="en-US"/>
        </w:rPr>
      </w:pPr>
    </w:p>
    <w:p w:rsidR="5CA7CB33" w:rsidP="19659DE0" w:rsidRDefault="47046C64" w14:paraId="73EEDE29" w14:textId="415E3288">
      <w:pPr>
        <w:pStyle w:val="Heading3"/>
        <w:rPr>
          <w:lang w:val="en-US"/>
        </w:rPr>
      </w:pPr>
      <w:bookmarkStart w:name="_Toc216335090" w:id="797"/>
      <w:r w:rsidRPr="19659DE0">
        <w:rPr>
          <w:lang w:val="en-US"/>
        </w:rPr>
        <w:t>Log in</w:t>
      </w:r>
      <w:bookmarkEnd w:id="797"/>
    </w:p>
    <w:p w:rsidR="5CA7CB33" w:rsidP="059AE98A" w:rsidRDefault="5CA7CB33" w14:paraId="33A7E4C6" w14:textId="1D132A14">
      <w:pPr>
        <w:spacing w:before="240" w:after="240"/>
        <w:rPr>
          <w:lang w:val="en-US"/>
        </w:rPr>
      </w:pPr>
      <w:r w:rsidRPr="059AE98A">
        <w:rPr>
          <w:lang w:val="en-US"/>
        </w:rPr>
        <w:t>Initial requirement RfP ID 3.1.1b, ‘Log in and forget password’</w:t>
      </w:r>
    </w:p>
    <w:p w:rsidR="5CA7CB33" w:rsidP="19659DE0" w:rsidRDefault="47046C64" w14:paraId="0B185E24" w14:textId="03CC9C46">
      <w:pPr>
        <w:rPr>
          <w:lang w:val="en-US"/>
        </w:rPr>
      </w:pPr>
      <w:r w:rsidRPr="19659DE0">
        <w:rPr>
          <w:lang w:val="en-US"/>
        </w:rPr>
        <w:t>Confirmed requirement: Users will need to use a user</w:t>
      </w:r>
      <w:r w:rsidRPr="19659DE0" w:rsidR="4E7C78AB">
        <w:rPr>
          <w:lang w:val="en-US"/>
        </w:rPr>
        <w:t>name and password to log in</w:t>
      </w:r>
    </w:p>
    <w:p w:rsidR="5CA7CB33" w:rsidP="00366661" w:rsidRDefault="79FED9C1" w14:paraId="01B01E84" w14:textId="422231F3">
      <w:pPr>
        <w:pStyle w:val="ListParagraph"/>
        <w:numPr>
          <w:ilvl w:val="0"/>
          <w:numId w:val="3"/>
        </w:numPr>
        <w:rPr>
          <w:lang w:val="en-US"/>
        </w:rPr>
      </w:pPr>
      <w:r w:rsidRPr="19659DE0">
        <w:rPr>
          <w:lang w:val="en-US"/>
        </w:rPr>
        <w:t xml:space="preserve">On the </w:t>
      </w:r>
      <w:r w:rsidRPr="19659DE0" w:rsidR="4E7C78AB">
        <w:rPr>
          <w:lang w:val="en-US"/>
        </w:rPr>
        <w:t>Publisher Submissions Portal</w:t>
      </w:r>
      <w:r w:rsidRPr="19659DE0" w:rsidR="1E744221">
        <w:rPr>
          <w:lang w:val="en-US"/>
        </w:rPr>
        <w:t>, t</w:t>
      </w:r>
      <w:r w:rsidRPr="19659DE0" w:rsidR="4E7C78AB">
        <w:rPr>
          <w:lang w:val="en-US"/>
        </w:rPr>
        <w:t>hey will then have permissions associated with the user type of their account.</w:t>
      </w:r>
    </w:p>
    <w:p w:rsidR="059AE98A" w:rsidP="00366661" w:rsidRDefault="24D703C7" w14:paraId="14151D76" w14:textId="081C7EF3">
      <w:pPr>
        <w:pStyle w:val="ListParagraph"/>
        <w:numPr>
          <w:ilvl w:val="0"/>
          <w:numId w:val="3"/>
        </w:numPr>
        <w:rPr>
          <w:lang w:val="en-US"/>
        </w:rPr>
      </w:pPr>
      <w:r w:rsidRPr="19659DE0">
        <w:rPr>
          <w:lang w:val="en-US"/>
        </w:rPr>
        <w:t>On the Content Display Portal, they will then ha</w:t>
      </w:r>
      <w:r w:rsidRPr="19659DE0" w:rsidR="74AA8823">
        <w:rPr>
          <w:lang w:val="en-US"/>
        </w:rPr>
        <w:t>v</w:t>
      </w:r>
      <w:r w:rsidRPr="19659DE0">
        <w:rPr>
          <w:lang w:val="en-US"/>
        </w:rPr>
        <w:t>e access to personalisation features.</w:t>
      </w:r>
    </w:p>
    <w:p w:rsidR="059AE98A" w:rsidP="059AE98A" w:rsidRDefault="059AE98A" w14:paraId="4AF136AD" w14:textId="11523EDF">
      <w:pPr>
        <w:rPr>
          <w:lang w:val="en-US"/>
        </w:rPr>
      </w:pPr>
    </w:p>
    <w:p w:rsidR="0B91666B" w:rsidP="19659DE0" w:rsidRDefault="57C221F8" w14:paraId="72963A2B" w14:textId="23FB5B8A">
      <w:pPr>
        <w:pStyle w:val="Heading3"/>
        <w:rPr>
          <w:lang w:val="en-US"/>
        </w:rPr>
      </w:pPr>
      <w:bookmarkStart w:name="_Toc216335091" w:id="798"/>
      <w:bookmarkStart w:name="_Toc82728429" w:id="799"/>
      <w:r w:rsidRPr="19659DE0">
        <w:rPr>
          <w:lang w:val="en-US"/>
        </w:rPr>
        <w:t>Multi-factor authentication</w:t>
      </w:r>
      <w:bookmarkEnd w:id="798"/>
      <w:bookmarkEnd w:id="799"/>
    </w:p>
    <w:p w:rsidR="0B91666B" w:rsidP="059AE98A" w:rsidRDefault="151E39BB" w14:paraId="7A5BDF72" w14:textId="31D61D70">
      <w:pPr>
        <w:pStyle w:val="NoSpacing"/>
        <w:rPr>
          <w:lang w:val="en-US"/>
        </w:rPr>
      </w:pPr>
      <w:r w:rsidRPr="1CC7193A">
        <w:rPr>
          <w:lang w:val="en-US"/>
        </w:rPr>
        <w:t xml:space="preserve">Multi-factor authentication </w:t>
      </w:r>
      <w:ins w:author="Joshua Routh" w:date="2026-02-04T11:21:00Z" w16du:dateUtc="2026-02-04T11:21:23Z" w:id="800">
        <w:r w:rsidRPr="1CC7193A" w:rsidR="45B8B501">
          <w:rPr>
            <w:lang w:val="en-US"/>
          </w:rPr>
          <w:t>, using email</w:t>
        </w:r>
      </w:ins>
      <w:ins w:author="Joshua Routh" w:date="2026-02-04T11:21:00Z" w16du:dateUtc="2026-02-04T11:21:27Z" w:id="801">
        <w:r w:rsidRPr="1CC7193A" w:rsidR="45B8B501">
          <w:rPr>
            <w:lang w:val="en-US"/>
          </w:rPr>
          <w:t xml:space="preserve">, </w:t>
        </w:r>
      </w:ins>
      <w:r w:rsidRPr="1CC7193A">
        <w:rPr>
          <w:lang w:val="en-US"/>
        </w:rPr>
        <w:t>will be in place for all user types</w:t>
      </w:r>
      <w:r w:rsidRPr="1CC7193A" w:rsidR="31E86CED">
        <w:rPr>
          <w:lang w:val="en-US"/>
        </w:rPr>
        <w:t xml:space="preserve"> who try to access the</w:t>
      </w:r>
      <w:r w:rsidRPr="1CC7193A">
        <w:rPr>
          <w:lang w:val="en-US"/>
        </w:rPr>
        <w:t xml:space="preserve"> Publisher Submission Portal. </w:t>
      </w:r>
      <w:r w:rsidRPr="1CC7193A" w:rsidR="0B8CBE71">
        <w:rPr>
          <w:lang w:val="en-US"/>
        </w:rPr>
        <w:t xml:space="preserve">Only LDL Staff </w:t>
      </w:r>
      <w:r w:rsidRPr="1CC7193A" w:rsidR="77F0749E">
        <w:rPr>
          <w:lang w:val="en-US"/>
        </w:rPr>
        <w:t xml:space="preserve">and Publisher </w:t>
      </w:r>
      <w:r w:rsidRPr="1CC7193A" w:rsidR="668E9CBC">
        <w:rPr>
          <w:lang w:val="en-US"/>
        </w:rPr>
        <w:t>Staff</w:t>
      </w:r>
      <w:r w:rsidRPr="1CC7193A" w:rsidR="77F0749E">
        <w:rPr>
          <w:lang w:val="en-US"/>
        </w:rPr>
        <w:t xml:space="preserve"> are granted access rights to the Publisher Submission Portal.</w:t>
      </w:r>
    </w:p>
    <w:p w:rsidR="0B91666B" w:rsidP="059AE98A" w:rsidRDefault="0B91666B" w14:paraId="6A48E4C1" w14:textId="2540318B">
      <w:pPr>
        <w:pStyle w:val="NoSpacing"/>
        <w:spacing w:before="240" w:after="240"/>
        <w:rPr>
          <w:lang w:val="en-US"/>
        </w:rPr>
      </w:pPr>
      <w:r w:rsidRPr="059AE98A">
        <w:rPr>
          <w:lang w:val="en-US"/>
        </w:rPr>
        <w:t>This addresses initial requirement</w:t>
      </w:r>
      <w:r w:rsidRPr="059AE98A" w:rsidR="164BFC82">
        <w:rPr>
          <w:lang w:val="en-US"/>
        </w:rPr>
        <w:t>s</w:t>
      </w:r>
      <w:r w:rsidRPr="059AE98A">
        <w:rPr>
          <w:lang w:val="en-US"/>
        </w:rPr>
        <w:t xml:space="preserve"> RfP ID 3.2.1b</w:t>
      </w:r>
      <w:r w:rsidRPr="059AE98A" w:rsidR="68F773B0">
        <w:rPr>
          <w:lang w:val="en-US"/>
        </w:rPr>
        <w:t xml:space="preserve"> and 3.1.4a</w:t>
      </w:r>
      <w:r w:rsidRPr="059AE98A">
        <w:rPr>
          <w:lang w:val="en-US"/>
        </w:rPr>
        <w:t>, ‘MFA’</w:t>
      </w:r>
    </w:p>
    <w:p w:rsidR="059AE98A" w:rsidP="059AE98A" w:rsidRDefault="059AE98A" w14:paraId="0B084048" w14:textId="4F646CA4">
      <w:pPr>
        <w:pStyle w:val="NoSpacing"/>
        <w:rPr>
          <w:b/>
          <w:bCs/>
          <w:lang w:val="en-US"/>
        </w:rPr>
      </w:pPr>
    </w:p>
    <w:p w:rsidR="66CB0554" w:rsidP="19659DE0" w:rsidRDefault="0640F401" w14:paraId="2DBE6D8B" w14:textId="3B3255EC">
      <w:pPr>
        <w:pStyle w:val="Heading3"/>
        <w:rPr>
          <w:lang w:val="en-US"/>
        </w:rPr>
      </w:pPr>
      <w:bookmarkStart w:name="_Toc216335092" w:id="802"/>
      <w:bookmarkStart w:name="_Toc1455358148" w:id="803"/>
      <w:r w:rsidRPr="19659DE0">
        <w:rPr>
          <w:lang w:val="en-US"/>
        </w:rPr>
        <w:t>Password reset</w:t>
      </w:r>
      <w:bookmarkEnd w:id="802"/>
      <w:bookmarkEnd w:id="803"/>
    </w:p>
    <w:p w:rsidR="66CB0554" w:rsidP="19659DE0" w:rsidRDefault="0640F401" w14:paraId="107CF900" w14:textId="0D711FDE">
      <w:pPr>
        <w:pStyle w:val="NoSpacing"/>
        <w:rPr>
          <w:b/>
          <w:bCs/>
          <w:lang w:val="en-US"/>
        </w:rPr>
      </w:pPr>
      <w:r w:rsidRPr="19659DE0">
        <w:rPr>
          <w:lang w:val="en-US"/>
        </w:rPr>
        <w:t>Any scenario in which a user can log in also allows the user to reset their password. This includes the Publisher Submission Portal, and for personalisation, the Content Display Portal.</w:t>
      </w:r>
      <w:r w:rsidRPr="19659DE0" w:rsidR="7A8E19F8">
        <w:rPr>
          <w:lang w:val="en-US"/>
        </w:rPr>
        <w:t xml:space="preserve"> When triggered, a password reset email is sent to the user.</w:t>
      </w:r>
    </w:p>
    <w:p w:rsidR="66CB0554" w:rsidP="67A8C63F" w:rsidRDefault="66CB0554" w14:paraId="33E5B5AB" w14:textId="0DDEBC28">
      <w:pPr>
        <w:pStyle w:val="NoSpacing"/>
        <w:spacing w:before="240" w:after="240"/>
        <w:rPr>
          <w:lang w:val="en-US"/>
        </w:rPr>
      </w:pPr>
      <w:r w:rsidRPr="67A8C63F">
        <w:rPr>
          <w:lang w:val="en-US"/>
        </w:rPr>
        <w:t>This addresses initial requirement RfP ID 3.1.3b, ‘Reset password’</w:t>
      </w:r>
    </w:p>
    <w:p w:rsidR="67A8C63F" w:rsidP="67A8C63F" w:rsidRDefault="67A8C63F" w14:paraId="0FF853D5" w14:textId="03296A01">
      <w:pPr>
        <w:pStyle w:val="NoSpacing"/>
        <w:spacing w:before="240" w:after="240"/>
        <w:rPr>
          <w:lang w:val="en-US"/>
        </w:rPr>
      </w:pPr>
    </w:p>
    <w:p w:rsidR="5B881A53" w:rsidP="19659DE0" w:rsidRDefault="7500C987" w14:paraId="705FFC37" w14:textId="47BE1A49">
      <w:pPr>
        <w:pStyle w:val="Heading3"/>
        <w:rPr>
          <w:lang w:val="en-US"/>
        </w:rPr>
      </w:pPr>
      <w:bookmarkStart w:name="_Toc216335093" w:id="804"/>
      <w:bookmarkStart w:name="_Toc1829754175" w:id="805"/>
      <w:r w:rsidRPr="19659DE0">
        <w:rPr>
          <w:lang w:val="en-US"/>
        </w:rPr>
        <w:t>Technical notes</w:t>
      </w:r>
      <w:bookmarkEnd w:id="804"/>
      <w:bookmarkEnd w:id="805"/>
    </w:p>
    <w:p w:rsidR="059AE98A" w:rsidP="19659DE0" w:rsidRDefault="7500C987" w14:paraId="26D70D93" w14:textId="0A564899">
      <w:pPr>
        <w:pStyle w:val="NoSpacing"/>
        <w:rPr>
          <w:lang w:val="en-US"/>
        </w:rPr>
      </w:pPr>
      <w:r w:rsidRPr="19659DE0">
        <w:rPr>
          <w:lang w:val="en-US"/>
        </w:rPr>
        <w:t>The product being used to manage access control is Sigma. However users will not have directly access to Sigma. The portals will use Sigma APIs so that all of the requirements can be fulfilled without the need to access another system. The access</w:t>
      </w:r>
      <w:r w:rsidRPr="19659DE0" w:rsidR="5538DF6F">
        <w:rPr>
          <w:lang w:val="en-US"/>
        </w:rPr>
        <w:t xml:space="preserve"> scenario </w:t>
      </w:r>
      <w:r w:rsidRPr="19659DE0" w:rsidR="667AF846">
        <w:rPr>
          <w:lang w:val="en-US"/>
        </w:rPr>
        <w:t xml:space="preserve">supported by Sigma </w:t>
      </w:r>
      <w:r w:rsidRPr="19659DE0">
        <w:rPr>
          <w:lang w:val="en-US"/>
        </w:rPr>
        <w:t xml:space="preserve">APIs </w:t>
      </w:r>
      <w:r w:rsidRPr="19659DE0" w:rsidR="4C0085D9">
        <w:rPr>
          <w:lang w:val="en-US"/>
        </w:rPr>
        <w:t xml:space="preserve">on the </w:t>
      </w:r>
      <w:r w:rsidRPr="19659DE0" w:rsidR="6020D94F">
        <w:rPr>
          <w:lang w:val="en-US"/>
        </w:rPr>
        <w:t xml:space="preserve">portals are </w:t>
      </w:r>
      <w:r w:rsidRPr="19659DE0" w:rsidR="4C0085D9">
        <w:rPr>
          <w:lang w:val="en-US"/>
        </w:rPr>
        <w:t>as follows:</w:t>
      </w:r>
    </w:p>
    <w:p w:rsidR="5FC4D073" w:rsidP="19659DE0" w:rsidRDefault="5FC4D073" w14:paraId="05F57DFE" w14:textId="0B31DADE">
      <w:pPr>
        <w:pStyle w:val="NoSpacing"/>
        <w:rPr>
          <w:lang w:val="en-US"/>
        </w:rPr>
      </w:pPr>
    </w:p>
    <w:p w:rsidR="5FC4D073" w:rsidP="19659DE0" w:rsidRDefault="47F344C8" w14:paraId="5983676B" w14:textId="2AFF3248">
      <w:pPr>
        <w:pStyle w:val="NoSpacing"/>
        <w:rPr>
          <w:b/>
          <w:bCs/>
          <w:lang w:val="en-US"/>
        </w:rPr>
      </w:pPr>
      <w:r w:rsidRPr="19659DE0">
        <w:rPr>
          <w:b/>
          <w:bCs/>
          <w:lang w:val="en-US"/>
        </w:rPr>
        <w:t xml:space="preserve">Publisher Submissions Portal: </w:t>
      </w:r>
    </w:p>
    <w:p w:rsidR="5FC4D073" w:rsidP="19659DE0" w:rsidRDefault="5FC4D073" w14:paraId="195226E0" w14:textId="33849FD8">
      <w:pPr>
        <w:pStyle w:val="NoSpacing"/>
        <w:rPr>
          <w:lang w:val="en-US"/>
        </w:rPr>
      </w:pPr>
    </w:p>
    <w:p w:rsidR="5FC4D073" w:rsidP="19659DE0" w:rsidRDefault="63937363" w14:paraId="6DC43AFC" w14:textId="464AC3B4">
      <w:pPr>
        <w:pStyle w:val="NoSpacing"/>
        <w:rPr>
          <w:lang w:val="en-US"/>
        </w:rPr>
      </w:pPr>
      <w:r w:rsidRPr="19659DE0">
        <w:rPr>
          <w:lang w:val="en-US"/>
        </w:rPr>
        <w:t xml:space="preserve">LDL Staff on the </w:t>
      </w:r>
      <w:r w:rsidRPr="19659DE0" w:rsidR="66BE5FBB">
        <w:rPr>
          <w:lang w:val="en-US"/>
        </w:rPr>
        <w:t xml:space="preserve">Publisher </w:t>
      </w:r>
      <w:r w:rsidRPr="19659DE0">
        <w:rPr>
          <w:lang w:val="en-US"/>
        </w:rPr>
        <w:t>Submissions</w:t>
      </w:r>
      <w:r w:rsidRPr="19659DE0" w:rsidR="04CEE3F4">
        <w:rPr>
          <w:lang w:val="en-US"/>
        </w:rPr>
        <w:t xml:space="preserve"> </w:t>
      </w:r>
      <w:r w:rsidRPr="19659DE0">
        <w:rPr>
          <w:lang w:val="en-US"/>
        </w:rPr>
        <w:t>Portal can:</w:t>
      </w:r>
    </w:p>
    <w:p w:rsidR="5FC4D073" w:rsidP="00366661" w:rsidRDefault="63937363" w14:paraId="0A6F5FAC" w14:textId="235B750A">
      <w:pPr>
        <w:pStyle w:val="NoSpacing"/>
        <w:numPr>
          <w:ilvl w:val="0"/>
          <w:numId w:val="27"/>
        </w:numPr>
        <w:rPr>
          <w:lang w:val="en-US"/>
        </w:rPr>
      </w:pPr>
      <w:r w:rsidRPr="19659DE0">
        <w:rPr>
          <w:lang w:val="en-US"/>
        </w:rPr>
        <w:t>Log in (must use MFA)</w:t>
      </w:r>
    </w:p>
    <w:p w:rsidR="5FC4D073" w:rsidP="00366661" w:rsidRDefault="674CE8C0" w14:paraId="252FFCCF" w14:textId="7A49880C">
      <w:pPr>
        <w:pStyle w:val="NoSpacing"/>
        <w:numPr>
          <w:ilvl w:val="0"/>
          <w:numId w:val="27"/>
        </w:numPr>
        <w:rPr>
          <w:lang w:val="en-US"/>
        </w:rPr>
      </w:pPr>
      <w:r w:rsidRPr="19659DE0">
        <w:rPr>
          <w:lang w:val="en-US"/>
        </w:rPr>
        <w:t>Manage other LDL staff and Catalogue Staff (View, Register, Disable)</w:t>
      </w:r>
    </w:p>
    <w:p w:rsidR="5FC4D073" w:rsidP="00366661" w:rsidRDefault="63937363" w14:paraId="597E08A0" w14:textId="09245234">
      <w:pPr>
        <w:pStyle w:val="ListParagraph"/>
        <w:numPr>
          <w:ilvl w:val="0"/>
          <w:numId w:val="27"/>
        </w:numPr>
        <w:spacing w:after="0"/>
        <w:rPr>
          <w:lang w:val="en-US"/>
        </w:rPr>
      </w:pPr>
      <w:r w:rsidRPr="19659DE0">
        <w:rPr>
          <w:lang w:val="en-US"/>
        </w:rPr>
        <w:t xml:space="preserve">Search for publisher: </w:t>
      </w:r>
    </w:p>
    <w:p w:rsidR="5FC4D073" w:rsidP="00366661" w:rsidRDefault="63937363" w14:paraId="0192C028" w14:textId="4958E5CC">
      <w:pPr>
        <w:pStyle w:val="ListParagraph"/>
        <w:numPr>
          <w:ilvl w:val="1"/>
          <w:numId w:val="27"/>
        </w:numPr>
        <w:spacing w:after="0"/>
        <w:rPr>
          <w:lang w:val="en-US"/>
        </w:rPr>
      </w:pPr>
      <w:r w:rsidRPr="19659DE0">
        <w:rPr>
          <w:lang w:val="en-US"/>
        </w:rPr>
        <w:t xml:space="preserve">by Name, </w:t>
      </w:r>
      <w:r w:rsidRPr="19659DE0" w:rsidR="6DE39D90">
        <w:rPr>
          <w:lang w:val="en-US"/>
        </w:rPr>
        <w:t xml:space="preserve">by country, </w:t>
      </w:r>
      <w:r w:rsidRPr="19659DE0">
        <w:rPr>
          <w:lang w:val="en-US"/>
        </w:rPr>
        <w:t>by status (live, requested, trusted, default</w:t>
      </w:r>
      <w:r w:rsidRPr="19659DE0" w:rsidR="4AC7B783">
        <w:rPr>
          <w:lang w:val="en-US"/>
        </w:rPr>
        <w:t>)</w:t>
      </w:r>
      <w:r w:rsidRPr="19659DE0" w:rsidR="7743ABFB">
        <w:rPr>
          <w:lang w:val="en-US"/>
        </w:rPr>
        <w:t>,</w:t>
      </w:r>
      <w:r w:rsidRPr="19659DE0">
        <w:rPr>
          <w:lang w:val="en-US"/>
        </w:rPr>
        <w:t xml:space="preserve"> date added</w:t>
      </w:r>
    </w:p>
    <w:p w:rsidR="5FC4D073" w:rsidP="00366661" w:rsidRDefault="63937363" w14:paraId="0A4F2E7F" w14:textId="0679DEDD">
      <w:pPr>
        <w:pStyle w:val="ListParagraph"/>
        <w:numPr>
          <w:ilvl w:val="0"/>
          <w:numId w:val="27"/>
        </w:numPr>
        <w:spacing w:before="240" w:after="240"/>
        <w:rPr>
          <w:lang w:val="en-US"/>
        </w:rPr>
      </w:pPr>
      <w:r w:rsidRPr="19659DE0">
        <w:rPr>
          <w:lang w:val="en-US"/>
        </w:rPr>
        <w:t>For a given publisher</w:t>
      </w:r>
    </w:p>
    <w:p w:rsidR="5FC4D073" w:rsidP="00366661" w:rsidRDefault="5BFB7ECA" w14:paraId="14E2D88D" w14:textId="7E0DA79B">
      <w:pPr>
        <w:pStyle w:val="ListParagraph"/>
        <w:numPr>
          <w:ilvl w:val="1"/>
          <w:numId w:val="27"/>
        </w:numPr>
        <w:spacing w:before="240" w:after="240"/>
        <w:rPr>
          <w:lang w:val="en-US"/>
        </w:rPr>
      </w:pPr>
      <w:r w:rsidRPr="19659DE0">
        <w:rPr>
          <w:lang w:val="en-US"/>
        </w:rPr>
        <w:t>View,</w:t>
      </w:r>
      <w:r w:rsidRPr="19659DE0" w:rsidR="0D9DA1AA">
        <w:rPr>
          <w:lang w:val="en-US"/>
        </w:rPr>
        <w:t xml:space="preserve"> Edit State (new, not-yet-accepted, accept, reject)</w:t>
      </w:r>
    </w:p>
    <w:p w:rsidR="5FC4D073" w:rsidP="00366661" w:rsidRDefault="63937363" w14:paraId="11D75EFB" w14:textId="0DCF77D8">
      <w:pPr>
        <w:pStyle w:val="ListParagraph"/>
        <w:numPr>
          <w:ilvl w:val="1"/>
          <w:numId w:val="27"/>
        </w:numPr>
        <w:spacing w:before="240" w:after="240"/>
        <w:rPr>
          <w:lang w:val="en-US"/>
        </w:rPr>
      </w:pPr>
      <w:r w:rsidRPr="19659DE0">
        <w:rPr>
          <w:lang w:val="en-US"/>
        </w:rPr>
        <w:t>View list of Publisher Staff for this publisher</w:t>
      </w:r>
    </w:p>
    <w:p w:rsidR="5FC4D073" w:rsidP="00366661" w:rsidRDefault="7767F75B" w14:paraId="4ADC67A9" w14:textId="1EEF477A">
      <w:pPr>
        <w:pStyle w:val="ListParagraph"/>
        <w:numPr>
          <w:ilvl w:val="1"/>
          <w:numId w:val="27"/>
        </w:numPr>
        <w:spacing w:before="240" w:after="240"/>
        <w:rPr>
          <w:lang w:val="en-US"/>
        </w:rPr>
      </w:pPr>
      <w:r w:rsidRPr="19659DE0">
        <w:rPr>
          <w:lang w:val="en-US"/>
        </w:rPr>
        <w:t>T</w:t>
      </w:r>
      <w:r w:rsidRPr="19659DE0" w:rsidR="63937363">
        <w:rPr>
          <w:lang w:val="en-US"/>
        </w:rPr>
        <w:t>oggle specific publisher: trusted-publisher / default-publisher</w:t>
      </w:r>
    </w:p>
    <w:p w:rsidR="5FC4D073" w:rsidP="00366661" w:rsidRDefault="63937363" w14:paraId="408FEF9B" w14:textId="07ACB1D9">
      <w:pPr>
        <w:pStyle w:val="ListParagraph"/>
        <w:numPr>
          <w:ilvl w:val="0"/>
          <w:numId w:val="27"/>
        </w:numPr>
        <w:spacing w:after="0"/>
        <w:rPr>
          <w:lang w:val="en-US"/>
        </w:rPr>
      </w:pPr>
      <w:r w:rsidRPr="19659DE0">
        <w:rPr>
          <w:lang w:val="en-US"/>
        </w:rPr>
        <w:t>Search for user</w:t>
      </w:r>
    </w:p>
    <w:p w:rsidR="5FC4D073" w:rsidP="00366661" w:rsidRDefault="63937363" w14:paraId="7E222954" w14:textId="1D7EFCAE">
      <w:pPr>
        <w:pStyle w:val="ListParagraph"/>
        <w:numPr>
          <w:ilvl w:val="1"/>
          <w:numId w:val="27"/>
        </w:numPr>
        <w:spacing w:before="240" w:after="240"/>
        <w:rPr>
          <w:lang w:val="en-US"/>
        </w:rPr>
      </w:pPr>
      <w:r w:rsidRPr="19659DE0">
        <w:rPr>
          <w:lang w:val="en-US"/>
        </w:rPr>
        <w:t>by name</w:t>
      </w:r>
      <w:r w:rsidRPr="19659DE0" w:rsidR="3D53EF7E">
        <w:rPr>
          <w:lang w:val="en-US"/>
        </w:rPr>
        <w:t>, email, type (</w:t>
      </w:r>
      <w:r w:rsidRPr="19659DE0">
        <w:rPr>
          <w:lang w:val="en-US"/>
        </w:rPr>
        <w:t>LDL-staff, Catalogue-</w:t>
      </w:r>
      <w:r w:rsidRPr="19659DE0" w:rsidR="4F7A7249">
        <w:rPr>
          <w:lang w:val="en-US"/>
        </w:rPr>
        <w:t>Staff</w:t>
      </w:r>
      <w:r w:rsidRPr="19659DE0">
        <w:rPr>
          <w:lang w:val="en-US"/>
        </w:rPr>
        <w:t>, publisher</w:t>
      </w:r>
      <w:r w:rsidRPr="19659DE0" w:rsidR="02E03CB4">
        <w:rPr>
          <w:lang w:val="en-US"/>
        </w:rPr>
        <w:t>)</w:t>
      </w:r>
      <w:r w:rsidRPr="19659DE0" w:rsidR="47070199">
        <w:rPr>
          <w:lang w:val="en-US"/>
        </w:rPr>
        <w:t>, by role</w:t>
      </w:r>
    </w:p>
    <w:p w:rsidR="5FC4D073" w:rsidP="00366661" w:rsidRDefault="7B9AA94B" w14:paraId="35B0177E" w14:textId="6D9C98BB">
      <w:pPr>
        <w:pStyle w:val="ListParagraph"/>
        <w:numPr>
          <w:ilvl w:val="1"/>
          <w:numId w:val="27"/>
        </w:numPr>
        <w:spacing w:before="240" w:after="240"/>
        <w:rPr>
          <w:lang w:val="en-US"/>
        </w:rPr>
      </w:pPr>
      <w:r w:rsidRPr="19659DE0">
        <w:rPr>
          <w:lang w:val="en-US"/>
        </w:rPr>
        <w:t>B</w:t>
      </w:r>
      <w:r w:rsidRPr="19659DE0" w:rsidR="02E03CB4">
        <w:rPr>
          <w:lang w:val="en-US"/>
        </w:rPr>
        <w:t>y</w:t>
      </w:r>
      <w:r w:rsidRPr="19659DE0" w:rsidR="63937363">
        <w:rPr>
          <w:lang w:val="en-US"/>
        </w:rPr>
        <w:t xml:space="preserve"> LDL: (if they are attached to an LDL) </w:t>
      </w:r>
    </w:p>
    <w:p w:rsidR="5FC4D073" w:rsidP="00366661" w:rsidRDefault="44057DB5" w14:paraId="3F75A165" w14:textId="786924FA">
      <w:pPr>
        <w:pStyle w:val="ListParagraph"/>
        <w:numPr>
          <w:ilvl w:val="1"/>
          <w:numId w:val="27"/>
        </w:numPr>
        <w:spacing w:before="240" w:after="240"/>
        <w:rPr>
          <w:lang w:val="en-US"/>
        </w:rPr>
      </w:pPr>
      <w:r w:rsidRPr="19659DE0">
        <w:rPr>
          <w:lang w:val="en-US"/>
        </w:rPr>
        <w:t>B</w:t>
      </w:r>
      <w:r w:rsidRPr="19659DE0" w:rsidR="63937363">
        <w:rPr>
          <w:lang w:val="en-US"/>
        </w:rPr>
        <w:t>y Publisher: (if they are attached to a publisher)</w:t>
      </w:r>
    </w:p>
    <w:p w:rsidR="5FC4D073" w:rsidP="00366661" w:rsidRDefault="09F01987" w14:paraId="599835E6" w14:textId="6C94A2AA">
      <w:pPr>
        <w:pStyle w:val="ListParagraph"/>
        <w:numPr>
          <w:ilvl w:val="0"/>
          <w:numId w:val="27"/>
        </w:numPr>
        <w:spacing w:after="0"/>
        <w:rPr>
          <w:lang w:val="en-US"/>
        </w:rPr>
      </w:pPr>
      <w:r w:rsidRPr="19659DE0">
        <w:rPr>
          <w:lang w:val="en-US"/>
        </w:rPr>
        <w:t xml:space="preserve">Manage </w:t>
      </w:r>
      <w:r w:rsidRPr="19659DE0" w:rsidR="6C593DD3">
        <w:rPr>
          <w:lang w:val="en-US"/>
        </w:rPr>
        <w:t xml:space="preserve">LDL Staff </w:t>
      </w:r>
      <w:r w:rsidRPr="19659DE0">
        <w:rPr>
          <w:lang w:val="en-US"/>
        </w:rPr>
        <w:t>user (Edit name, email, trigger password reset, attach/detach from LDL)</w:t>
      </w:r>
    </w:p>
    <w:p w:rsidR="5FC4D073" w:rsidP="19659DE0" w:rsidRDefault="26520C59" w14:paraId="7F7B0330" w14:textId="69EFCD17">
      <w:pPr>
        <w:spacing w:before="240" w:after="240"/>
        <w:rPr>
          <w:lang w:val="en-US"/>
        </w:rPr>
      </w:pPr>
      <w:r w:rsidRPr="19659DE0">
        <w:rPr>
          <w:lang w:val="en-US"/>
        </w:rPr>
        <w:t>Publisher Staff on the Pub</w:t>
      </w:r>
      <w:r w:rsidRPr="19659DE0" w:rsidR="1F079084">
        <w:rPr>
          <w:lang w:val="en-US"/>
        </w:rPr>
        <w:t>l</w:t>
      </w:r>
      <w:r w:rsidRPr="19659DE0">
        <w:rPr>
          <w:lang w:val="en-US"/>
        </w:rPr>
        <w:t>isher Submissions Portal can:</w:t>
      </w:r>
    </w:p>
    <w:p w:rsidR="5FC4D073" w:rsidP="19659DE0" w:rsidRDefault="26520C59" w14:paraId="2589A442" w14:textId="321588B0">
      <w:pPr>
        <w:pStyle w:val="ListParagraph"/>
        <w:numPr>
          <w:ilvl w:val="0"/>
          <w:numId w:val="2"/>
        </w:numPr>
        <w:spacing w:before="240" w:after="240"/>
        <w:rPr>
          <w:lang w:val="en-US"/>
        </w:rPr>
      </w:pPr>
      <w:r w:rsidRPr="19659DE0">
        <w:rPr>
          <w:lang w:val="en-US"/>
        </w:rPr>
        <w:t>Log in (must use MDA)</w:t>
      </w:r>
    </w:p>
    <w:p w:rsidR="5FC4D073" w:rsidP="19659DE0" w:rsidRDefault="26520C59" w14:paraId="6F5D9085" w14:textId="0803A016">
      <w:pPr>
        <w:pStyle w:val="ListParagraph"/>
        <w:numPr>
          <w:ilvl w:val="0"/>
          <w:numId w:val="2"/>
        </w:numPr>
        <w:spacing w:before="240" w:after="240"/>
        <w:rPr>
          <w:lang w:val="en-US"/>
        </w:rPr>
      </w:pPr>
      <w:r w:rsidRPr="19659DE0">
        <w:rPr>
          <w:lang w:val="en-US"/>
        </w:rPr>
        <w:t>Manage Publisher Staff user and Publisher details</w:t>
      </w:r>
    </w:p>
    <w:p w:rsidR="4B24A8D5" w:rsidP="477C5BEC" w:rsidRDefault="4F8DB3AE" w14:paraId="676230B5" w14:textId="2AB8D659">
      <w:pPr>
        <w:spacing w:before="240" w:after="240"/>
        <w:rPr>
          <w:ins w:author="Joshua Routh" w:date="2026-01-20T09:58:00Z" w16du:dateUtc="2026-01-20T09:58:40Z" w:id="806"/>
          <w:lang w:val="en-US"/>
        </w:rPr>
      </w:pPr>
      <w:commentRangeStart w:id="807"/>
      <w:commentRangeStart w:id="808"/>
      <w:r w:rsidRPr="0D9520A5">
        <w:rPr>
          <w:lang w:val="en-US"/>
        </w:rPr>
        <w:t>Ca</w:t>
      </w:r>
      <w:r w:rsidRPr="0D9520A5" w:rsidR="7A49D611">
        <w:rPr>
          <w:lang w:val="en-US"/>
        </w:rPr>
        <w:t>talogue Staff</w:t>
      </w:r>
      <w:r w:rsidRPr="0D9520A5" w:rsidR="66459416">
        <w:rPr>
          <w:lang w:val="en-US"/>
        </w:rPr>
        <w:t xml:space="preserve"> </w:t>
      </w:r>
      <w:r w:rsidRPr="0D9520A5" w:rsidR="7A49D611">
        <w:rPr>
          <w:lang w:val="en-US"/>
        </w:rPr>
        <w:t>should not need to access the Publisher Portal</w:t>
      </w:r>
      <w:commentRangeEnd w:id="807"/>
      <w:r w:rsidR="4B24A8D5">
        <w:rPr>
          <w:rStyle w:val="CommentReference"/>
          <w:sz w:val="18"/>
          <w:szCs w:val="18"/>
          <w:lang w:val="en-US"/>
        </w:rPr>
        <w:commentReference w:id="807"/>
      </w:r>
      <w:commentRangeEnd w:id="808"/>
      <w:r>
        <w:rPr>
          <w:rStyle w:val="CommentReference"/>
        </w:rPr>
        <w:commentReference w:id="808"/>
      </w:r>
    </w:p>
    <w:p w:rsidR="72C80E10" w:rsidP="477C5BEC" w:rsidRDefault="72C80E10" w14:paraId="5CCD4CE4" w14:textId="66F15D3E">
      <w:pPr>
        <w:spacing w:before="240" w:after="240"/>
        <w:rPr>
          <w:ins w:author="Joshua Routh" w:date="2026-01-20T09:58:00Z" w16du:dateUtc="2026-01-20T09:58:22Z" w:id="809"/>
          <w:lang w:val="en-US"/>
        </w:rPr>
      </w:pPr>
      <w:commentRangeStart w:id="810"/>
      <w:commentRangeStart w:id="811"/>
      <w:commentRangeStart w:id="812"/>
      <w:commentRangeStart w:id="813"/>
      <w:commentRangeStart w:id="814"/>
      <w:commentRangeStart w:id="815"/>
      <w:commentRangeStart w:id="816"/>
      <w:commentRangeStart w:id="817"/>
      <w:ins w:author="Joshua Routh" w:date="2026-01-20T09:58:00Z" w16du:dateUtc="2026-01-20T09:58:22Z" w:id="818">
        <w:r w:rsidRPr="477C5BEC">
          <w:rPr>
            <w:lang w:val="en-US"/>
          </w:rPr>
          <w:t xml:space="preserve">Guest users on the </w:t>
        </w:r>
      </w:ins>
      <w:ins w:author="Joshua Routh" w:date="2026-01-20T09:59:00Z" w16du:dateUtc="2026-01-20T09:59:31Z" w:id="819">
        <w:r w:rsidRPr="477C5BEC" w:rsidR="09CB1C8B">
          <w:rPr>
            <w:lang w:val="en-US"/>
          </w:rPr>
          <w:t xml:space="preserve">Publisher </w:t>
        </w:r>
      </w:ins>
      <w:ins w:author="Joshua Routh" w:date="2026-01-20T09:58:00Z" w16du:dateUtc="2026-01-20T09:58:22Z" w:id="820">
        <w:r w:rsidRPr="477C5BEC">
          <w:rPr>
            <w:lang w:val="en-US"/>
          </w:rPr>
          <w:t>Submissions Portal</w:t>
        </w:r>
      </w:ins>
      <w:commentRangeEnd w:id="810"/>
      <w:r w:rsidRPr="477C5BEC">
        <w:rPr>
          <w:rStyle w:val="CommentReference"/>
          <w:sz w:val="18"/>
          <w:szCs w:val="18"/>
          <w:lang w:val="en-US"/>
        </w:rPr>
        <w:commentReference w:id="810"/>
      </w:r>
      <w:commentRangeEnd w:id="811"/>
      <w:r>
        <w:rPr>
          <w:rStyle w:val="CommentReference"/>
        </w:rPr>
        <w:commentReference w:id="811"/>
      </w:r>
      <w:commentRangeEnd w:id="812"/>
      <w:r>
        <w:rPr>
          <w:rStyle w:val="CommentReference"/>
        </w:rPr>
        <w:commentReference w:id="812"/>
      </w:r>
      <w:commentRangeEnd w:id="813"/>
      <w:r>
        <w:rPr>
          <w:rStyle w:val="CommentReference"/>
        </w:rPr>
        <w:commentReference w:id="813"/>
      </w:r>
      <w:commentRangeEnd w:id="814"/>
      <w:r>
        <w:rPr>
          <w:rStyle w:val="CommentReference"/>
        </w:rPr>
        <w:commentReference w:id="814"/>
      </w:r>
      <w:commentRangeEnd w:id="815"/>
      <w:r>
        <w:rPr>
          <w:rStyle w:val="CommentReference"/>
        </w:rPr>
        <w:commentReference w:id="815"/>
      </w:r>
      <w:commentRangeEnd w:id="816"/>
      <w:r>
        <w:rPr>
          <w:rStyle w:val="CommentReference"/>
        </w:rPr>
        <w:commentReference w:id="816"/>
      </w:r>
      <w:commentRangeEnd w:id="817"/>
      <w:r>
        <w:rPr>
          <w:rStyle w:val="CommentReference"/>
        </w:rPr>
        <w:commentReference w:id="817"/>
      </w:r>
      <w:ins w:author="Joshua Routh" w:date="2026-01-20T09:58:00Z" w16du:dateUtc="2026-01-20T09:58:22Z" w:id="821">
        <w:r w:rsidRPr="477C5BEC">
          <w:rPr>
            <w:lang w:val="en-US"/>
          </w:rPr>
          <w:t xml:space="preserve"> can:</w:t>
        </w:r>
      </w:ins>
    </w:p>
    <w:p w:rsidR="72C80E10" w:rsidRDefault="72C80E10" w14:paraId="7AB0C8EC" w14:textId="699F67D7">
      <w:pPr>
        <w:pStyle w:val="ListParagraph"/>
        <w:numPr>
          <w:ilvl w:val="0"/>
          <w:numId w:val="27"/>
        </w:numPr>
        <w:spacing w:after="0"/>
        <w:rPr>
          <w:ins w:author="Joshua Routh" w:date="2026-01-20T09:58:00Z" w16du:dateUtc="2026-01-20T09:58:22Z" w:id="822"/>
          <w:lang w:val="en-US"/>
        </w:rPr>
        <w:pPrChange w:author="Joshua Routh" w:date="2026-01-20T09:58:00Z" w:id="823">
          <w:pPr>
            <w:pStyle w:val="ListParagraph"/>
            <w:numPr>
              <w:ilvl w:val="1"/>
              <w:numId w:val="27"/>
            </w:numPr>
            <w:spacing w:after="0"/>
            <w:ind w:left="1440" w:hanging="360"/>
          </w:pPr>
        </w:pPrChange>
      </w:pPr>
      <w:ins w:author="Joshua Routh" w:date="2026-01-20T09:58:00Z" w16du:dateUtc="2026-01-20T09:58:22Z" w:id="824">
        <w:r w:rsidRPr="477C5BEC">
          <w:rPr>
            <w:lang w:val="en-US"/>
          </w:rPr>
          <w:t>Fill in a registration form, requesting that a new publisher be added</w:t>
        </w:r>
      </w:ins>
    </w:p>
    <w:p w:rsidR="72C80E10" w:rsidRDefault="72C80E10" w14:paraId="40436B3E" w14:textId="74B2CF7E">
      <w:pPr>
        <w:pStyle w:val="ListParagraph"/>
        <w:numPr>
          <w:ilvl w:val="0"/>
          <w:numId w:val="27"/>
        </w:numPr>
        <w:spacing w:after="0"/>
        <w:rPr>
          <w:ins w:author="Joshua Routh" w:date="2026-01-20T09:58:00Z" w16du:dateUtc="2026-01-20T09:58:22Z" w:id="825"/>
          <w:lang w:val="en-US"/>
        </w:rPr>
        <w:pPrChange w:author="Joshua Routh" w:date="2026-01-20T09:58:00Z" w:id="826">
          <w:pPr>
            <w:pStyle w:val="ListParagraph"/>
            <w:numPr>
              <w:ilvl w:val="1"/>
              <w:numId w:val="27"/>
            </w:numPr>
            <w:spacing w:after="0"/>
            <w:ind w:left="1440" w:hanging="360"/>
          </w:pPr>
        </w:pPrChange>
      </w:pPr>
      <w:ins w:author="Joshua Routh" w:date="2026-01-20T09:58:00Z" w16du:dateUtc="2026-01-20T09:58:22Z" w:id="827">
        <w:r w:rsidRPr="477C5BEC">
          <w:rPr>
            <w:lang w:val="en-US"/>
          </w:rPr>
          <w:t>Recommended approach: create account, verify user, publisher created</w:t>
        </w:r>
      </w:ins>
    </w:p>
    <w:p w:rsidR="477C5BEC" w:rsidP="477C5BEC" w:rsidRDefault="477C5BEC" w14:paraId="752141CC" w14:textId="12039B5A">
      <w:pPr>
        <w:spacing w:before="240" w:after="240"/>
        <w:rPr>
          <w:lang w:val="en-US"/>
        </w:rPr>
      </w:pPr>
    </w:p>
    <w:p w:rsidR="5FC4D073" w:rsidP="19659DE0" w:rsidRDefault="5FC4D073" w14:paraId="6470B5F0" w14:textId="7EF31FFF">
      <w:pPr>
        <w:spacing w:before="240" w:after="240"/>
        <w:rPr>
          <w:lang w:val="en-US"/>
        </w:rPr>
      </w:pPr>
    </w:p>
    <w:p w:rsidR="5FC4D073" w:rsidP="19659DE0" w:rsidRDefault="31BC4614" w14:paraId="5A922F94" w14:textId="53994C56">
      <w:pPr>
        <w:spacing w:before="240" w:after="240"/>
        <w:rPr>
          <w:b/>
          <w:bCs/>
          <w:lang w:val="en-US"/>
        </w:rPr>
      </w:pPr>
      <w:r w:rsidRPr="19659DE0">
        <w:rPr>
          <w:b/>
          <w:bCs/>
          <w:lang w:val="en-US"/>
        </w:rPr>
        <w:t>Content Display Portal:</w:t>
      </w:r>
    </w:p>
    <w:p w:rsidR="5FC4D073" w:rsidP="19659DE0" w:rsidRDefault="63937363" w14:paraId="31B1B09F" w14:textId="5583A687">
      <w:pPr>
        <w:spacing w:before="240" w:after="240"/>
        <w:rPr>
          <w:lang w:val="en-US"/>
        </w:rPr>
      </w:pPr>
      <w:r w:rsidRPr="19659DE0">
        <w:rPr>
          <w:lang w:val="en-US"/>
        </w:rPr>
        <w:t xml:space="preserve">LDL Staff on the </w:t>
      </w:r>
      <w:r w:rsidRPr="19659DE0" w:rsidR="2D74883C">
        <w:rPr>
          <w:lang w:val="en-US"/>
        </w:rPr>
        <w:t>Content Display Portal</w:t>
      </w:r>
    </w:p>
    <w:p w:rsidR="5FC4D073" w:rsidP="00366661" w:rsidRDefault="63937363" w14:paraId="35411B9A" w14:textId="130A666A">
      <w:pPr>
        <w:pStyle w:val="ListParagraph"/>
        <w:numPr>
          <w:ilvl w:val="0"/>
          <w:numId w:val="27"/>
        </w:numPr>
        <w:spacing w:after="0"/>
        <w:rPr>
          <w:lang w:val="en-US"/>
        </w:rPr>
      </w:pPr>
      <w:r w:rsidRPr="19659DE0">
        <w:rPr>
          <w:lang w:val="en-US"/>
        </w:rPr>
        <w:t>Can be identified by LDL-admin-only-network</w:t>
      </w:r>
    </w:p>
    <w:p w:rsidR="5FC4D073" w:rsidP="00366661" w:rsidRDefault="3863A7D5" w14:paraId="5F737556" w14:textId="307C3BD8">
      <w:pPr>
        <w:pStyle w:val="ListParagraph"/>
        <w:numPr>
          <w:ilvl w:val="0"/>
          <w:numId w:val="27"/>
        </w:numPr>
        <w:spacing w:after="0"/>
        <w:rPr>
          <w:lang w:val="en-US"/>
        </w:rPr>
      </w:pPr>
      <w:commentRangeStart w:id="828"/>
      <w:commentRangeStart w:id="829"/>
      <w:commentRangeStart w:id="830"/>
      <w:r w:rsidRPr="477C5BEC">
        <w:rPr>
          <w:lang w:val="en-US"/>
        </w:rPr>
        <w:t xml:space="preserve">Can view </w:t>
      </w:r>
      <w:ins w:author="Joshua Routh" w:date="2026-01-20T09:53:00Z" w16du:dateUtc="2026-01-20T09:53:55Z" w:id="831">
        <w:r w:rsidRPr="477C5BEC" w:rsidR="2FCE5DEE">
          <w:rPr>
            <w:lang w:val="en-US"/>
          </w:rPr>
          <w:t xml:space="preserve">content, and </w:t>
        </w:r>
      </w:ins>
      <w:ins w:author="Joshua Routh" w:date="2026-01-20T09:54:00Z" w16du:dateUtc="2026-01-20T09:54:07Z" w:id="832">
        <w:r w:rsidRPr="477C5BEC" w:rsidR="6EB4FFA8">
          <w:rPr>
            <w:lang w:val="en-US"/>
          </w:rPr>
          <w:t xml:space="preserve">the </w:t>
        </w:r>
      </w:ins>
      <w:ins w:author="Joshua Routh" w:date="2026-01-20T09:53:00Z" w16du:dateUtc="2026-01-20T09:53:55Z" w:id="833">
        <w:r w:rsidRPr="477C5BEC" w:rsidR="2FCE5DEE">
          <w:rPr>
            <w:lang w:val="en-US"/>
          </w:rPr>
          <w:t xml:space="preserve">download content </w:t>
        </w:r>
      </w:ins>
      <w:del w:author="Joshua Routh" w:date="2026-01-20T09:53:00Z" w16du:dateUtc="2026-01-20T09:53:56Z" w:id="834">
        <w:r w:rsidRPr="477C5BEC" w:rsidDel="3863A7D5" w:rsidR="63937363">
          <w:rPr>
            <w:lang w:val="en-US"/>
          </w:rPr>
          <w:delText xml:space="preserve">content </w:delText>
        </w:r>
      </w:del>
      <w:ins w:author="Joshua Routh" w:date="2026-01-20T09:53:00Z" w16du:dateUtc="2026-01-20T09:53:56Z" w:id="835">
        <w:r w:rsidRPr="477C5BEC" w:rsidR="53184095">
          <w:rPr>
            <w:lang w:val="en-US"/>
          </w:rPr>
          <w:t>file</w:t>
        </w:r>
      </w:ins>
      <w:ins w:author="Joshua Routh" w:date="2026-01-20T09:54:00Z" w16du:dateUtc="2026-01-20T09:54:11Z" w:id="836">
        <w:r w:rsidRPr="477C5BEC" w:rsidR="60B43357">
          <w:rPr>
            <w:lang w:val="en-US"/>
          </w:rPr>
          <w:t xml:space="preserve"> </w:t>
        </w:r>
      </w:ins>
      <w:r w:rsidRPr="477C5BEC">
        <w:rPr>
          <w:lang w:val="en-US"/>
        </w:rPr>
        <w:t>(no concurrency limits</w:t>
      </w:r>
      <w:commentRangeEnd w:id="828"/>
      <w:r w:rsidRPr="477C5BEC" w:rsidR="63937363">
        <w:rPr>
          <w:rStyle w:val="CommentReference"/>
          <w:sz w:val="18"/>
          <w:szCs w:val="18"/>
          <w:lang w:val="en-US"/>
        </w:rPr>
        <w:commentReference w:id="828"/>
      </w:r>
      <w:commentRangeEnd w:id="829"/>
      <w:r>
        <w:rPr>
          <w:rStyle w:val="CommentReference"/>
        </w:rPr>
        <w:commentReference w:id="829"/>
      </w:r>
      <w:commentRangeEnd w:id="830"/>
      <w:r>
        <w:rPr>
          <w:rStyle w:val="CommentReference"/>
        </w:rPr>
        <w:commentReference w:id="830"/>
      </w:r>
      <w:r w:rsidRPr="477C5BEC">
        <w:rPr>
          <w:lang w:val="en-US"/>
        </w:rPr>
        <w:t>)</w:t>
      </w:r>
    </w:p>
    <w:p w:rsidR="5FC4D073" w:rsidP="00366661" w:rsidRDefault="3863A7D5" w14:paraId="6E749F0D" w14:textId="7F8E9E1B">
      <w:pPr>
        <w:pStyle w:val="ListParagraph"/>
        <w:numPr>
          <w:ilvl w:val="0"/>
          <w:numId w:val="27"/>
        </w:numPr>
        <w:spacing w:after="0"/>
        <w:rPr>
          <w:lang w:val="en-US"/>
        </w:rPr>
      </w:pPr>
      <w:commentRangeStart w:id="837"/>
      <w:commentRangeStart w:id="838"/>
      <w:commentRangeStart w:id="839"/>
      <w:commentRangeStart w:id="840"/>
      <w:commentRangeStart w:id="841"/>
      <w:commentRangeStart w:id="842"/>
      <w:r w:rsidRPr="477C5BEC">
        <w:rPr>
          <w:lang w:val="en-US"/>
        </w:rPr>
        <w:t>Can NOT login with user/pass</w:t>
      </w:r>
      <w:commentRangeEnd w:id="837"/>
      <w:r w:rsidRPr="477C5BEC" w:rsidR="63937363">
        <w:rPr>
          <w:rStyle w:val="CommentReference"/>
          <w:sz w:val="18"/>
          <w:szCs w:val="18"/>
          <w:lang w:val="en-US"/>
        </w:rPr>
        <w:commentReference w:id="837"/>
      </w:r>
      <w:commentRangeEnd w:id="838"/>
      <w:r>
        <w:rPr>
          <w:rStyle w:val="CommentReference"/>
        </w:rPr>
        <w:commentReference w:id="838"/>
      </w:r>
      <w:commentRangeEnd w:id="839"/>
      <w:r>
        <w:rPr>
          <w:rStyle w:val="CommentReference"/>
        </w:rPr>
        <w:commentReference w:id="839"/>
      </w:r>
      <w:commentRangeEnd w:id="840"/>
      <w:r>
        <w:rPr>
          <w:rStyle w:val="CommentReference"/>
        </w:rPr>
        <w:commentReference w:id="840"/>
      </w:r>
      <w:commentRangeEnd w:id="841"/>
      <w:r>
        <w:rPr>
          <w:rStyle w:val="CommentReference"/>
        </w:rPr>
        <w:commentReference w:id="841"/>
      </w:r>
      <w:commentRangeEnd w:id="842"/>
      <w:r>
        <w:rPr>
          <w:rStyle w:val="CommentReference"/>
        </w:rPr>
        <w:commentReference w:id="842"/>
      </w:r>
      <w:r w:rsidRPr="477C5BEC">
        <w:rPr>
          <w:lang w:val="en-US"/>
        </w:rPr>
        <w:t xml:space="preserve"> (They must be in the </w:t>
      </w:r>
      <w:r w:rsidRPr="477C5BEC" w:rsidR="2E851C09">
        <w:rPr>
          <w:lang w:val="en-US"/>
        </w:rPr>
        <w:t xml:space="preserve">LDL </w:t>
      </w:r>
      <w:r w:rsidRPr="477C5BEC" w:rsidR="06164D61">
        <w:rPr>
          <w:lang w:val="en-US"/>
        </w:rPr>
        <w:t>premises</w:t>
      </w:r>
      <w:r w:rsidRPr="477C5BEC">
        <w:rPr>
          <w:lang w:val="en-US"/>
        </w:rPr>
        <w:t>, and be using IP-Auth)</w:t>
      </w:r>
    </w:p>
    <w:p w:rsidR="5FC4D073" w:rsidP="00366661" w:rsidRDefault="2633AA71" w14:paraId="76A06BAD" w14:textId="0F97DF4E">
      <w:pPr>
        <w:pStyle w:val="ListParagraph"/>
        <w:numPr>
          <w:ilvl w:val="0"/>
          <w:numId w:val="27"/>
        </w:numPr>
        <w:spacing w:before="240" w:after="240"/>
        <w:rPr>
          <w:del w:author="Joshua Routh" w:date="2026-01-20T09:58:00Z" w16du:dateUtc="2026-01-20T09:58:18Z" w:id="843"/>
          <w:lang w:val="en-US"/>
        </w:rPr>
      </w:pPr>
      <w:commentRangeStart w:id="844"/>
      <w:commentRangeStart w:id="845"/>
      <w:commentRangeStart w:id="846"/>
      <w:commentRangeStart w:id="847"/>
      <w:commentRangeStart w:id="848"/>
      <w:commentRangeStart w:id="849"/>
      <w:commentRangeStart w:id="850"/>
      <w:commentRangeStart w:id="851"/>
      <w:commentRangeStart w:id="852"/>
      <w:commentRangeStart w:id="853"/>
      <w:del w:author="Joshua Routh" w:date="2026-01-20T09:58:00Z" w16du:dateUtc="2026-01-20T09:58:18Z" w:id="854">
        <w:r w:rsidRPr="477C5BEC" w:rsidDel="26D8ECB6">
          <w:rPr>
            <w:lang w:val="en-US"/>
          </w:rPr>
          <w:delText>Guest</w:delText>
        </w:r>
        <w:r w:rsidRPr="477C5BEC" w:rsidDel="3863A7D5">
          <w:rPr>
            <w:lang w:val="en-US"/>
          </w:rPr>
          <w:delText xml:space="preserve"> users on the </w:delText>
        </w:r>
        <w:r w:rsidRPr="477C5BEC" w:rsidDel="2B662DEC">
          <w:rPr>
            <w:lang w:val="en-US"/>
          </w:rPr>
          <w:delText xml:space="preserve">Content </w:delText>
        </w:r>
        <w:r w:rsidRPr="477C5BEC" w:rsidDel="3863A7D5">
          <w:rPr>
            <w:lang w:val="en-US"/>
          </w:rPr>
          <w:delText>Submissions</w:delText>
        </w:r>
        <w:r w:rsidRPr="477C5BEC" w:rsidDel="42050ACD">
          <w:rPr>
            <w:lang w:val="en-US"/>
          </w:rPr>
          <w:delText xml:space="preserve"> </w:delText>
        </w:r>
        <w:r w:rsidRPr="477C5BEC" w:rsidDel="3863A7D5">
          <w:rPr>
            <w:lang w:val="en-US"/>
          </w:rPr>
          <w:delText>Portal</w:delText>
        </w:r>
      </w:del>
      <w:commentRangeEnd w:id="844"/>
      <w:r w:rsidRPr="477C5BEC">
        <w:rPr>
          <w:rStyle w:val="CommentReference"/>
          <w:sz w:val="18"/>
          <w:szCs w:val="18"/>
          <w:lang w:val="en-US"/>
        </w:rPr>
        <w:commentReference w:id="844"/>
      </w:r>
      <w:commentRangeEnd w:id="845"/>
      <w:r>
        <w:rPr>
          <w:rStyle w:val="CommentReference"/>
        </w:rPr>
        <w:commentReference w:id="845"/>
      </w:r>
      <w:commentRangeEnd w:id="846"/>
      <w:r>
        <w:rPr>
          <w:rStyle w:val="CommentReference"/>
        </w:rPr>
        <w:commentReference w:id="846"/>
      </w:r>
      <w:commentRangeEnd w:id="847"/>
      <w:r>
        <w:rPr>
          <w:rStyle w:val="CommentReference"/>
        </w:rPr>
        <w:commentReference w:id="847"/>
      </w:r>
      <w:commentRangeEnd w:id="848"/>
      <w:r>
        <w:rPr>
          <w:rStyle w:val="CommentReference"/>
        </w:rPr>
        <w:commentReference w:id="848"/>
      </w:r>
      <w:commentRangeEnd w:id="849"/>
      <w:r>
        <w:rPr>
          <w:rStyle w:val="CommentReference"/>
        </w:rPr>
        <w:commentReference w:id="849"/>
      </w:r>
      <w:commentRangeEnd w:id="850"/>
      <w:r>
        <w:rPr>
          <w:rStyle w:val="CommentReference"/>
        </w:rPr>
        <w:commentReference w:id="850"/>
      </w:r>
      <w:commentRangeEnd w:id="851"/>
      <w:r>
        <w:rPr>
          <w:rStyle w:val="CommentReference"/>
        </w:rPr>
        <w:commentReference w:id="851"/>
      </w:r>
      <w:commentRangeEnd w:id="852"/>
      <w:r>
        <w:rPr>
          <w:rStyle w:val="CommentReference"/>
        </w:rPr>
        <w:commentReference w:id="852"/>
      </w:r>
      <w:commentRangeEnd w:id="853"/>
      <w:r>
        <w:rPr>
          <w:rStyle w:val="CommentReference"/>
        </w:rPr>
        <w:commentReference w:id="853"/>
      </w:r>
      <w:del w:author="Joshua Routh" w:date="2026-01-20T09:58:00Z" w16du:dateUtc="2026-01-20T09:58:18Z" w:id="855">
        <w:r w:rsidRPr="477C5BEC" w:rsidDel="3863A7D5">
          <w:rPr>
            <w:lang w:val="en-US"/>
          </w:rPr>
          <w:delText xml:space="preserve"> can:</w:delText>
        </w:r>
      </w:del>
    </w:p>
    <w:p w:rsidR="5FC4D073" w:rsidP="00366661" w:rsidRDefault="63937363" w14:paraId="5F30D4AA" w14:textId="699F67D7">
      <w:pPr>
        <w:pStyle w:val="ListParagraph"/>
        <w:numPr>
          <w:ilvl w:val="1"/>
          <w:numId w:val="27"/>
        </w:numPr>
        <w:spacing w:after="0"/>
        <w:rPr>
          <w:del w:author="Joshua Routh" w:date="2026-01-20T09:58:00Z" w16du:dateUtc="2026-01-20T09:58:18Z" w:id="856"/>
          <w:lang w:val="en-US"/>
        </w:rPr>
      </w:pPr>
      <w:del w:author="Joshua Routh" w:date="2026-01-20T09:58:00Z" w16du:dateUtc="2026-01-20T09:58:18Z" w:id="857">
        <w:r w:rsidRPr="477C5BEC" w:rsidDel="3863A7D5">
          <w:rPr>
            <w:lang w:val="en-US"/>
          </w:rPr>
          <w:delText>Fill in a</w:delText>
        </w:r>
        <w:r w:rsidRPr="477C5BEC" w:rsidDel="057A2E19">
          <w:rPr>
            <w:lang w:val="en-US"/>
          </w:rPr>
          <w:delText xml:space="preserve"> registration</w:delText>
        </w:r>
        <w:r w:rsidRPr="477C5BEC" w:rsidDel="3863A7D5">
          <w:rPr>
            <w:lang w:val="en-US"/>
          </w:rPr>
          <w:delText xml:space="preserve"> form, requesting that a new publisher be added</w:delText>
        </w:r>
      </w:del>
    </w:p>
    <w:p w:rsidR="5FC4D073" w:rsidP="00366661" w:rsidRDefault="63937363" w14:paraId="3696DC6D" w14:textId="74B2CF7E">
      <w:pPr>
        <w:pStyle w:val="ListParagraph"/>
        <w:numPr>
          <w:ilvl w:val="1"/>
          <w:numId w:val="27"/>
        </w:numPr>
        <w:spacing w:after="0"/>
        <w:rPr>
          <w:del w:author="Joshua Routh" w:date="2026-01-20T09:58:00Z" w16du:dateUtc="2026-01-20T09:58:18Z" w:id="858"/>
          <w:lang w:val="en-US"/>
        </w:rPr>
      </w:pPr>
      <w:del w:author="Joshua Routh" w:date="2026-01-20T09:58:00Z" w16du:dateUtc="2026-01-20T09:58:18Z" w:id="859">
        <w:r w:rsidRPr="477C5BEC" w:rsidDel="3863A7D5">
          <w:rPr>
            <w:lang w:val="en-US"/>
          </w:rPr>
          <w:delText>Recommended approach: create account, verify user, publisher created</w:delText>
        </w:r>
      </w:del>
    </w:p>
    <w:p w:rsidR="5FC4D073" w:rsidP="19659DE0" w:rsidRDefault="63937363" w14:paraId="543CBDF7" w14:textId="2388DF8C">
      <w:pPr>
        <w:spacing w:before="240" w:after="240"/>
        <w:rPr>
          <w:lang w:val="en-US"/>
        </w:rPr>
      </w:pPr>
      <w:r w:rsidRPr="19659DE0">
        <w:rPr>
          <w:lang w:val="en-US"/>
        </w:rPr>
        <w:t xml:space="preserve">LDL Catalogue Staff on the </w:t>
      </w:r>
      <w:r w:rsidRPr="19659DE0" w:rsidR="3A195633">
        <w:rPr>
          <w:lang w:val="en-US"/>
        </w:rPr>
        <w:t>Content Display Portal</w:t>
      </w:r>
    </w:p>
    <w:p w:rsidR="5FC4D073" w:rsidP="00366661" w:rsidRDefault="63937363" w14:paraId="28EAF039" w14:textId="1A758DDC">
      <w:pPr>
        <w:pStyle w:val="ListParagraph"/>
        <w:numPr>
          <w:ilvl w:val="0"/>
          <w:numId w:val="27"/>
        </w:numPr>
        <w:spacing w:after="0"/>
        <w:rPr>
          <w:lang w:val="en-US"/>
        </w:rPr>
      </w:pPr>
      <w:r w:rsidRPr="19659DE0">
        <w:rPr>
          <w:lang w:val="en-US"/>
        </w:rPr>
        <w:t>Can log in by their own user/pass, with MFA</w:t>
      </w:r>
    </w:p>
    <w:p w:rsidR="5FC4D073" w:rsidP="00366661" w:rsidRDefault="63937363" w14:paraId="1BD63242" w14:textId="52BA53E3">
      <w:pPr>
        <w:pStyle w:val="ListParagraph"/>
        <w:numPr>
          <w:ilvl w:val="0"/>
          <w:numId w:val="27"/>
        </w:numPr>
        <w:spacing w:after="0"/>
        <w:rPr>
          <w:lang w:val="en-US"/>
        </w:rPr>
      </w:pPr>
      <w:r w:rsidRPr="19659DE0">
        <w:rPr>
          <w:lang w:val="en-US"/>
        </w:rPr>
        <w:t>Can view content (no concurrency limits)</w:t>
      </w:r>
    </w:p>
    <w:p w:rsidR="5FC4D073" w:rsidP="19659DE0" w:rsidRDefault="63937363" w14:paraId="13FBA44B" w14:textId="4CEBCFE8">
      <w:pPr>
        <w:spacing w:before="240" w:after="240"/>
        <w:rPr>
          <w:lang w:val="en-US"/>
        </w:rPr>
      </w:pPr>
      <w:r w:rsidRPr="19659DE0">
        <w:rPr>
          <w:lang w:val="en-US"/>
        </w:rPr>
        <w:t xml:space="preserve">Guest within LDL </w:t>
      </w:r>
      <w:r w:rsidRPr="19659DE0" w:rsidR="1EC24C48">
        <w:rPr>
          <w:lang w:val="en-US"/>
        </w:rPr>
        <w:t>premises</w:t>
      </w:r>
      <w:r w:rsidRPr="19659DE0">
        <w:rPr>
          <w:lang w:val="en-US"/>
        </w:rPr>
        <w:t xml:space="preserve">, on the </w:t>
      </w:r>
      <w:r w:rsidRPr="19659DE0" w:rsidR="4AA26C35">
        <w:rPr>
          <w:lang w:val="en-US"/>
        </w:rPr>
        <w:t>Content Display Portal</w:t>
      </w:r>
    </w:p>
    <w:p w:rsidR="5FC4D073" w:rsidP="00366661" w:rsidRDefault="63937363" w14:paraId="66AB04CA" w14:textId="5198D164">
      <w:pPr>
        <w:pStyle w:val="ListParagraph"/>
        <w:numPr>
          <w:ilvl w:val="0"/>
          <w:numId w:val="27"/>
        </w:numPr>
        <w:spacing w:after="0"/>
        <w:rPr>
          <w:lang w:val="en-US"/>
        </w:rPr>
      </w:pPr>
      <w:r w:rsidRPr="19659DE0">
        <w:rPr>
          <w:lang w:val="en-US"/>
        </w:rPr>
        <w:t>Can be identified by the LDL-public-network IP-Address (logged in for that specific LDL)</w:t>
      </w:r>
    </w:p>
    <w:p w:rsidR="5FC4D073" w:rsidP="00366661" w:rsidRDefault="3863A7D5" w14:paraId="6CD256AF" w14:textId="0C401AA4">
      <w:pPr>
        <w:pStyle w:val="ListParagraph"/>
        <w:numPr>
          <w:ilvl w:val="0"/>
          <w:numId w:val="27"/>
        </w:numPr>
        <w:spacing w:after="0"/>
        <w:rPr>
          <w:lang w:val="en-US"/>
        </w:rPr>
      </w:pPr>
      <w:r w:rsidRPr="1CC7193A">
        <w:rPr>
          <w:lang w:val="en-US"/>
        </w:rPr>
        <w:t xml:space="preserve">Can be identified by </w:t>
      </w:r>
      <w:commentRangeStart w:id="860"/>
      <w:commentRangeStart w:id="861"/>
      <w:commentRangeStart w:id="862"/>
      <w:commentRangeStart w:id="863"/>
      <w:commentRangeStart w:id="864"/>
      <w:r w:rsidRPr="1CC7193A">
        <w:rPr>
          <w:lang w:val="en-US"/>
        </w:rPr>
        <w:t>Shibboleth login, with UK-AMF login</w:t>
      </w:r>
      <w:commentRangeEnd w:id="860"/>
      <w:r>
        <w:rPr>
          <w:rStyle w:val="CommentReference"/>
          <w:sz w:val="18"/>
          <w:szCs w:val="18"/>
          <w:lang w:val="en-US"/>
        </w:rPr>
        <w:commentReference w:id="860"/>
      </w:r>
      <w:commentRangeEnd w:id="861"/>
      <w:r>
        <w:rPr>
          <w:rStyle w:val="CommentReference"/>
        </w:rPr>
        <w:commentReference w:id="861"/>
      </w:r>
      <w:commentRangeEnd w:id="862"/>
      <w:r>
        <w:rPr>
          <w:rStyle w:val="CommentReference"/>
        </w:rPr>
        <w:commentReference w:id="862"/>
      </w:r>
      <w:commentRangeEnd w:id="863"/>
      <w:r>
        <w:rPr>
          <w:rStyle w:val="CommentReference"/>
        </w:rPr>
        <w:commentReference w:id="863"/>
      </w:r>
      <w:commentRangeEnd w:id="864"/>
      <w:r>
        <w:rPr>
          <w:rStyle w:val="CommentReference"/>
        </w:rPr>
        <w:commentReference w:id="864"/>
      </w:r>
    </w:p>
    <w:p w:rsidR="5FC4D073" w:rsidP="00366661" w:rsidRDefault="63937363" w14:paraId="22668CBB" w14:textId="57DB9F21">
      <w:pPr>
        <w:pStyle w:val="ListParagraph"/>
        <w:numPr>
          <w:ilvl w:val="0"/>
          <w:numId w:val="27"/>
        </w:numPr>
        <w:spacing w:after="0"/>
        <w:rPr>
          <w:lang w:val="en-US"/>
        </w:rPr>
      </w:pPr>
      <w:r w:rsidRPr="19659DE0">
        <w:rPr>
          <w:lang w:val="en-US"/>
        </w:rPr>
        <w:t xml:space="preserve">Can view content, but each item has single-concurrency (only one person in that LDL can access </w:t>
      </w:r>
      <w:r w:rsidRPr="19659DE0" w:rsidR="073BB0BC">
        <w:rPr>
          <w:lang w:val="en-US"/>
        </w:rPr>
        <w:t>each content item</w:t>
      </w:r>
      <w:r w:rsidRPr="19659DE0">
        <w:rPr>
          <w:lang w:val="en-US"/>
        </w:rPr>
        <w:t xml:space="preserve"> at one time).</w:t>
      </w:r>
    </w:p>
    <w:p w:rsidR="5FC4D073" w:rsidP="00366661" w:rsidRDefault="729DBEAE" w14:paraId="5605C8EB" w14:textId="28AA9F85">
      <w:pPr>
        <w:pStyle w:val="ListParagraph"/>
        <w:numPr>
          <w:ilvl w:val="0"/>
          <w:numId w:val="27"/>
        </w:numPr>
        <w:spacing w:after="0"/>
        <w:rPr>
          <w:lang w:val="en-US"/>
        </w:rPr>
      </w:pPr>
      <w:r w:rsidRPr="19659DE0">
        <w:rPr>
          <w:lang w:val="en-US"/>
        </w:rPr>
        <w:t>Can log in as an individual, to gain access to personalisation</w:t>
      </w:r>
    </w:p>
    <w:p w:rsidR="5FC4D073" w:rsidP="19659DE0" w:rsidRDefault="5FC4D073" w14:paraId="508EF1D2" w14:textId="075802FD">
      <w:pPr>
        <w:pStyle w:val="NoSpacing"/>
        <w:ind w:left="720"/>
        <w:rPr>
          <w:lang w:val="en-US"/>
        </w:rPr>
      </w:pPr>
    </w:p>
    <w:p w:rsidR="5FC4D073" w:rsidP="19659DE0" w:rsidRDefault="5FC4D073" w14:paraId="33AABA81" w14:textId="67499C42"/>
    <w:p w:rsidR="31BE5182" w:rsidP="19659DE0" w:rsidRDefault="31BE5182" w14:paraId="3B0D3228" w14:textId="7D56CCC3">
      <w:pPr>
        <w:pStyle w:val="Heading3"/>
      </w:pPr>
      <w:r w:rsidRPr="19659DE0">
        <w:rPr>
          <w:lang w:val="en-US"/>
        </w:rPr>
        <w:t xml:space="preserve">Staff </w:t>
      </w:r>
      <w:r w:rsidR="1A4FAE05">
        <w:t>and Publisher data</w:t>
      </w:r>
    </w:p>
    <w:p w:rsidR="1A4FAE05" w:rsidP="19659DE0" w:rsidRDefault="1A4FAE05" w14:paraId="38063BCF" w14:textId="49CF18D6">
      <w:pPr>
        <w:spacing w:after="0"/>
        <w:rPr>
          <w:lang w:val="en-US"/>
        </w:rPr>
      </w:pPr>
      <w:r w:rsidRPr="19659DE0">
        <w:rPr>
          <w:lang w:val="en-US"/>
        </w:rPr>
        <w:t>Fields for Publisher Staff: Firstname, Lastname, Email, Publisher, Job title, Country</w:t>
      </w:r>
    </w:p>
    <w:p w:rsidR="1A4FAE05" w:rsidP="19659DE0" w:rsidRDefault="1A4FAE05" w14:paraId="3348DCD4" w14:textId="211F2C18">
      <w:pPr>
        <w:spacing w:after="0"/>
        <w:rPr>
          <w:lang w:val="en-US"/>
        </w:rPr>
      </w:pPr>
      <w:r w:rsidRPr="19659DE0">
        <w:rPr>
          <w:lang w:val="en-US"/>
        </w:rPr>
        <w:t xml:space="preserve">Fields for Publisher: </w:t>
      </w:r>
      <w:r w:rsidRPr="19659DE0" w:rsidR="74671E86">
        <w:rPr>
          <w:lang w:val="en-US"/>
        </w:rPr>
        <w:t>Name, Country, Address</w:t>
      </w:r>
      <w:r w:rsidRPr="19659DE0" w:rsidR="0A77B52D">
        <w:rPr>
          <w:lang w:val="en-US"/>
        </w:rPr>
        <w:t>, Email</w:t>
      </w:r>
    </w:p>
    <w:p w:rsidR="19659DE0" w:rsidP="19659DE0" w:rsidRDefault="19659DE0" w14:paraId="40A3C09D" w14:textId="348EE81B">
      <w:pPr>
        <w:rPr>
          <w:lang w:val="en-US"/>
        </w:rPr>
      </w:pPr>
    </w:p>
    <w:p w:rsidR="39E76213" w:rsidP="39E76213" w:rsidRDefault="39E76213" w14:paraId="17E34DE1" w14:textId="764537D0">
      <w:pPr>
        <w:pStyle w:val="paragraph"/>
        <w:spacing w:before="0" w:beforeAutospacing="0" w:after="0" w:afterAutospacing="0"/>
        <w:ind w:left="720"/>
        <w:rPr>
          <w:rStyle w:val="eop"/>
          <w:rFonts w:ascii="Calibri" w:hAnsi="Calibri" w:cs="Calibri"/>
          <w:color w:val="000000" w:themeColor="text1"/>
          <w:sz w:val="22"/>
          <w:szCs w:val="22"/>
        </w:rPr>
      </w:pPr>
    </w:p>
    <w:p w:rsidR="4E801CF0" w:rsidP="39E76213" w:rsidRDefault="6665F71B" w14:paraId="495CD290" w14:textId="69F43025">
      <w:pPr>
        <w:pStyle w:val="Heading2"/>
        <w:rPr>
          <w:rStyle w:val="eop"/>
          <w:color w:val="000000" w:themeColor="text1"/>
          <w:sz w:val="22"/>
          <w:szCs w:val="22"/>
        </w:rPr>
      </w:pPr>
      <w:bookmarkStart w:name="_Toc216335094" w:id="865"/>
      <w:bookmarkStart w:name="_Toc90763203" w:id="866"/>
      <w:bookmarkStart w:name="_Toc976787763" w:id="867"/>
      <w:bookmarkStart w:name="_Toc1549975861" w:id="868"/>
      <w:bookmarkStart w:name="_Toc54140913" w:id="869"/>
      <w:bookmarkStart w:name="_Toc778428366" w:id="870"/>
      <w:bookmarkStart w:name="_Toc335524193" w:id="871"/>
      <w:r>
        <w:t>User types</w:t>
      </w:r>
      <w:bookmarkEnd w:id="865"/>
      <w:bookmarkEnd w:id="866"/>
      <w:bookmarkEnd w:id="867"/>
      <w:bookmarkEnd w:id="868"/>
      <w:bookmarkEnd w:id="869"/>
      <w:bookmarkEnd w:id="870"/>
      <w:bookmarkEnd w:id="871"/>
    </w:p>
    <w:p w:rsidR="39E76213" w:rsidP="39E76213" w:rsidRDefault="375645C6" w14:paraId="671215BF" w14:textId="41B62FD9">
      <w:r>
        <w:t>Publisher Submissions Portal:</w:t>
      </w:r>
    </w:p>
    <w:tbl>
      <w:tblPr>
        <w:tblW w:w="0" w:type="auto"/>
        <w:tblInd w:w="-615"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ook w:val="06A0" w:firstRow="1" w:lastRow="0" w:firstColumn="1" w:lastColumn="0" w:noHBand="1" w:noVBand="1"/>
      </w:tblPr>
      <w:tblGrid>
        <w:gridCol w:w="5844"/>
        <w:gridCol w:w="1350"/>
        <w:gridCol w:w="1403"/>
        <w:gridCol w:w="1282"/>
      </w:tblGrid>
      <w:tr w:rsidR="39E76213" w:rsidTr="1CC7193A" w14:paraId="253CD637" w14:textId="77777777">
        <w:trPr>
          <w:trHeight w:val="300"/>
        </w:trPr>
        <w:tc>
          <w:tcPr>
            <w:tcW w:w="2265" w:type="dxa"/>
            <w:shd w:val="clear" w:color="auto" w:fill="DAE9F8"/>
            <w:tcMar>
              <w:top w:w="15" w:type="dxa"/>
              <w:left w:w="15" w:type="dxa"/>
              <w:right w:w="15" w:type="dxa"/>
            </w:tcMar>
          </w:tcPr>
          <w:p w:rsidR="39E76213" w:rsidP="39E76213" w:rsidRDefault="39E76213" w14:paraId="2027A24D" w14:textId="78C5DABB">
            <w:pPr>
              <w:ind w:left="270"/>
            </w:pPr>
          </w:p>
        </w:tc>
        <w:tc>
          <w:tcPr>
            <w:tcW w:w="1695" w:type="dxa"/>
            <w:shd w:val="clear" w:color="auto" w:fill="DAE9F8"/>
            <w:tcMar>
              <w:top w:w="15" w:type="dxa"/>
              <w:left w:w="15" w:type="dxa"/>
              <w:right w:w="15" w:type="dxa"/>
            </w:tcMar>
          </w:tcPr>
          <w:p w:rsidR="39E76213" w:rsidP="39E76213" w:rsidRDefault="39E76213" w14:paraId="45A9B3B8" w14:textId="19B5B3FA">
            <w:pPr>
              <w:spacing w:after="0"/>
              <w:ind w:left="270"/>
            </w:pPr>
            <w:r w:rsidRPr="39E76213">
              <w:rPr>
                <w:rFonts w:ascii="Aptos Narrow" w:hAnsi="Aptos Narrow" w:eastAsia="Aptos Narrow" w:cs="Aptos Narrow"/>
                <w:b/>
                <w:bCs/>
                <w:color w:val="000000" w:themeColor="text1"/>
                <w:sz w:val="22"/>
                <w:szCs w:val="22"/>
              </w:rPr>
              <w:t>Type</w:t>
            </w:r>
          </w:p>
        </w:tc>
        <w:tc>
          <w:tcPr>
            <w:tcW w:w="2745" w:type="dxa"/>
            <w:shd w:val="clear" w:color="auto" w:fill="DAE9F8"/>
            <w:tcMar>
              <w:top w:w="15" w:type="dxa"/>
              <w:left w:w="15" w:type="dxa"/>
              <w:right w:w="15" w:type="dxa"/>
            </w:tcMar>
          </w:tcPr>
          <w:p w:rsidR="39E76213" w:rsidP="39E76213" w:rsidRDefault="39E76213" w14:paraId="0218DCFD" w14:textId="3F98881A">
            <w:pPr>
              <w:spacing w:after="0"/>
              <w:ind w:left="270"/>
            </w:pPr>
            <w:r w:rsidRPr="39E76213">
              <w:rPr>
                <w:rFonts w:ascii="Aptos Narrow" w:hAnsi="Aptos Narrow" w:eastAsia="Aptos Narrow" w:cs="Aptos Narrow"/>
                <w:b/>
                <w:bCs/>
                <w:color w:val="000000" w:themeColor="text1"/>
                <w:sz w:val="22"/>
                <w:szCs w:val="22"/>
              </w:rPr>
              <w:t>Note</w:t>
            </w:r>
          </w:p>
        </w:tc>
        <w:tc>
          <w:tcPr>
            <w:tcW w:w="2130" w:type="dxa"/>
            <w:shd w:val="clear" w:color="auto" w:fill="DAE9F8"/>
            <w:tcMar>
              <w:top w:w="15" w:type="dxa"/>
              <w:left w:w="15" w:type="dxa"/>
              <w:right w:w="15" w:type="dxa"/>
            </w:tcMar>
          </w:tcPr>
          <w:p w:rsidR="39E76213" w:rsidP="39E76213" w:rsidRDefault="39E76213" w14:paraId="335B2B59" w14:textId="3183A2EC">
            <w:pPr>
              <w:spacing w:after="0"/>
              <w:ind w:left="270"/>
            </w:pPr>
            <w:r w:rsidRPr="39E76213">
              <w:rPr>
                <w:rFonts w:ascii="Aptos Narrow" w:hAnsi="Aptos Narrow" w:eastAsia="Aptos Narrow" w:cs="Aptos Narrow"/>
                <w:b/>
                <w:bCs/>
                <w:color w:val="000000" w:themeColor="text1"/>
                <w:sz w:val="22"/>
                <w:szCs w:val="22"/>
              </w:rPr>
              <w:t>Example</w:t>
            </w:r>
          </w:p>
        </w:tc>
      </w:tr>
      <w:tr w:rsidR="39E76213" w:rsidTr="1CC7193A" w14:paraId="4D4B9F66" w14:textId="77777777">
        <w:trPr>
          <w:trHeight w:val="300"/>
        </w:trPr>
        <w:tc>
          <w:tcPr>
            <w:tcW w:w="2265" w:type="dxa"/>
            <w:tcMar>
              <w:top w:w="15" w:type="dxa"/>
              <w:left w:w="15" w:type="dxa"/>
              <w:right w:w="15" w:type="dxa"/>
            </w:tcMar>
          </w:tcPr>
          <w:p w:rsidR="39E76213" w:rsidP="39E76213" w:rsidRDefault="39E76213" w14:paraId="0BA84C0A" w14:textId="0D842838">
            <w:pPr>
              <w:spacing w:after="0"/>
              <w:ind w:left="270"/>
              <w:rPr>
                <w:rFonts w:ascii="Aptos Narrow" w:hAnsi="Aptos Narrow" w:eastAsia="Aptos Narrow" w:cs="Aptos Narrow"/>
                <w:b/>
                <w:bCs/>
                <w:color w:val="000000" w:themeColor="text1"/>
                <w:sz w:val="22"/>
                <w:szCs w:val="22"/>
              </w:rPr>
            </w:pPr>
            <w:r w:rsidRPr="39E76213">
              <w:rPr>
                <w:rFonts w:ascii="Aptos Narrow" w:hAnsi="Aptos Narrow" w:eastAsia="Aptos Narrow" w:cs="Aptos Narrow"/>
                <w:b/>
                <w:bCs/>
                <w:color w:val="000000" w:themeColor="text1"/>
                <w:sz w:val="22"/>
                <w:szCs w:val="22"/>
              </w:rPr>
              <w:t>Guest</w:t>
            </w:r>
          </w:p>
        </w:tc>
        <w:tc>
          <w:tcPr>
            <w:tcW w:w="1695" w:type="dxa"/>
            <w:tcMar>
              <w:top w:w="15" w:type="dxa"/>
              <w:left w:w="15" w:type="dxa"/>
              <w:right w:w="15" w:type="dxa"/>
            </w:tcMar>
          </w:tcPr>
          <w:p w:rsidR="39E76213" w:rsidP="39E76213" w:rsidRDefault="39E76213" w14:paraId="29D52FF9" w14:textId="655804D1">
            <w:pPr>
              <w:spacing w:after="0"/>
              <w:ind w:left="270"/>
              <w:rPr>
                <w:rFonts w:ascii="Aptos Narrow" w:hAnsi="Aptos Narrow" w:eastAsia="Aptos Narrow" w:cs="Aptos Narrow"/>
                <w:color w:val="000000" w:themeColor="text1"/>
                <w:sz w:val="22"/>
                <w:szCs w:val="22"/>
              </w:rPr>
            </w:pPr>
            <w:r w:rsidRPr="39E76213">
              <w:rPr>
                <w:rFonts w:ascii="Aptos Narrow" w:hAnsi="Aptos Narrow" w:eastAsia="Aptos Narrow" w:cs="Aptos Narrow"/>
                <w:color w:val="000000" w:themeColor="text1"/>
                <w:sz w:val="22"/>
                <w:szCs w:val="22"/>
              </w:rPr>
              <w:t>User</w:t>
            </w:r>
          </w:p>
        </w:tc>
        <w:tc>
          <w:tcPr>
            <w:tcW w:w="2745" w:type="dxa"/>
            <w:tcMar>
              <w:top w:w="15" w:type="dxa"/>
              <w:left w:w="15" w:type="dxa"/>
              <w:right w:w="15" w:type="dxa"/>
            </w:tcMar>
          </w:tcPr>
          <w:p w:rsidR="39E76213" w:rsidP="39E76213" w:rsidRDefault="39E76213" w14:paraId="5608F1A5" w14:textId="3326892E">
            <w:pPr>
              <w:ind w:left="270"/>
              <w:rPr>
                <w:rFonts w:ascii="Aptos Narrow" w:hAnsi="Aptos Narrow" w:eastAsia="Aptos Narrow" w:cs="Aptos Narrow"/>
                <w:color w:val="000000" w:themeColor="text1"/>
                <w:sz w:val="22"/>
                <w:szCs w:val="22"/>
              </w:rPr>
            </w:pPr>
            <w:r w:rsidRPr="39E76213">
              <w:rPr>
                <w:rFonts w:ascii="Aptos Narrow" w:hAnsi="Aptos Narrow" w:eastAsia="Aptos Narrow" w:cs="Aptos Narrow"/>
                <w:color w:val="000000" w:themeColor="text1"/>
                <w:sz w:val="22"/>
                <w:szCs w:val="22"/>
              </w:rPr>
              <w:t>Registrant publisher not yet approved</w:t>
            </w:r>
          </w:p>
        </w:tc>
        <w:tc>
          <w:tcPr>
            <w:tcW w:w="2130" w:type="dxa"/>
            <w:tcMar>
              <w:top w:w="15" w:type="dxa"/>
              <w:left w:w="15" w:type="dxa"/>
              <w:right w:w="15" w:type="dxa"/>
            </w:tcMar>
          </w:tcPr>
          <w:p w:rsidR="39E76213" w:rsidP="39E76213" w:rsidRDefault="39E76213" w14:paraId="17FAB289" w14:textId="1E003E13">
            <w:pPr>
              <w:ind w:left="270"/>
              <w:rPr>
                <w:rFonts w:ascii="Aptos Narrow" w:hAnsi="Aptos Narrow" w:eastAsia="Aptos Narrow" w:cs="Aptos Narrow"/>
                <w:color w:val="000000" w:themeColor="text1"/>
                <w:sz w:val="22"/>
                <w:szCs w:val="22"/>
              </w:rPr>
            </w:pPr>
          </w:p>
        </w:tc>
      </w:tr>
      <w:tr w:rsidR="39E76213" w:rsidTr="1CC7193A" w14:paraId="7A63DB88" w14:textId="77777777">
        <w:trPr>
          <w:trHeight w:val="300"/>
        </w:trPr>
        <w:tc>
          <w:tcPr>
            <w:tcW w:w="2265" w:type="dxa"/>
            <w:tcMar>
              <w:top w:w="15" w:type="dxa"/>
              <w:left w:w="15" w:type="dxa"/>
              <w:right w:w="15" w:type="dxa"/>
            </w:tcMar>
          </w:tcPr>
          <w:p w:rsidR="39E76213" w:rsidP="39E76213" w:rsidRDefault="39E76213" w14:paraId="38E1A3A0" w14:textId="4AD17699">
            <w:pPr>
              <w:spacing w:after="0"/>
              <w:ind w:left="270"/>
              <w:rPr>
                <w:rFonts w:ascii="Aptos Narrow" w:hAnsi="Aptos Narrow" w:eastAsia="Aptos Narrow" w:cs="Aptos Narrow"/>
                <w:b/>
                <w:bCs/>
                <w:color w:val="000000" w:themeColor="text1"/>
                <w:sz w:val="22"/>
                <w:szCs w:val="22"/>
              </w:rPr>
            </w:pPr>
            <w:r w:rsidRPr="39E76213">
              <w:rPr>
                <w:rFonts w:ascii="Aptos Narrow" w:hAnsi="Aptos Narrow" w:eastAsia="Aptos Narrow" w:cs="Aptos Narrow"/>
                <w:b/>
                <w:bCs/>
                <w:color w:val="000000" w:themeColor="text1"/>
                <w:sz w:val="22"/>
                <w:szCs w:val="22"/>
              </w:rPr>
              <w:t>Publisher: Standard</w:t>
            </w:r>
          </w:p>
        </w:tc>
        <w:tc>
          <w:tcPr>
            <w:tcW w:w="1695" w:type="dxa"/>
            <w:tcMar>
              <w:top w:w="15" w:type="dxa"/>
              <w:left w:w="15" w:type="dxa"/>
              <w:right w:w="15" w:type="dxa"/>
            </w:tcMar>
          </w:tcPr>
          <w:p w:rsidR="39E76213" w:rsidP="39E76213" w:rsidRDefault="39E76213" w14:paraId="4F2B884C" w14:textId="34C5DC5C">
            <w:pPr>
              <w:spacing w:after="0"/>
              <w:ind w:left="270"/>
              <w:rPr>
                <w:rFonts w:ascii="Aptos Narrow" w:hAnsi="Aptos Narrow" w:eastAsia="Aptos Narrow" w:cs="Aptos Narrow"/>
                <w:color w:val="000000" w:themeColor="text1"/>
                <w:sz w:val="22"/>
                <w:szCs w:val="22"/>
                <w:lang w:val="en-US"/>
              </w:rPr>
            </w:pPr>
            <w:r w:rsidRPr="39E76213">
              <w:rPr>
                <w:rFonts w:ascii="Aptos Narrow" w:hAnsi="Aptos Narrow" w:eastAsia="Aptos Narrow" w:cs="Aptos Narrow"/>
                <w:color w:val="000000" w:themeColor="text1"/>
                <w:sz w:val="22"/>
                <w:szCs w:val="22"/>
                <w:lang w:val="en-US"/>
              </w:rPr>
              <w:t>Organisation</w:t>
            </w:r>
          </w:p>
        </w:tc>
        <w:tc>
          <w:tcPr>
            <w:tcW w:w="2745" w:type="dxa"/>
            <w:tcMar>
              <w:top w:w="15" w:type="dxa"/>
              <w:left w:w="15" w:type="dxa"/>
              <w:right w:w="15" w:type="dxa"/>
            </w:tcMar>
          </w:tcPr>
          <w:p w:rsidR="39E76213" w:rsidP="39E76213" w:rsidRDefault="39E76213" w14:paraId="3E3CD4C9" w14:textId="31AC0610">
            <w:pPr>
              <w:ind w:left="270"/>
              <w:rPr>
                <w:rFonts w:ascii="Aptos Narrow" w:hAnsi="Aptos Narrow" w:eastAsia="Aptos Narrow" w:cs="Aptos Narrow"/>
                <w:color w:val="000000" w:themeColor="text1"/>
                <w:sz w:val="22"/>
                <w:szCs w:val="22"/>
              </w:rPr>
            </w:pPr>
          </w:p>
        </w:tc>
        <w:tc>
          <w:tcPr>
            <w:tcW w:w="2130" w:type="dxa"/>
            <w:tcMar>
              <w:top w:w="15" w:type="dxa"/>
              <w:left w:w="15" w:type="dxa"/>
              <w:right w:w="15" w:type="dxa"/>
            </w:tcMar>
          </w:tcPr>
          <w:p w:rsidR="39E76213" w:rsidP="39E76213" w:rsidRDefault="39E76213" w14:paraId="0C5BD340" w14:textId="75236919">
            <w:pPr>
              <w:ind w:left="270"/>
              <w:rPr>
                <w:rFonts w:ascii="Aptos Narrow" w:hAnsi="Aptos Narrow" w:eastAsia="Aptos Narrow" w:cs="Aptos Narrow"/>
                <w:color w:val="000000" w:themeColor="text1"/>
                <w:sz w:val="22"/>
                <w:szCs w:val="22"/>
              </w:rPr>
            </w:pPr>
          </w:p>
        </w:tc>
      </w:tr>
      <w:tr w:rsidR="39E76213" w:rsidTr="1CC7193A" w14:paraId="32D38CC7" w14:textId="77777777">
        <w:trPr>
          <w:trHeight w:val="300"/>
        </w:trPr>
        <w:tc>
          <w:tcPr>
            <w:tcW w:w="2265" w:type="dxa"/>
            <w:tcMar>
              <w:top w:w="15" w:type="dxa"/>
              <w:left w:w="15" w:type="dxa"/>
              <w:right w:w="15" w:type="dxa"/>
            </w:tcMar>
          </w:tcPr>
          <w:p w:rsidR="39E76213" w:rsidP="39E76213" w:rsidRDefault="39E76213" w14:paraId="0E9FDC51" w14:textId="3AF6B154">
            <w:pPr>
              <w:spacing w:after="0"/>
              <w:ind w:left="270"/>
              <w:rPr>
                <w:rFonts w:ascii="Aptos Narrow" w:hAnsi="Aptos Narrow" w:eastAsia="Aptos Narrow" w:cs="Aptos Narrow"/>
                <w:b/>
                <w:bCs/>
                <w:color w:val="000000" w:themeColor="text1"/>
                <w:sz w:val="22"/>
                <w:szCs w:val="22"/>
              </w:rPr>
            </w:pPr>
            <w:r w:rsidRPr="39E76213">
              <w:rPr>
                <w:rFonts w:ascii="Aptos Narrow" w:hAnsi="Aptos Narrow" w:eastAsia="Aptos Narrow" w:cs="Aptos Narrow"/>
                <w:b/>
                <w:bCs/>
                <w:color w:val="000000" w:themeColor="text1"/>
                <w:sz w:val="22"/>
                <w:szCs w:val="22"/>
              </w:rPr>
              <w:t>Publisher: Trusted</w:t>
            </w:r>
          </w:p>
        </w:tc>
        <w:tc>
          <w:tcPr>
            <w:tcW w:w="1695" w:type="dxa"/>
            <w:tcMar>
              <w:top w:w="15" w:type="dxa"/>
              <w:left w:w="15" w:type="dxa"/>
              <w:right w:w="15" w:type="dxa"/>
            </w:tcMar>
          </w:tcPr>
          <w:p w:rsidR="39E76213" w:rsidP="39E76213" w:rsidRDefault="39E76213" w14:paraId="124E2E7E" w14:textId="7A93DBDF">
            <w:pPr>
              <w:spacing w:after="0"/>
              <w:ind w:left="270"/>
              <w:rPr>
                <w:rFonts w:ascii="Aptos Narrow" w:hAnsi="Aptos Narrow" w:eastAsia="Aptos Narrow" w:cs="Aptos Narrow"/>
                <w:color w:val="000000" w:themeColor="text1"/>
                <w:sz w:val="22"/>
                <w:szCs w:val="22"/>
                <w:lang w:val="en-US"/>
              </w:rPr>
            </w:pPr>
            <w:r w:rsidRPr="39E76213">
              <w:rPr>
                <w:rFonts w:ascii="Aptos Narrow" w:hAnsi="Aptos Narrow" w:eastAsia="Aptos Narrow" w:cs="Aptos Narrow"/>
                <w:color w:val="000000" w:themeColor="text1"/>
                <w:sz w:val="22"/>
                <w:szCs w:val="22"/>
                <w:lang w:val="en-US"/>
              </w:rPr>
              <w:t>Organisation</w:t>
            </w:r>
          </w:p>
        </w:tc>
        <w:tc>
          <w:tcPr>
            <w:tcW w:w="2745" w:type="dxa"/>
            <w:tcMar>
              <w:top w:w="15" w:type="dxa"/>
              <w:left w:w="15" w:type="dxa"/>
              <w:right w:w="15" w:type="dxa"/>
            </w:tcMar>
          </w:tcPr>
          <w:p w:rsidR="39E76213" w:rsidP="39E76213" w:rsidRDefault="39E76213" w14:paraId="367F473C" w14:textId="423A861F">
            <w:pPr>
              <w:ind w:left="270"/>
              <w:rPr>
                <w:rFonts w:ascii="Aptos Narrow" w:hAnsi="Aptos Narrow" w:eastAsia="Aptos Narrow" w:cs="Aptos Narrow"/>
                <w:color w:val="000000" w:themeColor="text1"/>
                <w:sz w:val="22"/>
                <w:szCs w:val="22"/>
              </w:rPr>
            </w:pPr>
          </w:p>
        </w:tc>
        <w:tc>
          <w:tcPr>
            <w:tcW w:w="2130" w:type="dxa"/>
            <w:tcMar>
              <w:top w:w="15" w:type="dxa"/>
              <w:left w:w="15" w:type="dxa"/>
              <w:right w:w="15" w:type="dxa"/>
            </w:tcMar>
          </w:tcPr>
          <w:p w:rsidR="39E76213" w:rsidP="39E76213" w:rsidRDefault="39E76213" w14:paraId="1E64D9FB" w14:textId="0822D3BD">
            <w:pPr>
              <w:ind w:left="270"/>
              <w:rPr>
                <w:rFonts w:ascii="Aptos Narrow" w:hAnsi="Aptos Narrow" w:eastAsia="Aptos Narrow" w:cs="Aptos Narrow"/>
                <w:color w:val="000000" w:themeColor="text1"/>
                <w:sz w:val="22"/>
                <w:szCs w:val="22"/>
              </w:rPr>
            </w:pPr>
          </w:p>
        </w:tc>
      </w:tr>
      <w:tr w:rsidR="39E76213" w:rsidTr="1CC7193A" w14:paraId="502C3A82" w14:textId="77777777">
        <w:trPr>
          <w:trHeight w:val="465"/>
        </w:trPr>
        <w:tc>
          <w:tcPr>
            <w:tcW w:w="2265" w:type="dxa"/>
            <w:tcMar>
              <w:top w:w="15" w:type="dxa"/>
              <w:left w:w="15" w:type="dxa"/>
              <w:right w:w="15" w:type="dxa"/>
            </w:tcMar>
          </w:tcPr>
          <w:p w:rsidR="39E76213" w:rsidP="39E76213" w:rsidRDefault="39E76213" w14:paraId="5EFE394F" w14:textId="2E63CE5D">
            <w:pPr>
              <w:spacing w:after="0"/>
              <w:ind w:left="270"/>
              <w:rPr>
                <w:rFonts w:ascii="Aptos Narrow" w:hAnsi="Aptos Narrow" w:eastAsia="Aptos Narrow" w:cs="Aptos Narrow"/>
                <w:b/>
                <w:bCs/>
                <w:color w:val="000000" w:themeColor="text1"/>
                <w:sz w:val="22"/>
                <w:szCs w:val="22"/>
              </w:rPr>
            </w:pPr>
            <w:r w:rsidRPr="39E76213">
              <w:rPr>
                <w:rFonts w:ascii="Aptos Narrow" w:hAnsi="Aptos Narrow" w:eastAsia="Aptos Narrow" w:cs="Aptos Narrow"/>
                <w:b/>
                <w:bCs/>
                <w:color w:val="000000" w:themeColor="text1"/>
                <w:sz w:val="22"/>
                <w:szCs w:val="22"/>
              </w:rPr>
              <w:t xml:space="preserve">Publisher </w:t>
            </w:r>
            <w:r w:rsidRPr="39E76213" w:rsidR="2412A556">
              <w:rPr>
                <w:rFonts w:ascii="Aptos Narrow" w:hAnsi="Aptos Narrow" w:eastAsia="Aptos Narrow" w:cs="Aptos Narrow"/>
                <w:b/>
                <w:bCs/>
                <w:color w:val="000000" w:themeColor="text1"/>
                <w:sz w:val="22"/>
                <w:szCs w:val="22"/>
              </w:rPr>
              <w:t>staff</w:t>
            </w:r>
          </w:p>
        </w:tc>
        <w:tc>
          <w:tcPr>
            <w:tcW w:w="1695" w:type="dxa"/>
            <w:tcMar>
              <w:top w:w="15" w:type="dxa"/>
              <w:left w:w="15" w:type="dxa"/>
              <w:right w:w="15" w:type="dxa"/>
            </w:tcMar>
          </w:tcPr>
          <w:p w:rsidR="39E76213" w:rsidP="39E76213" w:rsidRDefault="39E76213" w14:paraId="4CA616CD" w14:textId="6EDAAB03">
            <w:pPr>
              <w:spacing w:after="0"/>
              <w:ind w:left="270"/>
              <w:rPr>
                <w:rFonts w:ascii="Aptos Narrow" w:hAnsi="Aptos Narrow" w:eastAsia="Aptos Narrow" w:cs="Aptos Narrow"/>
                <w:color w:val="000000" w:themeColor="text1"/>
                <w:sz w:val="22"/>
                <w:szCs w:val="22"/>
              </w:rPr>
            </w:pPr>
            <w:r w:rsidRPr="39E76213">
              <w:rPr>
                <w:rFonts w:ascii="Aptos Narrow" w:hAnsi="Aptos Narrow" w:eastAsia="Aptos Narrow" w:cs="Aptos Narrow"/>
                <w:color w:val="000000" w:themeColor="text1"/>
                <w:sz w:val="22"/>
                <w:szCs w:val="22"/>
              </w:rPr>
              <w:t>User</w:t>
            </w:r>
          </w:p>
        </w:tc>
        <w:tc>
          <w:tcPr>
            <w:tcW w:w="2745" w:type="dxa"/>
            <w:tcMar>
              <w:top w:w="15" w:type="dxa"/>
              <w:left w:w="15" w:type="dxa"/>
              <w:right w:w="15" w:type="dxa"/>
            </w:tcMar>
          </w:tcPr>
          <w:p w:rsidR="39E76213" w:rsidP="39E76213" w:rsidRDefault="39E76213" w14:paraId="387DF773" w14:textId="55FE8657">
            <w:pPr>
              <w:spacing w:after="0"/>
              <w:ind w:left="270"/>
              <w:rPr>
                <w:rFonts w:ascii="Aptos Narrow" w:hAnsi="Aptos Narrow" w:eastAsia="Aptos Narrow" w:cs="Aptos Narrow"/>
                <w:color w:val="000000" w:themeColor="text1"/>
                <w:sz w:val="22"/>
                <w:szCs w:val="22"/>
              </w:rPr>
            </w:pPr>
            <w:r w:rsidRPr="39E76213">
              <w:rPr>
                <w:rFonts w:ascii="Aptos Narrow" w:hAnsi="Aptos Narrow" w:eastAsia="Aptos Narrow" w:cs="Aptos Narrow"/>
                <w:color w:val="000000" w:themeColor="text1"/>
                <w:sz w:val="22"/>
                <w:szCs w:val="22"/>
              </w:rPr>
              <w:t>Associated with one Publisher</w:t>
            </w:r>
          </w:p>
        </w:tc>
        <w:tc>
          <w:tcPr>
            <w:tcW w:w="2130" w:type="dxa"/>
            <w:tcMar>
              <w:top w:w="15" w:type="dxa"/>
              <w:left w:w="15" w:type="dxa"/>
              <w:right w:w="15" w:type="dxa"/>
            </w:tcMar>
          </w:tcPr>
          <w:p w:rsidR="39E76213" w:rsidP="39E76213" w:rsidRDefault="39E76213" w14:paraId="6DFC732E" w14:textId="37041E83">
            <w:pPr>
              <w:spacing w:after="0"/>
              <w:ind w:left="270"/>
              <w:rPr>
                <w:rFonts w:ascii="Aptos Narrow" w:hAnsi="Aptos Narrow" w:eastAsia="Aptos Narrow" w:cs="Aptos Narrow"/>
                <w:color w:val="000000" w:themeColor="text1"/>
                <w:sz w:val="22"/>
                <w:szCs w:val="22"/>
              </w:rPr>
            </w:pPr>
            <w:r w:rsidRPr="39E76213">
              <w:rPr>
                <w:rFonts w:ascii="Aptos Narrow" w:hAnsi="Aptos Narrow" w:eastAsia="Aptos Narrow" w:cs="Aptos Narrow"/>
                <w:color w:val="000000" w:themeColor="text1"/>
                <w:sz w:val="22"/>
                <w:szCs w:val="22"/>
              </w:rPr>
              <w:t>John at Bloomsbury</w:t>
            </w:r>
          </w:p>
        </w:tc>
      </w:tr>
      <w:tr w:rsidR="39E76213" w:rsidTr="1CC7193A" w14:paraId="0A9B55C5" w14:textId="77777777">
        <w:trPr>
          <w:trHeight w:val="300"/>
        </w:trPr>
        <w:tc>
          <w:tcPr>
            <w:tcW w:w="2265" w:type="dxa"/>
            <w:tcMar>
              <w:top w:w="15" w:type="dxa"/>
              <w:left w:w="15" w:type="dxa"/>
              <w:right w:w="15" w:type="dxa"/>
            </w:tcMar>
          </w:tcPr>
          <w:p w:rsidR="39E76213" w:rsidP="39E76213" w:rsidRDefault="39E76213" w14:paraId="5B1D5E83" w14:textId="4A0C284B">
            <w:pPr>
              <w:spacing w:after="0"/>
              <w:ind w:left="270"/>
              <w:rPr>
                <w:rFonts w:ascii="Aptos Narrow" w:hAnsi="Aptos Narrow" w:eastAsia="Aptos Narrow" w:cs="Aptos Narrow"/>
                <w:b/>
                <w:bCs/>
                <w:color w:val="000000" w:themeColor="text1"/>
                <w:sz w:val="22"/>
                <w:szCs w:val="22"/>
              </w:rPr>
            </w:pPr>
            <w:r w:rsidRPr="39E76213">
              <w:rPr>
                <w:rFonts w:ascii="Aptos Narrow" w:hAnsi="Aptos Narrow" w:eastAsia="Aptos Narrow" w:cs="Aptos Narrow"/>
                <w:b/>
                <w:bCs/>
                <w:color w:val="000000" w:themeColor="text1"/>
                <w:sz w:val="22"/>
                <w:szCs w:val="22"/>
              </w:rPr>
              <w:t>LDL staff</w:t>
            </w:r>
          </w:p>
        </w:tc>
        <w:tc>
          <w:tcPr>
            <w:tcW w:w="1695" w:type="dxa"/>
            <w:tcMar>
              <w:top w:w="15" w:type="dxa"/>
              <w:left w:w="15" w:type="dxa"/>
              <w:right w:w="15" w:type="dxa"/>
            </w:tcMar>
          </w:tcPr>
          <w:p w:rsidR="39E76213" w:rsidP="39E76213" w:rsidRDefault="39E76213" w14:paraId="1AA8E570" w14:textId="2DA1FB71">
            <w:pPr>
              <w:spacing w:after="0"/>
              <w:ind w:left="270"/>
              <w:rPr>
                <w:rFonts w:ascii="Aptos Narrow" w:hAnsi="Aptos Narrow" w:eastAsia="Aptos Narrow" w:cs="Aptos Narrow"/>
                <w:color w:val="000000" w:themeColor="text1"/>
                <w:sz w:val="22"/>
                <w:szCs w:val="22"/>
              </w:rPr>
            </w:pPr>
            <w:r w:rsidRPr="39E76213">
              <w:rPr>
                <w:rFonts w:ascii="Aptos Narrow" w:hAnsi="Aptos Narrow" w:eastAsia="Aptos Narrow" w:cs="Aptos Narrow"/>
                <w:color w:val="000000" w:themeColor="text1"/>
                <w:sz w:val="22"/>
                <w:szCs w:val="22"/>
              </w:rPr>
              <w:t>User</w:t>
            </w:r>
          </w:p>
        </w:tc>
        <w:tc>
          <w:tcPr>
            <w:tcW w:w="2745" w:type="dxa"/>
            <w:tcMar>
              <w:top w:w="15" w:type="dxa"/>
              <w:left w:w="15" w:type="dxa"/>
              <w:right w:w="15" w:type="dxa"/>
            </w:tcMar>
          </w:tcPr>
          <w:p w:rsidR="39E76213" w:rsidP="1CC7193A" w:rsidRDefault="39E76213" w14:paraId="5C09B052" w14:textId="7719F699">
            <w:pPr>
              <w:spacing w:after="0"/>
              <w:ind w:left="270"/>
              <w:rPr>
                <w:rFonts w:ascii="Aptos Narrow" w:hAnsi="Aptos Narrow" w:eastAsia="Aptos Narrow" w:cs="Aptos Narrow"/>
                <w:color w:val="000000" w:themeColor="text1"/>
                <w:sz w:val="22"/>
                <w:szCs w:val="22"/>
                <w:lang w:val="en-US"/>
              </w:rPr>
            </w:pPr>
            <w:r w:rsidRPr="1CC7193A">
              <w:rPr>
                <w:rFonts w:ascii="Aptos Narrow" w:hAnsi="Aptos Narrow" w:eastAsia="Aptos Narrow" w:cs="Aptos Narrow"/>
                <w:color w:val="000000" w:themeColor="text1"/>
                <w:sz w:val="22"/>
                <w:szCs w:val="22"/>
                <w:lang w:val="en-US"/>
              </w:rPr>
              <w:t>There is no hierarchy within LDL staff</w:t>
            </w:r>
            <w:ins w:author="Joshua Routh" w:date="2026-02-04T15:35:00Z" w16du:dateUtc="2026-02-04T15:35:58Z" w:id="872">
              <w:r w:rsidRPr="1CC7193A" w:rsidR="59366ACF">
                <w:rPr>
                  <w:rFonts w:ascii="Aptos Narrow" w:hAnsi="Aptos Narrow" w:eastAsia="Aptos Narrow" w:cs="Aptos Narrow"/>
                  <w:color w:val="000000" w:themeColor="text1"/>
                  <w:sz w:val="22"/>
                  <w:szCs w:val="22"/>
                  <w:lang w:val="en-US"/>
                </w:rPr>
                <w:t xml:space="preserve">. LDL Staff can </w:t>
              </w:r>
            </w:ins>
            <w:ins w:author="Joshua Routh" w:date="2026-02-04T15:36:00Z" w16du:dateUtc="2026-02-04T15:36:25Z" w:id="873">
              <w:r w:rsidRPr="1CC7193A" w:rsidR="59366ACF">
                <w:rPr>
                  <w:rFonts w:ascii="Aptos Narrow" w:hAnsi="Aptos Narrow" w:eastAsia="Aptos Narrow" w:cs="Aptos Narrow"/>
                  <w:color w:val="000000" w:themeColor="text1"/>
                  <w:sz w:val="22"/>
                  <w:szCs w:val="22"/>
                  <w:lang w:val="en-US"/>
                </w:rPr>
                <w:t xml:space="preserve">have access levels for </w:t>
              </w:r>
            </w:ins>
            <w:ins w:author="Joshua Routh" w:date="2026-02-04T15:35:00Z" w16du:dateUtc="2026-02-04T15:35:58Z" w:id="874">
              <w:r w:rsidRPr="1CC7193A" w:rsidR="59366ACF">
                <w:rPr>
                  <w:rFonts w:ascii="Aptos Narrow" w:hAnsi="Aptos Narrow" w:eastAsia="Aptos Narrow" w:cs="Aptos Narrow"/>
                  <w:color w:val="000000" w:themeColor="text1"/>
                  <w:sz w:val="22"/>
                  <w:szCs w:val="22"/>
                  <w:lang w:val="en-US"/>
                </w:rPr>
                <w:t xml:space="preserve">either ‘Content </w:t>
              </w:r>
            </w:ins>
            <w:ins w:author="Joshua Routh" w:date="2026-02-04T15:36:00Z" w16du:dateUtc="2026-02-04T15:36:15Z" w:id="875">
              <w:r w:rsidRPr="1CC7193A" w:rsidR="59366ACF">
                <w:rPr>
                  <w:rFonts w:ascii="Aptos Narrow" w:hAnsi="Aptos Narrow" w:eastAsia="Aptos Narrow" w:cs="Aptos Narrow"/>
                  <w:color w:val="000000" w:themeColor="text1"/>
                  <w:sz w:val="22"/>
                  <w:szCs w:val="22"/>
                  <w:lang w:val="en-US"/>
                </w:rPr>
                <w:t>Portal</w:t>
              </w:r>
            </w:ins>
            <w:ins w:author="Joshua Routh" w:date="2026-02-04T15:35:00Z" w16du:dateUtc="2026-02-04T15:35:58Z" w:id="876">
              <w:r w:rsidRPr="1CC7193A" w:rsidR="59366ACF">
                <w:rPr>
                  <w:rFonts w:ascii="Aptos Narrow" w:hAnsi="Aptos Narrow" w:eastAsia="Aptos Narrow" w:cs="Aptos Narrow"/>
                  <w:color w:val="000000" w:themeColor="text1"/>
                  <w:sz w:val="22"/>
                  <w:szCs w:val="22"/>
                  <w:lang w:val="en-US"/>
                </w:rPr>
                <w:t>, ‘Submissions Portal’ or ‘</w:t>
              </w:r>
            </w:ins>
            <w:ins w:author="Joshua Routh" w:date="2026-02-04T15:36:00Z" w16du:dateUtc="2026-02-04T15:36:10Z" w:id="877">
              <w:r w:rsidRPr="1CC7193A" w:rsidR="59366ACF">
                <w:rPr>
                  <w:rFonts w:ascii="Aptos Narrow" w:hAnsi="Aptos Narrow" w:eastAsia="Aptos Narrow" w:cs="Aptos Narrow"/>
                  <w:color w:val="000000" w:themeColor="text1"/>
                  <w:sz w:val="22"/>
                  <w:szCs w:val="22"/>
                  <w:lang w:val="en-US"/>
                </w:rPr>
                <w:t>Content and Submissions Portals’</w:t>
              </w:r>
            </w:ins>
          </w:p>
        </w:tc>
        <w:tc>
          <w:tcPr>
            <w:tcW w:w="2130" w:type="dxa"/>
            <w:tcMar>
              <w:top w:w="15" w:type="dxa"/>
              <w:left w:w="15" w:type="dxa"/>
              <w:right w:w="15" w:type="dxa"/>
            </w:tcMar>
          </w:tcPr>
          <w:p w:rsidR="39E76213" w:rsidP="39E76213" w:rsidRDefault="52448BDB" w14:paraId="227E0C77" w14:textId="3120C431">
            <w:pPr>
              <w:ind w:left="270"/>
              <w:rPr>
                <w:rFonts w:ascii="Aptos Narrow" w:hAnsi="Aptos Narrow" w:eastAsia="Aptos Narrow" w:cs="Aptos Narrow"/>
                <w:color w:val="000000" w:themeColor="text1"/>
                <w:sz w:val="22"/>
                <w:szCs w:val="22"/>
              </w:rPr>
            </w:pPr>
            <w:r w:rsidRPr="1CC7193A">
              <w:rPr>
                <w:rFonts w:ascii="Aptos Narrow" w:hAnsi="Aptos Narrow" w:eastAsia="Aptos Narrow" w:cs="Aptos Narrow"/>
                <w:color w:val="000000" w:themeColor="text1"/>
                <w:sz w:val="22"/>
                <w:szCs w:val="22"/>
                <w:lang w:val="en-US"/>
              </w:rPr>
              <w:t xml:space="preserve">Likely to be around </w:t>
            </w:r>
            <w:ins w:author="Joshua Routh" w:date="2026-02-04T15:36:00Z" w16du:dateUtc="2026-02-04T15:36:40Z" w:id="878">
              <w:r w:rsidRPr="1CC7193A" w:rsidR="7502668F">
                <w:rPr>
                  <w:rFonts w:ascii="Aptos Narrow" w:hAnsi="Aptos Narrow" w:eastAsia="Aptos Narrow" w:cs="Aptos Narrow"/>
                  <w:color w:val="000000" w:themeColor="text1"/>
                  <w:sz w:val="22"/>
                  <w:szCs w:val="22"/>
                  <w:lang w:val="en-US"/>
                </w:rPr>
                <w:t>2</w:t>
              </w:r>
            </w:ins>
            <w:r w:rsidRPr="1CC7193A">
              <w:rPr>
                <w:rFonts w:ascii="Aptos Narrow" w:hAnsi="Aptos Narrow" w:eastAsia="Aptos Narrow" w:cs="Aptos Narrow"/>
                <w:color w:val="000000" w:themeColor="text1"/>
                <w:sz w:val="22"/>
                <w:szCs w:val="22"/>
                <w:lang w:val="en-US"/>
              </w:rPr>
              <w:t>40 staff</w:t>
            </w:r>
          </w:p>
        </w:tc>
      </w:tr>
      <w:tr w:rsidR="19659DE0" w:rsidTr="1CC7193A" w14:paraId="0940244D" w14:textId="77777777">
        <w:trPr>
          <w:trHeight w:val="300"/>
        </w:trPr>
        <w:tc>
          <w:tcPr>
            <w:tcW w:w="2265" w:type="dxa"/>
            <w:tcMar>
              <w:top w:w="15" w:type="dxa"/>
              <w:left w:w="15" w:type="dxa"/>
              <w:right w:w="15" w:type="dxa"/>
            </w:tcMar>
          </w:tcPr>
          <w:p w:rsidR="455DD167" w:rsidP="19659DE0" w:rsidRDefault="2A3AEC12" w14:paraId="72B5F096" w14:textId="2A9F5D42">
            <w:pPr>
              <w:spacing w:after="0"/>
              <w:ind w:left="270"/>
              <w:rPr>
                <w:rFonts w:ascii="Aptos Narrow" w:hAnsi="Aptos Narrow" w:eastAsia="Aptos Narrow" w:cs="Aptos Narrow"/>
                <w:b/>
                <w:bCs/>
                <w:color w:val="000000" w:themeColor="text1"/>
                <w:sz w:val="22"/>
                <w:szCs w:val="22"/>
                <w:lang w:val="en-US"/>
              </w:rPr>
            </w:pPr>
            <w:commentRangeStart w:id="879"/>
            <w:commentRangeStart w:id="880"/>
            <w:commentRangeStart w:id="881"/>
            <w:commentRangeStart w:id="882"/>
            <w:commentRangeStart w:id="883"/>
            <w:commentRangeStart w:id="884"/>
            <w:commentRangeStart w:id="885"/>
            <w:commentRangeStart w:id="886"/>
            <w:del w:author="Joshua Routh" w:date="2026-02-04T15:35:00Z" w16du:dateUtc="2026-02-04T15:35:29Z" w:id="887">
              <w:r w:rsidRPr="1CC7193A" w:rsidDel="2A62C4F0">
                <w:rPr>
                  <w:rFonts w:ascii="Aptos Narrow" w:hAnsi="Aptos Narrow" w:eastAsia="Aptos Narrow" w:cs="Aptos Narrow"/>
                  <w:b/>
                  <w:bCs/>
                  <w:color w:val="000000" w:themeColor="text1"/>
                  <w:sz w:val="22"/>
                  <w:szCs w:val="22"/>
                  <w:lang w:val="en-US"/>
                </w:rPr>
                <w:delText>Catalogue staff</w:delText>
              </w:r>
            </w:del>
            <w:commentRangeEnd w:id="879"/>
            <w:r>
              <w:rPr>
                <w:rStyle w:val="CommentReference"/>
                <w:rFonts w:ascii="Aptos Narrow" w:hAnsi="Aptos Narrow" w:eastAsia="Aptos Narrow" w:cs="Aptos Narrow"/>
                <w:b/>
                <w:bCs/>
                <w:color w:val="000000" w:themeColor="text1"/>
                <w:sz w:val="22"/>
                <w:szCs w:val="22"/>
                <w:lang w:val="en-US"/>
              </w:rPr>
              <w:commentReference w:id="879"/>
            </w:r>
            <w:commentRangeEnd w:id="880"/>
            <w:r>
              <w:rPr>
                <w:rStyle w:val="CommentReference"/>
              </w:rPr>
              <w:commentReference w:id="880"/>
            </w:r>
            <w:commentRangeEnd w:id="881"/>
            <w:r>
              <w:rPr>
                <w:rStyle w:val="CommentReference"/>
              </w:rPr>
              <w:commentReference w:id="881"/>
            </w:r>
            <w:commentRangeEnd w:id="882"/>
            <w:r>
              <w:rPr>
                <w:rStyle w:val="CommentReference"/>
              </w:rPr>
              <w:commentReference w:id="882"/>
            </w:r>
            <w:commentRangeEnd w:id="883"/>
            <w:r>
              <w:rPr>
                <w:rStyle w:val="CommentReference"/>
              </w:rPr>
              <w:commentReference w:id="883"/>
            </w:r>
            <w:commentRangeEnd w:id="884"/>
            <w:r>
              <w:rPr>
                <w:rStyle w:val="CommentReference"/>
              </w:rPr>
              <w:commentReference w:id="884"/>
            </w:r>
            <w:commentRangeEnd w:id="885"/>
            <w:r>
              <w:rPr>
                <w:rStyle w:val="CommentReference"/>
              </w:rPr>
              <w:commentReference w:id="885"/>
            </w:r>
            <w:commentRangeEnd w:id="886"/>
            <w:r>
              <w:rPr>
                <w:rStyle w:val="CommentReference"/>
              </w:rPr>
              <w:commentReference w:id="886"/>
            </w:r>
          </w:p>
        </w:tc>
        <w:tc>
          <w:tcPr>
            <w:tcW w:w="1695" w:type="dxa"/>
            <w:tcMar>
              <w:top w:w="15" w:type="dxa"/>
              <w:left w:w="15" w:type="dxa"/>
              <w:right w:w="15" w:type="dxa"/>
            </w:tcMar>
          </w:tcPr>
          <w:p w:rsidR="0DDF6F66" w:rsidP="19659DE0" w:rsidRDefault="0DDF6F66" w14:paraId="12490971" w14:textId="230C18EA">
            <w:pPr>
              <w:spacing w:after="0"/>
              <w:ind w:left="270"/>
              <w:rPr>
                <w:rFonts w:ascii="Aptos Narrow" w:hAnsi="Aptos Narrow" w:eastAsia="Aptos Narrow" w:cs="Aptos Narrow"/>
                <w:color w:val="000000" w:themeColor="text1"/>
                <w:sz w:val="22"/>
                <w:szCs w:val="22"/>
              </w:rPr>
            </w:pPr>
            <w:del w:author="Joshua Routh" w:date="2026-02-04T15:35:00Z" w16du:dateUtc="2026-02-04T15:35:29Z" w:id="888">
              <w:r w:rsidRPr="1CC7193A" w:rsidDel="1713F341">
                <w:rPr>
                  <w:rFonts w:ascii="Aptos Narrow" w:hAnsi="Aptos Narrow" w:eastAsia="Aptos Narrow" w:cs="Aptos Narrow"/>
                  <w:color w:val="000000" w:themeColor="text1"/>
                  <w:sz w:val="22"/>
                  <w:szCs w:val="22"/>
                </w:rPr>
                <w:delText>User</w:delText>
              </w:r>
            </w:del>
          </w:p>
        </w:tc>
        <w:tc>
          <w:tcPr>
            <w:tcW w:w="2745" w:type="dxa"/>
            <w:tcMar>
              <w:top w:w="15" w:type="dxa"/>
              <w:left w:w="15" w:type="dxa"/>
              <w:right w:w="15" w:type="dxa"/>
            </w:tcMar>
          </w:tcPr>
          <w:p w:rsidR="18039268" w:rsidP="19659DE0" w:rsidRDefault="18039268" w14:paraId="169E763F" w14:textId="38D0AA53">
            <w:pPr>
              <w:rPr>
                <w:rFonts w:ascii="Aptos Narrow" w:hAnsi="Aptos Narrow" w:eastAsia="Aptos Narrow" w:cs="Aptos Narrow"/>
                <w:color w:val="000000" w:themeColor="text1"/>
                <w:sz w:val="22"/>
                <w:szCs w:val="22"/>
              </w:rPr>
            </w:pPr>
            <w:del w:author="Joshua Routh" w:date="2026-02-04T15:35:00Z" w16du:dateUtc="2026-02-04T15:35:29Z" w:id="889">
              <w:r w:rsidRPr="1CC7193A" w:rsidDel="2903C425">
                <w:rPr>
                  <w:rFonts w:ascii="Aptos Narrow" w:hAnsi="Aptos Narrow" w:eastAsia="Aptos Narrow" w:cs="Aptos Narrow"/>
                  <w:color w:val="000000" w:themeColor="text1"/>
                  <w:sz w:val="22"/>
                  <w:szCs w:val="22"/>
                </w:rPr>
                <w:delText>There is no hierarchy within the Catalogue Staff</w:delText>
              </w:r>
            </w:del>
          </w:p>
        </w:tc>
        <w:tc>
          <w:tcPr>
            <w:tcW w:w="2130" w:type="dxa"/>
            <w:tcMar>
              <w:top w:w="15" w:type="dxa"/>
              <w:left w:w="15" w:type="dxa"/>
              <w:right w:w="15" w:type="dxa"/>
            </w:tcMar>
          </w:tcPr>
          <w:p w:rsidR="18039268" w:rsidP="19659DE0" w:rsidRDefault="18039268" w14:paraId="4748421A" w14:textId="5AA13084">
            <w:pPr>
              <w:rPr>
                <w:rFonts w:ascii="Aptos Narrow" w:hAnsi="Aptos Narrow" w:eastAsia="Aptos Narrow" w:cs="Aptos Narrow"/>
                <w:color w:val="000000" w:themeColor="text1"/>
                <w:sz w:val="22"/>
                <w:szCs w:val="22"/>
                <w:lang w:val="en-US"/>
              </w:rPr>
            </w:pPr>
            <w:del w:author="Joshua Routh" w:date="2026-02-04T15:35:00Z" w16du:dateUtc="2026-02-04T15:35:29Z" w:id="890">
              <w:r w:rsidRPr="1CC7193A" w:rsidDel="2903C425">
                <w:rPr>
                  <w:rFonts w:ascii="Aptos Narrow" w:hAnsi="Aptos Narrow" w:eastAsia="Aptos Narrow" w:cs="Aptos Narrow"/>
                  <w:color w:val="000000" w:themeColor="text1"/>
                  <w:sz w:val="22"/>
                  <w:szCs w:val="22"/>
                  <w:lang w:val="en-US"/>
                </w:rPr>
                <w:delText>Likely to be under 200</w:delText>
              </w:r>
            </w:del>
          </w:p>
        </w:tc>
      </w:tr>
      <w:tr w:rsidR="39E76213" w:rsidTr="1CC7193A" w14:paraId="1594E59F" w14:textId="77777777">
        <w:trPr>
          <w:trHeight w:val="300"/>
        </w:trPr>
        <w:tc>
          <w:tcPr>
            <w:tcW w:w="2265" w:type="dxa"/>
            <w:tcMar>
              <w:top w:w="15" w:type="dxa"/>
              <w:left w:w="15" w:type="dxa"/>
              <w:right w:w="15" w:type="dxa"/>
            </w:tcMar>
          </w:tcPr>
          <w:p w:rsidR="39E76213" w:rsidP="39E76213" w:rsidRDefault="48FDD524" w14:paraId="59886B98" w14:textId="0826FD8D">
            <w:pPr>
              <w:spacing w:after="0"/>
              <w:ind w:left="270"/>
              <w:rPr>
                <w:rFonts w:ascii="Aptos Narrow" w:hAnsi="Aptos Narrow" w:eastAsia="Aptos Narrow" w:cs="Aptos Narrow"/>
                <w:b/>
                <w:bCs/>
                <w:color w:val="000000" w:themeColor="text1"/>
                <w:sz w:val="22"/>
                <w:szCs w:val="22"/>
                <w:lang w:val="en-US"/>
              </w:rPr>
            </w:pPr>
            <w:commentRangeStart w:id="891"/>
            <w:commentRangeStart w:id="892"/>
            <w:commentRangeStart w:id="893"/>
            <w:r w:rsidRPr="477C5BEC">
              <w:rPr>
                <w:rFonts w:ascii="Aptos Narrow" w:hAnsi="Aptos Narrow" w:eastAsia="Aptos Narrow" w:cs="Aptos Narrow"/>
                <w:b/>
                <w:bCs/>
                <w:color w:val="000000" w:themeColor="text1"/>
                <w:sz w:val="22"/>
                <w:szCs w:val="22"/>
                <w:lang w:val="en-US"/>
              </w:rPr>
              <w:t>HighWire staff</w:t>
            </w:r>
            <w:commentRangeEnd w:id="891"/>
            <w:r w:rsidR="39E76213">
              <w:rPr>
                <w:rStyle w:val="CommentReference"/>
                <w:rFonts w:ascii="Aptos Narrow" w:hAnsi="Aptos Narrow" w:eastAsia="Aptos Narrow" w:cs="Aptos Narrow"/>
                <w:b/>
                <w:bCs/>
                <w:color w:val="000000" w:themeColor="text1"/>
                <w:sz w:val="22"/>
                <w:szCs w:val="22"/>
                <w:lang w:val="en-US"/>
              </w:rPr>
              <w:commentReference w:id="891"/>
            </w:r>
            <w:commentRangeEnd w:id="892"/>
            <w:r>
              <w:rPr>
                <w:rStyle w:val="CommentReference"/>
              </w:rPr>
              <w:commentReference w:id="892"/>
            </w:r>
            <w:commentRangeEnd w:id="893"/>
            <w:r>
              <w:rPr>
                <w:rStyle w:val="CommentReference"/>
              </w:rPr>
              <w:commentReference w:id="893"/>
            </w:r>
          </w:p>
        </w:tc>
        <w:tc>
          <w:tcPr>
            <w:tcW w:w="1695" w:type="dxa"/>
            <w:tcMar>
              <w:top w:w="15" w:type="dxa"/>
              <w:left w:w="15" w:type="dxa"/>
              <w:right w:w="15" w:type="dxa"/>
            </w:tcMar>
          </w:tcPr>
          <w:p w:rsidR="39E76213" w:rsidP="39E76213" w:rsidRDefault="39E76213" w14:paraId="2C4050ED" w14:textId="44C3CEF2">
            <w:pPr>
              <w:spacing w:after="0"/>
              <w:ind w:left="270"/>
              <w:rPr>
                <w:rFonts w:ascii="Aptos Narrow" w:hAnsi="Aptos Narrow" w:eastAsia="Aptos Narrow" w:cs="Aptos Narrow"/>
                <w:color w:val="000000" w:themeColor="text1"/>
                <w:sz w:val="22"/>
                <w:szCs w:val="22"/>
              </w:rPr>
            </w:pPr>
            <w:r w:rsidRPr="39E76213">
              <w:rPr>
                <w:rFonts w:ascii="Aptos Narrow" w:hAnsi="Aptos Narrow" w:eastAsia="Aptos Narrow" w:cs="Aptos Narrow"/>
                <w:color w:val="000000" w:themeColor="text1"/>
                <w:sz w:val="22"/>
                <w:szCs w:val="22"/>
              </w:rPr>
              <w:t>User</w:t>
            </w:r>
          </w:p>
        </w:tc>
        <w:tc>
          <w:tcPr>
            <w:tcW w:w="2745" w:type="dxa"/>
            <w:tcMar>
              <w:top w:w="15" w:type="dxa"/>
              <w:left w:w="15" w:type="dxa"/>
              <w:right w:w="15" w:type="dxa"/>
            </w:tcMar>
          </w:tcPr>
          <w:p w:rsidR="39E76213" w:rsidP="39E76213" w:rsidRDefault="66503D26" w14:paraId="4EC09B75" w14:textId="27D870BD">
            <w:pPr>
              <w:ind w:left="270"/>
              <w:rPr>
                <w:rFonts w:ascii="Aptos Narrow" w:hAnsi="Aptos Narrow" w:eastAsia="Aptos Narrow" w:cs="Aptos Narrow"/>
                <w:color w:val="000000" w:themeColor="text1"/>
                <w:sz w:val="22"/>
                <w:szCs w:val="22"/>
              </w:rPr>
            </w:pPr>
            <w:ins w:author="Joshua Routh" w:date="2026-01-20T10:13:00Z" w16du:dateUtc="2026-01-20T10:13:16Z" w:id="894">
              <w:r w:rsidRPr="477C5BEC">
                <w:rPr>
                  <w:rFonts w:ascii="Aptos Narrow" w:hAnsi="Aptos Narrow" w:eastAsia="Aptos Narrow" w:cs="Aptos Narrow"/>
                  <w:color w:val="000000" w:themeColor="text1"/>
                  <w:sz w:val="22"/>
                  <w:szCs w:val="22"/>
                </w:rPr>
                <w:t>This is admin staff who have full access</w:t>
              </w:r>
            </w:ins>
          </w:p>
        </w:tc>
        <w:tc>
          <w:tcPr>
            <w:tcW w:w="2130" w:type="dxa"/>
            <w:tcMar>
              <w:top w:w="15" w:type="dxa"/>
              <w:left w:w="15" w:type="dxa"/>
              <w:right w:w="15" w:type="dxa"/>
            </w:tcMar>
          </w:tcPr>
          <w:p w:rsidR="39E76213" w:rsidP="39E76213" w:rsidRDefault="39E76213" w14:paraId="57CEF526" w14:textId="3C16D5B7">
            <w:pPr>
              <w:ind w:left="270"/>
              <w:rPr>
                <w:rFonts w:ascii="Aptos Narrow" w:hAnsi="Aptos Narrow" w:eastAsia="Aptos Narrow" w:cs="Aptos Narrow"/>
                <w:color w:val="000000" w:themeColor="text1"/>
                <w:sz w:val="22"/>
                <w:szCs w:val="22"/>
              </w:rPr>
            </w:pPr>
          </w:p>
        </w:tc>
      </w:tr>
    </w:tbl>
    <w:p w:rsidR="39E76213" w:rsidP="39E76213" w:rsidRDefault="39E76213" w14:paraId="5DF8F4A9" w14:textId="0CEEE6FE"/>
    <w:p w:rsidR="39E76213" w:rsidP="39E76213" w:rsidRDefault="11CF74D8" w14:paraId="16E67084" w14:textId="4E708DB0">
      <w:commentRangeStart w:id="895"/>
      <w:commentRangeStart w:id="896"/>
      <w:commentRangeStart w:id="897"/>
      <w:commentRangeStart w:id="898"/>
      <w:r>
        <w:t>Content Display Portal:</w:t>
      </w:r>
      <w:commentRangeEnd w:id="895"/>
      <w:r w:rsidR="5A0A0B44">
        <w:rPr>
          <w:rStyle w:val="CommentReference"/>
          <w:sz w:val="18"/>
          <w:szCs w:val="18"/>
        </w:rPr>
        <w:commentReference w:id="895"/>
      </w:r>
      <w:commentRangeEnd w:id="896"/>
      <w:r>
        <w:rPr>
          <w:rStyle w:val="CommentReference"/>
        </w:rPr>
        <w:commentReference w:id="896"/>
      </w:r>
      <w:commentRangeEnd w:id="897"/>
      <w:r>
        <w:rPr>
          <w:rStyle w:val="CommentReference"/>
        </w:rPr>
        <w:commentReference w:id="897"/>
      </w:r>
      <w:commentRangeEnd w:id="898"/>
      <w:r>
        <w:rPr>
          <w:rStyle w:val="CommentReference"/>
        </w:rPr>
        <w:commentReference w:id="898"/>
      </w:r>
    </w:p>
    <w:tbl>
      <w:tblPr>
        <w:tblW w:w="0" w:type="auto"/>
        <w:tblInd w:w="-615"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ook w:val="06A0" w:firstRow="1" w:lastRow="0" w:firstColumn="1" w:lastColumn="0" w:noHBand="1" w:noVBand="1"/>
      </w:tblPr>
      <w:tblGrid>
        <w:gridCol w:w="4910"/>
        <w:gridCol w:w="1069"/>
        <w:gridCol w:w="2444"/>
        <w:gridCol w:w="1456"/>
      </w:tblGrid>
      <w:tr w:rsidR="5FC4D073" w:rsidTr="0D9520A5" w14:paraId="2814F169" w14:textId="77777777">
        <w:trPr>
          <w:trHeight w:val="300"/>
        </w:trPr>
        <w:tc>
          <w:tcPr>
            <w:tcW w:w="2265" w:type="dxa"/>
            <w:shd w:val="clear" w:color="auto" w:fill="DAE9F8"/>
            <w:tcMar>
              <w:top w:w="15" w:type="dxa"/>
              <w:left w:w="15" w:type="dxa"/>
              <w:right w:w="15" w:type="dxa"/>
            </w:tcMar>
          </w:tcPr>
          <w:p w:rsidR="5FC4D073" w:rsidP="5FC4D073" w:rsidRDefault="5FC4D073" w14:paraId="4673B0AF" w14:textId="78C5DABB">
            <w:pPr>
              <w:ind w:left="270"/>
            </w:pPr>
          </w:p>
        </w:tc>
        <w:tc>
          <w:tcPr>
            <w:tcW w:w="1695" w:type="dxa"/>
            <w:shd w:val="clear" w:color="auto" w:fill="DAE9F8"/>
            <w:tcMar>
              <w:top w:w="15" w:type="dxa"/>
              <w:left w:w="15" w:type="dxa"/>
              <w:right w:w="15" w:type="dxa"/>
            </w:tcMar>
          </w:tcPr>
          <w:p w:rsidR="5FC4D073" w:rsidP="5FC4D073" w:rsidRDefault="5FC4D073" w14:paraId="2F4DAD75" w14:textId="19B5B3FA">
            <w:pPr>
              <w:spacing w:after="0"/>
              <w:ind w:left="270"/>
            </w:pPr>
            <w:r w:rsidRPr="5FC4D073">
              <w:rPr>
                <w:rFonts w:ascii="Aptos Narrow" w:hAnsi="Aptos Narrow" w:eastAsia="Aptos Narrow" w:cs="Aptos Narrow"/>
                <w:b/>
                <w:bCs/>
                <w:color w:val="000000" w:themeColor="text1"/>
                <w:sz w:val="22"/>
                <w:szCs w:val="22"/>
              </w:rPr>
              <w:t>Type</w:t>
            </w:r>
          </w:p>
        </w:tc>
        <w:tc>
          <w:tcPr>
            <w:tcW w:w="2745" w:type="dxa"/>
            <w:shd w:val="clear" w:color="auto" w:fill="DAE9F8"/>
            <w:tcMar>
              <w:top w:w="15" w:type="dxa"/>
              <w:left w:w="15" w:type="dxa"/>
              <w:right w:w="15" w:type="dxa"/>
            </w:tcMar>
          </w:tcPr>
          <w:p w:rsidR="5FC4D073" w:rsidP="5FC4D073" w:rsidRDefault="5FC4D073" w14:paraId="24626960" w14:textId="3F98881A">
            <w:pPr>
              <w:spacing w:after="0"/>
              <w:ind w:left="270"/>
            </w:pPr>
            <w:r w:rsidRPr="5FC4D073">
              <w:rPr>
                <w:rFonts w:ascii="Aptos Narrow" w:hAnsi="Aptos Narrow" w:eastAsia="Aptos Narrow" w:cs="Aptos Narrow"/>
                <w:b/>
                <w:bCs/>
                <w:color w:val="000000" w:themeColor="text1"/>
                <w:sz w:val="22"/>
                <w:szCs w:val="22"/>
              </w:rPr>
              <w:t>Note</w:t>
            </w:r>
          </w:p>
        </w:tc>
        <w:tc>
          <w:tcPr>
            <w:tcW w:w="2130" w:type="dxa"/>
            <w:shd w:val="clear" w:color="auto" w:fill="DAE9F8"/>
            <w:tcMar>
              <w:top w:w="15" w:type="dxa"/>
              <w:left w:w="15" w:type="dxa"/>
              <w:right w:w="15" w:type="dxa"/>
            </w:tcMar>
          </w:tcPr>
          <w:p w:rsidR="5FC4D073" w:rsidP="5FC4D073" w:rsidRDefault="5FC4D073" w14:paraId="6E5646E6" w14:textId="3183A2EC">
            <w:pPr>
              <w:spacing w:after="0"/>
              <w:ind w:left="270"/>
            </w:pPr>
            <w:r w:rsidRPr="5FC4D073">
              <w:rPr>
                <w:rFonts w:ascii="Aptos Narrow" w:hAnsi="Aptos Narrow" w:eastAsia="Aptos Narrow" w:cs="Aptos Narrow"/>
                <w:b/>
                <w:bCs/>
                <w:color w:val="000000" w:themeColor="text1"/>
                <w:sz w:val="22"/>
                <w:szCs w:val="22"/>
              </w:rPr>
              <w:t>Example</w:t>
            </w:r>
          </w:p>
        </w:tc>
      </w:tr>
      <w:tr w:rsidR="5FC4D073" w:rsidTr="0D9520A5" w14:paraId="044BDA83" w14:textId="77777777">
        <w:trPr>
          <w:trHeight w:val="300"/>
        </w:trPr>
        <w:tc>
          <w:tcPr>
            <w:tcW w:w="2265" w:type="dxa"/>
            <w:tcMar>
              <w:top w:w="15" w:type="dxa"/>
              <w:left w:w="15" w:type="dxa"/>
              <w:right w:w="15" w:type="dxa"/>
            </w:tcMar>
          </w:tcPr>
          <w:p w:rsidR="5FC4D073" w:rsidP="5FC4D073" w:rsidRDefault="5FC4D073" w14:paraId="669D048B" w14:textId="182AE6B3">
            <w:pPr>
              <w:spacing w:after="0"/>
              <w:ind w:left="270"/>
              <w:rPr>
                <w:rFonts w:ascii="Aptos Narrow" w:hAnsi="Aptos Narrow" w:eastAsia="Aptos Narrow" w:cs="Aptos Narrow"/>
                <w:b/>
                <w:bCs/>
                <w:color w:val="000000" w:themeColor="text1"/>
                <w:sz w:val="22"/>
                <w:szCs w:val="22"/>
              </w:rPr>
            </w:pPr>
            <w:r w:rsidRPr="5FC4D073">
              <w:rPr>
                <w:rFonts w:ascii="Aptos Narrow" w:hAnsi="Aptos Narrow" w:eastAsia="Aptos Narrow" w:cs="Aptos Narrow"/>
                <w:b/>
                <w:bCs/>
                <w:color w:val="000000" w:themeColor="text1"/>
                <w:sz w:val="22"/>
                <w:szCs w:val="22"/>
              </w:rPr>
              <w:t>Guest</w:t>
            </w:r>
            <w:r w:rsidRPr="5FC4D073" w:rsidR="1DBF871A">
              <w:rPr>
                <w:rFonts w:ascii="Aptos Narrow" w:hAnsi="Aptos Narrow" w:eastAsia="Aptos Narrow" w:cs="Aptos Narrow"/>
                <w:b/>
                <w:bCs/>
                <w:color w:val="000000" w:themeColor="text1"/>
                <w:sz w:val="22"/>
                <w:szCs w:val="22"/>
              </w:rPr>
              <w:t xml:space="preserve"> </w:t>
            </w:r>
            <w:r w:rsidRPr="5FC4D073" w:rsidR="3DCE2565">
              <w:rPr>
                <w:rFonts w:ascii="Aptos Narrow" w:hAnsi="Aptos Narrow" w:eastAsia="Aptos Narrow" w:cs="Aptos Narrow"/>
                <w:b/>
                <w:bCs/>
                <w:color w:val="000000" w:themeColor="text1"/>
                <w:sz w:val="22"/>
                <w:szCs w:val="22"/>
              </w:rPr>
              <w:t xml:space="preserve">on-site </w:t>
            </w:r>
            <w:r w:rsidRPr="5FC4D073" w:rsidR="1DBF871A">
              <w:rPr>
                <w:rFonts w:ascii="Aptos Narrow" w:hAnsi="Aptos Narrow" w:eastAsia="Aptos Narrow" w:cs="Aptos Narrow"/>
                <w:b/>
                <w:bCs/>
                <w:color w:val="000000" w:themeColor="text1"/>
                <w:sz w:val="22"/>
                <w:szCs w:val="22"/>
              </w:rPr>
              <w:t>user</w:t>
            </w:r>
          </w:p>
        </w:tc>
        <w:tc>
          <w:tcPr>
            <w:tcW w:w="1695" w:type="dxa"/>
            <w:tcMar>
              <w:top w:w="15" w:type="dxa"/>
              <w:left w:w="15" w:type="dxa"/>
              <w:right w:w="15" w:type="dxa"/>
            </w:tcMar>
          </w:tcPr>
          <w:p w:rsidR="5FC4D073" w:rsidP="5FC4D073" w:rsidRDefault="5FC4D073" w14:paraId="4B9C9D75" w14:textId="655804D1">
            <w:pPr>
              <w:spacing w:after="0"/>
              <w:ind w:left="270"/>
              <w:rPr>
                <w:rFonts w:ascii="Aptos Narrow" w:hAnsi="Aptos Narrow" w:eastAsia="Aptos Narrow" w:cs="Aptos Narrow"/>
                <w:color w:val="000000" w:themeColor="text1"/>
                <w:sz w:val="22"/>
                <w:szCs w:val="22"/>
              </w:rPr>
            </w:pPr>
            <w:r w:rsidRPr="5FC4D073">
              <w:rPr>
                <w:rFonts w:ascii="Aptos Narrow" w:hAnsi="Aptos Narrow" w:eastAsia="Aptos Narrow" w:cs="Aptos Narrow"/>
                <w:color w:val="000000" w:themeColor="text1"/>
                <w:sz w:val="22"/>
                <w:szCs w:val="22"/>
              </w:rPr>
              <w:t>User</w:t>
            </w:r>
          </w:p>
        </w:tc>
        <w:tc>
          <w:tcPr>
            <w:tcW w:w="2745" w:type="dxa"/>
            <w:tcMar>
              <w:top w:w="15" w:type="dxa"/>
              <w:left w:w="15" w:type="dxa"/>
              <w:right w:w="15" w:type="dxa"/>
            </w:tcMar>
          </w:tcPr>
          <w:p w:rsidR="5B90F473" w:rsidP="5FC4D073" w:rsidRDefault="5B90F473" w14:paraId="37804A00" w14:textId="01908492">
            <w:pPr>
              <w:ind w:left="270"/>
            </w:pPr>
            <w:r w:rsidRPr="5FC4D073">
              <w:rPr>
                <w:rFonts w:ascii="Aptos Narrow" w:hAnsi="Aptos Narrow" w:eastAsia="Aptos Narrow" w:cs="Aptos Narrow"/>
                <w:color w:val="000000" w:themeColor="text1"/>
                <w:sz w:val="22"/>
                <w:szCs w:val="22"/>
              </w:rPr>
              <w:t>Anonymous user accessing content at one of the physical LDL locations</w:t>
            </w:r>
          </w:p>
        </w:tc>
        <w:tc>
          <w:tcPr>
            <w:tcW w:w="2130" w:type="dxa"/>
            <w:tcMar>
              <w:top w:w="15" w:type="dxa"/>
              <w:left w:w="15" w:type="dxa"/>
              <w:right w:w="15" w:type="dxa"/>
            </w:tcMar>
          </w:tcPr>
          <w:p w:rsidR="5FC4D073" w:rsidP="5FC4D073" w:rsidRDefault="5FC4D073" w14:paraId="29E1CA7D" w14:textId="1E003E13">
            <w:pPr>
              <w:ind w:left="270"/>
              <w:rPr>
                <w:rFonts w:ascii="Aptos Narrow" w:hAnsi="Aptos Narrow" w:eastAsia="Aptos Narrow" w:cs="Aptos Narrow"/>
                <w:color w:val="000000" w:themeColor="text1"/>
                <w:sz w:val="22"/>
                <w:szCs w:val="22"/>
              </w:rPr>
            </w:pPr>
          </w:p>
        </w:tc>
      </w:tr>
      <w:tr w:rsidR="5FC4D073" w:rsidTr="0D9520A5" w14:paraId="1696C2DA" w14:textId="77777777">
        <w:trPr>
          <w:trHeight w:val="300"/>
        </w:trPr>
        <w:tc>
          <w:tcPr>
            <w:tcW w:w="2265" w:type="dxa"/>
            <w:tcMar>
              <w:top w:w="15" w:type="dxa"/>
              <w:left w:w="15" w:type="dxa"/>
              <w:right w:w="15" w:type="dxa"/>
            </w:tcMar>
          </w:tcPr>
          <w:p w:rsidR="5B90F473" w:rsidP="5FC4D073" w:rsidRDefault="5B90F473" w14:paraId="0A95788B" w14:textId="1D4E7E59">
            <w:pPr>
              <w:spacing w:after="0"/>
              <w:ind w:left="270"/>
              <w:rPr>
                <w:rFonts w:ascii="Aptos Narrow" w:hAnsi="Aptos Narrow" w:eastAsia="Aptos Narrow" w:cs="Aptos Narrow"/>
                <w:b/>
                <w:bCs/>
                <w:color w:val="000000" w:themeColor="text1"/>
                <w:sz w:val="22"/>
                <w:szCs w:val="22"/>
              </w:rPr>
            </w:pPr>
            <w:r w:rsidRPr="5FC4D073">
              <w:rPr>
                <w:rFonts w:ascii="Aptos Narrow" w:hAnsi="Aptos Narrow" w:eastAsia="Aptos Narrow" w:cs="Aptos Narrow"/>
                <w:b/>
                <w:bCs/>
                <w:color w:val="000000" w:themeColor="text1"/>
                <w:sz w:val="22"/>
                <w:szCs w:val="22"/>
              </w:rPr>
              <w:t xml:space="preserve">Logged in </w:t>
            </w:r>
            <w:r w:rsidRPr="5FC4D073" w:rsidR="477B843A">
              <w:rPr>
                <w:rFonts w:ascii="Aptos Narrow" w:hAnsi="Aptos Narrow" w:eastAsia="Aptos Narrow" w:cs="Aptos Narrow"/>
                <w:b/>
                <w:bCs/>
                <w:color w:val="000000" w:themeColor="text1"/>
                <w:sz w:val="22"/>
                <w:szCs w:val="22"/>
              </w:rPr>
              <w:t xml:space="preserve">on-site </w:t>
            </w:r>
            <w:r w:rsidRPr="5FC4D073">
              <w:rPr>
                <w:rFonts w:ascii="Aptos Narrow" w:hAnsi="Aptos Narrow" w:eastAsia="Aptos Narrow" w:cs="Aptos Narrow"/>
                <w:b/>
                <w:bCs/>
                <w:color w:val="000000" w:themeColor="text1"/>
                <w:sz w:val="22"/>
                <w:szCs w:val="22"/>
              </w:rPr>
              <w:t>user</w:t>
            </w:r>
          </w:p>
        </w:tc>
        <w:tc>
          <w:tcPr>
            <w:tcW w:w="1695" w:type="dxa"/>
            <w:tcMar>
              <w:top w:w="15" w:type="dxa"/>
              <w:left w:w="15" w:type="dxa"/>
              <w:right w:w="15" w:type="dxa"/>
            </w:tcMar>
          </w:tcPr>
          <w:p w:rsidR="5B90F473" w:rsidP="5FC4D073" w:rsidRDefault="5B90F473" w14:paraId="12FFE47C" w14:textId="3C76291A">
            <w:pPr>
              <w:spacing w:after="0"/>
              <w:ind w:left="270"/>
            </w:pPr>
            <w:r w:rsidRPr="5FC4D073">
              <w:rPr>
                <w:rFonts w:ascii="Aptos Narrow" w:hAnsi="Aptos Narrow" w:eastAsia="Aptos Narrow" w:cs="Aptos Narrow"/>
                <w:color w:val="000000" w:themeColor="text1"/>
                <w:sz w:val="22"/>
                <w:szCs w:val="22"/>
                <w:lang w:val="en-US"/>
              </w:rPr>
              <w:t>User</w:t>
            </w:r>
          </w:p>
        </w:tc>
        <w:tc>
          <w:tcPr>
            <w:tcW w:w="2745" w:type="dxa"/>
            <w:tcMar>
              <w:top w:w="15" w:type="dxa"/>
              <w:left w:w="15" w:type="dxa"/>
              <w:right w:w="15" w:type="dxa"/>
            </w:tcMar>
          </w:tcPr>
          <w:p w:rsidR="5B90F473" w:rsidP="19659DE0" w:rsidRDefault="554786E0" w14:paraId="6722EDE8" w14:textId="4A579CC1">
            <w:pPr>
              <w:ind w:left="270"/>
              <w:rPr>
                <w:rFonts w:ascii="Aptos Narrow" w:hAnsi="Aptos Narrow" w:eastAsia="Aptos Narrow" w:cs="Aptos Narrow"/>
                <w:color w:val="000000" w:themeColor="text1"/>
                <w:sz w:val="22"/>
                <w:szCs w:val="22"/>
              </w:rPr>
            </w:pPr>
            <w:r w:rsidRPr="19659DE0">
              <w:rPr>
                <w:rFonts w:ascii="Aptos Narrow" w:hAnsi="Aptos Narrow" w:eastAsia="Aptos Narrow" w:cs="Aptos Narrow"/>
                <w:color w:val="000000" w:themeColor="text1"/>
                <w:sz w:val="22"/>
                <w:szCs w:val="22"/>
                <w:lang w:val="en-US"/>
              </w:rPr>
              <w:t>User accessing content at one of the physical LDL locations who has registered for personalisation.</w:t>
            </w:r>
          </w:p>
        </w:tc>
        <w:tc>
          <w:tcPr>
            <w:tcW w:w="2130" w:type="dxa"/>
            <w:tcMar>
              <w:top w:w="15" w:type="dxa"/>
              <w:left w:w="15" w:type="dxa"/>
              <w:right w:w="15" w:type="dxa"/>
            </w:tcMar>
          </w:tcPr>
          <w:p w:rsidR="5FC4D073" w:rsidP="5FC4D073" w:rsidRDefault="5FC4D073" w14:paraId="469A9578" w14:textId="75236919">
            <w:pPr>
              <w:ind w:left="270"/>
              <w:rPr>
                <w:rFonts w:ascii="Aptos Narrow" w:hAnsi="Aptos Narrow" w:eastAsia="Aptos Narrow" w:cs="Aptos Narrow"/>
                <w:color w:val="000000" w:themeColor="text1"/>
                <w:sz w:val="22"/>
                <w:szCs w:val="22"/>
              </w:rPr>
            </w:pPr>
          </w:p>
        </w:tc>
      </w:tr>
      <w:tr w:rsidR="5FC4D073" w:rsidTr="0D9520A5" w14:paraId="19B1F400" w14:textId="77777777">
        <w:trPr>
          <w:trHeight w:val="300"/>
        </w:trPr>
        <w:tc>
          <w:tcPr>
            <w:tcW w:w="2265" w:type="dxa"/>
            <w:tcMar>
              <w:top w:w="15" w:type="dxa"/>
              <w:left w:w="15" w:type="dxa"/>
              <w:right w:w="15" w:type="dxa"/>
            </w:tcMar>
          </w:tcPr>
          <w:p w:rsidR="5B90F473" w:rsidP="5FC4D073" w:rsidRDefault="5B90F473" w14:paraId="5EB40488" w14:textId="56341D64">
            <w:pPr>
              <w:spacing w:after="0"/>
              <w:ind w:left="270"/>
              <w:rPr>
                <w:rFonts w:ascii="Aptos Narrow" w:hAnsi="Aptos Narrow" w:eastAsia="Aptos Narrow" w:cs="Aptos Narrow"/>
                <w:b/>
                <w:bCs/>
                <w:color w:val="000000" w:themeColor="text1"/>
                <w:sz w:val="22"/>
                <w:szCs w:val="22"/>
              </w:rPr>
            </w:pPr>
            <w:r w:rsidRPr="5FC4D073">
              <w:rPr>
                <w:rFonts w:ascii="Aptos Narrow" w:hAnsi="Aptos Narrow" w:eastAsia="Aptos Narrow" w:cs="Aptos Narrow"/>
                <w:b/>
                <w:bCs/>
                <w:color w:val="000000" w:themeColor="text1"/>
                <w:sz w:val="22"/>
                <w:szCs w:val="22"/>
              </w:rPr>
              <w:t>LDL staff</w:t>
            </w:r>
          </w:p>
        </w:tc>
        <w:tc>
          <w:tcPr>
            <w:tcW w:w="1695" w:type="dxa"/>
            <w:tcMar>
              <w:top w:w="15" w:type="dxa"/>
              <w:left w:w="15" w:type="dxa"/>
              <w:right w:w="15" w:type="dxa"/>
            </w:tcMar>
          </w:tcPr>
          <w:p w:rsidR="34DA3A46" w:rsidP="5FC4D073" w:rsidRDefault="34DA3A46" w14:paraId="50C57862" w14:textId="3C76291A">
            <w:pPr>
              <w:spacing w:after="0"/>
              <w:ind w:left="270"/>
            </w:pPr>
            <w:r w:rsidRPr="5FC4D073">
              <w:rPr>
                <w:rFonts w:ascii="Aptos Narrow" w:hAnsi="Aptos Narrow" w:eastAsia="Aptos Narrow" w:cs="Aptos Narrow"/>
                <w:color w:val="000000" w:themeColor="text1"/>
                <w:sz w:val="22"/>
                <w:szCs w:val="22"/>
                <w:lang w:val="en-US"/>
              </w:rPr>
              <w:t>User</w:t>
            </w:r>
          </w:p>
          <w:p w:rsidR="5FC4D073" w:rsidP="5FC4D073" w:rsidRDefault="5FC4D073" w14:paraId="55B33AC8" w14:textId="1B3828A5">
            <w:pPr>
              <w:spacing w:after="0"/>
              <w:ind w:left="270"/>
              <w:rPr>
                <w:rFonts w:ascii="Aptos Narrow" w:hAnsi="Aptos Narrow" w:eastAsia="Aptos Narrow" w:cs="Aptos Narrow"/>
                <w:color w:val="000000" w:themeColor="text1"/>
                <w:sz w:val="22"/>
                <w:szCs w:val="22"/>
                <w:lang w:val="en-US"/>
              </w:rPr>
            </w:pPr>
          </w:p>
        </w:tc>
        <w:tc>
          <w:tcPr>
            <w:tcW w:w="2745" w:type="dxa"/>
            <w:tcMar>
              <w:top w:w="15" w:type="dxa"/>
              <w:left w:w="15" w:type="dxa"/>
              <w:right w:w="15" w:type="dxa"/>
            </w:tcMar>
          </w:tcPr>
          <w:p w:rsidR="5FC4D073" w:rsidP="19659DE0" w:rsidRDefault="522AF164" w14:paraId="11C10805" w14:textId="7B3EF800">
            <w:pPr>
              <w:ind w:left="270"/>
            </w:pPr>
            <w:r w:rsidRPr="19659DE0">
              <w:rPr>
                <w:rFonts w:ascii="Aptos Narrow" w:hAnsi="Aptos Narrow" w:eastAsia="Aptos Narrow" w:cs="Aptos Narrow"/>
                <w:color w:val="000000" w:themeColor="text1"/>
                <w:sz w:val="22"/>
                <w:szCs w:val="22"/>
                <w:lang w:val="en-US"/>
              </w:rPr>
              <w:t xml:space="preserve">User who works at </w:t>
            </w:r>
            <w:r w:rsidRPr="19659DE0">
              <w:rPr>
                <w:rFonts w:ascii="Aptos Narrow" w:hAnsi="Aptos Narrow" w:eastAsia="Aptos Narrow" w:cs="Aptos Narrow"/>
                <w:color w:val="000000" w:themeColor="text1"/>
                <w:sz w:val="22"/>
                <w:szCs w:val="22"/>
              </w:rPr>
              <w:t xml:space="preserve">one of </w:t>
            </w:r>
            <w:r w:rsidRPr="19659DE0">
              <w:rPr>
                <w:rFonts w:ascii="Aptos Narrow" w:hAnsi="Aptos Narrow" w:eastAsia="Aptos Narrow" w:cs="Aptos Narrow"/>
                <w:color w:val="000000" w:themeColor="text1"/>
                <w:sz w:val="22"/>
                <w:szCs w:val="22"/>
                <w:lang w:val="en-US"/>
              </w:rPr>
              <w:t>the Legal Deposit Librar</w:t>
            </w:r>
            <w:r w:rsidRPr="19659DE0">
              <w:rPr>
                <w:rFonts w:ascii="Aptos Narrow" w:hAnsi="Aptos Narrow" w:eastAsia="Aptos Narrow" w:cs="Aptos Narrow"/>
                <w:color w:val="000000" w:themeColor="text1"/>
                <w:sz w:val="22"/>
                <w:szCs w:val="22"/>
              </w:rPr>
              <w:t>ies</w:t>
            </w:r>
            <w:r w:rsidRPr="19659DE0" w:rsidR="46D06B4A">
              <w:rPr>
                <w:rFonts w:ascii="Aptos Narrow" w:hAnsi="Aptos Narrow" w:eastAsia="Aptos Narrow" w:cs="Aptos Narrow"/>
                <w:color w:val="000000" w:themeColor="text1"/>
                <w:sz w:val="22"/>
                <w:szCs w:val="22"/>
              </w:rPr>
              <w:t>. No content concurrency will be imposed on them.</w:t>
            </w:r>
          </w:p>
        </w:tc>
        <w:tc>
          <w:tcPr>
            <w:tcW w:w="2130" w:type="dxa"/>
            <w:tcMar>
              <w:top w:w="15" w:type="dxa"/>
              <w:left w:w="15" w:type="dxa"/>
              <w:right w:w="15" w:type="dxa"/>
            </w:tcMar>
          </w:tcPr>
          <w:p w:rsidR="5FC4D073" w:rsidP="5FC4D073" w:rsidRDefault="5FC4D073" w14:paraId="403CB88C" w14:textId="0822D3BD">
            <w:pPr>
              <w:ind w:left="270"/>
              <w:rPr>
                <w:rFonts w:ascii="Aptos Narrow" w:hAnsi="Aptos Narrow" w:eastAsia="Aptos Narrow" w:cs="Aptos Narrow"/>
                <w:color w:val="000000" w:themeColor="text1"/>
                <w:sz w:val="22"/>
                <w:szCs w:val="22"/>
              </w:rPr>
            </w:pPr>
          </w:p>
        </w:tc>
      </w:tr>
      <w:tr w:rsidR="19659DE0" w:rsidTr="0D9520A5" w14:paraId="25BBCB6F" w14:textId="77777777">
        <w:trPr>
          <w:trHeight w:val="300"/>
        </w:trPr>
        <w:tc>
          <w:tcPr>
            <w:tcW w:w="2265" w:type="dxa"/>
            <w:tcMar>
              <w:top w:w="15" w:type="dxa"/>
              <w:left w:w="15" w:type="dxa"/>
              <w:right w:w="15" w:type="dxa"/>
            </w:tcMar>
          </w:tcPr>
          <w:p w:rsidR="2BC21611" w:rsidP="19659DE0" w:rsidRDefault="6DD93113" w14:paraId="16F6AA2E" w14:textId="15554DC2">
            <w:pPr>
              <w:spacing w:after="0"/>
              <w:ind w:left="270"/>
              <w:rPr>
                <w:rFonts w:ascii="Aptos Narrow" w:hAnsi="Aptos Narrow" w:eastAsia="Aptos Narrow" w:cs="Aptos Narrow"/>
                <w:b/>
                <w:bCs/>
                <w:color w:val="000000" w:themeColor="text1"/>
                <w:sz w:val="22"/>
                <w:szCs w:val="22"/>
                <w:lang w:val="en-US"/>
              </w:rPr>
            </w:pPr>
            <w:commentRangeStart w:id="899"/>
            <w:commentRangeStart w:id="900"/>
            <w:commentRangeStart w:id="901"/>
            <w:commentRangeStart w:id="902"/>
            <w:commentRangeStart w:id="903"/>
            <w:commentRangeStart w:id="904"/>
            <w:r w:rsidRPr="0D9520A5">
              <w:rPr>
                <w:rFonts w:ascii="Aptos Narrow" w:hAnsi="Aptos Narrow" w:eastAsia="Aptos Narrow" w:cs="Aptos Narrow"/>
                <w:b/>
                <w:bCs/>
                <w:color w:val="000000" w:themeColor="text1"/>
                <w:sz w:val="22"/>
                <w:szCs w:val="22"/>
                <w:lang w:val="en-US"/>
              </w:rPr>
              <w:t>Catalo</w:t>
            </w:r>
            <w:r w:rsidRPr="0D9520A5">
              <w:rPr>
                <w:rFonts w:ascii="Aptos Narrow" w:hAnsi="Aptos Narrow" w:eastAsia="Aptos Narrow" w:cs="Aptos Narrow"/>
                <w:b/>
                <w:bCs/>
                <w:color w:val="000000" w:themeColor="text1"/>
                <w:sz w:val="22"/>
                <w:szCs w:val="22"/>
              </w:rPr>
              <w:t>gue</w:t>
            </w:r>
            <w:r w:rsidRPr="0D9520A5" w:rsidR="5E1CFC0F">
              <w:rPr>
                <w:rFonts w:ascii="Aptos Narrow" w:hAnsi="Aptos Narrow" w:eastAsia="Aptos Narrow" w:cs="Aptos Narrow"/>
                <w:b/>
                <w:bCs/>
                <w:color w:val="000000" w:themeColor="text1"/>
                <w:sz w:val="22"/>
                <w:szCs w:val="22"/>
                <w:lang w:val="en-US"/>
              </w:rPr>
              <w:t xml:space="preserve"> staff</w:t>
            </w:r>
            <w:commentRangeEnd w:id="899"/>
            <w:r w:rsidR="76465A2D">
              <w:rPr>
                <w:rStyle w:val="CommentReference"/>
                <w:rFonts w:ascii="Aptos Narrow" w:hAnsi="Aptos Narrow" w:eastAsia="Aptos Narrow" w:cs="Aptos Narrow"/>
                <w:b/>
                <w:bCs/>
                <w:color w:val="000000" w:themeColor="text1"/>
                <w:sz w:val="22"/>
                <w:szCs w:val="22"/>
                <w:lang w:val="en-US"/>
              </w:rPr>
              <w:commentReference w:id="899"/>
            </w:r>
            <w:commentRangeEnd w:id="900"/>
            <w:r>
              <w:rPr>
                <w:rStyle w:val="CommentReference"/>
              </w:rPr>
              <w:commentReference w:id="900"/>
            </w:r>
            <w:commentRangeEnd w:id="901"/>
            <w:r>
              <w:rPr>
                <w:rStyle w:val="CommentReference"/>
              </w:rPr>
              <w:commentReference w:id="901"/>
            </w:r>
            <w:commentRangeEnd w:id="902"/>
            <w:r>
              <w:rPr>
                <w:rStyle w:val="CommentReference"/>
              </w:rPr>
              <w:commentReference w:id="902"/>
            </w:r>
            <w:commentRangeEnd w:id="903"/>
            <w:r>
              <w:rPr>
                <w:rStyle w:val="CommentReference"/>
              </w:rPr>
              <w:commentReference w:id="903"/>
            </w:r>
            <w:commentRangeEnd w:id="904"/>
            <w:r>
              <w:rPr>
                <w:rStyle w:val="CommentReference"/>
              </w:rPr>
              <w:commentReference w:id="904"/>
            </w:r>
          </w:p>
        </w:tc>
        <w:tc>
          <w:tcPr>
            <w:tcW w:w="1695" w:type="dxa"/>
            <w:tcMar>
              <w:top w:w="15" w:type="dxa"/>
              <w:left w:w="15" w:type="dxa"/>
              <w:right w:w="15" w:type="dxa"/>
            </w:tcMar>
          </w:tcPr>
          <w:p w:rsidR="19659DE0" w:rsidP="19659DE0" w:rsidRDefault="19659DE0" w14:paraId="25AB5CE2" w14:textId="6D0A24F9">
            <w:pPr>
              <w:spacing w:after="0"/>
              <w:ind w:left="270"/>
            </w:pPr>
            <w:r w:rsidRPr="19659DE0">
              <w:rPr>
                <w:rFonts w:ascii="Aptos Narrow" w:hAnsi="Aptos Narrow" w:eastAsia="Aptos Narrow" w:cs="Aptos Narrow"/>
                <w:color w:val="000000" w:themeColor="text1"/>
                <w:sz w:val="22"/>
                <w:szCs w:val="22"/>
                <w:lang w:val="en-US"/>
              </w:rPr>
              <w:t>User</w:t>
            </w:r>
          </w:p>
        </w:tc>
        <w:tc>
          <w:tcPr>
            <w:tcW w:w="2745" w:type="dxa"/>
            <w:tcMar>
              <w:top w:w="15" w:type="dxa"/>
              <w:left w:w="15" w:type="dxa"/>
              <w:right w:w="15" w:type="dxa"/>
            </w:tcMar>
          </w:tcPr>
          <w:p w:rsidR="0532F8D4" w:rsidP="19659DE0" w:rsidRDefault="0532F8D4" w14:paraId="1F7A9D29" w14:textId="1D6C97DB">
            <w:pPr>
              <w:ind w:left="270"/>
            </w:pPr>
            <w:r w:rsidRPr="19659DE0">
              <w:rPr>
                <w:rFonts w:ascii="Aptos Narrow" w:hAnsi="Aptos Narrow" w:eastAsia="Aptos Narrow" w:cs="Aptos Narrow"/>
                <w:color w:val="000000" w:themeColor="text1"/>
                <w:sz w:val="22"/>
                <w:szCs w:val="22"/>
                <w:lang w:val="en-US"/>
              </w:rPr>
              <w:t>No content concurrency will be imposed on them. No access to the Publisher Submi</w:t>
            </w:r>
            <w:r w:rsidRPr="19659DE0">
              <w:rPr>
                <w:rFonts w:ascii="Aptos Narrow" w:hAnsi="Aptos Narrow" w:eastAsia="Aptos Narrow" w:cs="Aptos Narrow"/>
                <w:color w:val="000000" w:themeColor="text1"/>
                <w:sz w:val="22"/>
                <w:szCs w:val="22"/>
              </w:rPr>
              <w:t>ssion Portal</w:t>
            </w:r>
          </w:p>
        </w:tc>
        <w:tc>
          <w:tcPr>
            <w:tcW w:w="2130" w:type="dxa"/>
            <w:tcMar>
              <w:top w:w="15" w:type="dxa"/>
              <w:left w:w="15" w:type="dxa"/>
              <w:right w:w="15" w:type="dxa"/>
            </w:tcMar>
          </w:tcPr>
          <w:p w:rsidR="19659DE0" w:rsidP="19659DE0" w:rsidRDefault="19659DE0" w14:paraId="71E35217" w14:textId="0822D3BD">
            <w:pPr>
              <w:ind w:left="270"/>
              <w:rPr>
                <w:rFonts w:ascii="Aptos Narrow" w:hAnsi="Aptos Narrow" w:eastAsia="Aptos Narrow" w:cs="Aptos Narrow"/>
                <w:color w:val="000000" w:themeColor="text1"/>
                <w:sz w:val="22"/>
                <w:szCs w:val="22"/>
              </w:rPr>
            </w:pPr>
          </w:p>
        </w:tc>
      </w:tr>
      <w:tr w:rsidR="5FC4D073" w:rsidTr="0D9520A5" w14:paraId="7A102AC0" w14:textId="77777777">
        <w:trPr>
          <w:trHeight w:val="465"/>
        </w:trPr>
        <w:tc>
          <w:tcPr>
            <w:tcW w:w="2265" w:type="dxa"/>
            <w:tcMar>
              <w:top w:w="15" w:type="dxa"/>
              <w:left w:w="15" w:type="dxa"/>
              <w:right w:w="15" w:type="dxa"/>
            </w:tcMar>
          </w:tcPr>
          <w:p w:rsidR="34DA3A46" w:rsidP="5FC4D073" w:rsidRDefault="6401C501" w14:paraId="336A28F1" w14:textId="1B49C80E">
            <w:pPr>
              <w:spacing w:after="0"/>
              <w:ind w:left="270"/>
            </w:pPr>
            <w:r w:rsidRPr="19659DE0">
              <w:rPr>
                <w:rFonts w:ascii="Aptos Narrow" w:hAnsi="Aptos Narrow" w:eastAsia="Aptos Narrow" w:cs="Aptos Narrow"/>
                <w:b/>
                <w:bCs/>
                <w:color w:val="000000" w:themeColor="text1"/>
                <w:sz w:val="22"/>
                <w:szCs w:val="22"/>
                <w:lang w:val="en-US"/>
              </w:rPr>
              <w:t>HighWire Staff</w:t>
            </w:r>
          </w:p>
        </w:tc>
        <w:tc>
          <w:tcPr>
            <w:tcW w:w="1695" w:type="dxa"/>
            <w:tcMar>
              <w:top w:w="15" w:type="dxa"/>
              <w:left w:w="15" w:type="dxa"/>
              <w:right w:w="15" w:type="dxa"/>
            </w:tcMar>
          </w:tcPr>
          <w:p w:rsidR="5FC4D073" w:rsidP="5FC4D073" w:rsidRDefault="5FC4D073" w14:paraId="276CE1E9" w14:textId="6EDAAB03">
            <w:pPr>
              <w:spacing w:after="0"/>
              <w:ind w:left="270"/>
              <w:rPr>
                <w:rFonts w:ascii="Aptos Narrow" w:hAnsi="Aptos Narrow" w:eastAsia="Aptos Narrow" w:cs="Aptos Narrow"/>
                <w:color w:val="000000" w:themeColor="text1"/>
                <w:sz w:val="22"/>
                <w:szCs w:val="22"/>
              </w:rPr>
            </w:pPr>
            <w:r w:rsidRPr="5FC4D073">
              <w:rPr>
                <w:rFonts w:ascii="Aptos Narrow" w:hAnsi="Aptos Narrow" w:eastAsia="Aptos Narrow" w:cs="Aptos Narrow"/>
                <w:color w:val="000000" w:themeColor="text1"/>
                <w:sz w:val="22"/>
                <w:szCs w:val="22"/>
              </w:rPr>
              <w:t>User</w:t>
            </w:r>
          </w:p>
        </w:tc>
        <w:tc>
          <w:tcPr>
            <w:tcW w:w="2745" w:type="dxa"/>
            <w:tcMar>
              <w:top w:w="15" w:type="dxa"/>
              <w:left w:w="15" w:type="dxa"/>
              <w:right w:w="15" w:type="dxa"/>
            </w:tcMar>
          </w:tcPr>
          <w:p w:rsidR="416F4BF7" w:rsidP="19659DE0" w:rsidRDefault="77D7CE54" w14:paraId="6FBAAEF1" w14:textId="27B30CFF">
            <w:pPr>
              <w:ind w:left="270"/>
              <w:rPr>
                <w:rFonts w:ascii="Aptos Narrow" w:hAnsi="Aptos Narrow" w:eastAsia="Aptos Narrow" w:cs="Aptos Narrow"/>
                <w:color w:val="000000" w:themeColor="text1"/>
                <w:sz w:val="22"/>
                <w:szCs w:val="22"/>
                <w:lang w:val="en-US"/>
              </w:rPr>
            </w:pPr>
            <w:commentRangeStart w:id="905"/>
            <w:commentRangeStart w:id="906"/>
            <w:r w:rsidRPr="19659DE0">
              <w:rPr>
                <w:rFonts w:ascii="Aptos Narrow" w:hAnsi="Aptos Narrow" w:eastAsia="Aptos Narrow" w:cs="Aptos Narrow"/>
                <w:color w:val="000000" w:themeColor="text1"/>
                <w:sz w:val="22"/>
                <w:szCs w:val="22"/>
                <w:lang w:val="en-US"/>
              </w:rPr>
              <w:t>Administrative user with full access</w:t>
            </w:r>
            <w:commentRangeEnd w:id="905"/>
            <w:r>
              <w:rPr>
                <w:rStyle w:val="CommentReference"/>
                <w:rFonts w:ascii="Aptos Narrow" w:hAnsi="Aptos Narrow" w:eastAsia="Aptos Narrow" w:cs="Aptos Narrow"/>
                <w:color w:val="000000" w:themeColor="text1"/>
                <w:sz w:val="22"/>
                <w:szCs w:val="22"/>
                <w:lang w:val="en-US"/>
              </w:rPr>
              <w:commentReference w:id="905"/>
            </w:r>
            <w:commentRangeEnd w:id="906"/>
            <w:r>
              <w:rPr>
                <w:rStyle w:val="CommentReference"/>
              </w:rPr>
              <w:commentReference w:id="906"/>
            </w:r>
          </w:p>
        </w:tc>
        <w:tc>
          <w:tcPr>
            <w:tcW w:w="2130" w:type="dxa"/>
            <w:tcMar>
              <w:top w:w="15" w:type="dxa"/>
              <w:left w:w="15" w:type="dxa"/>
              <w:right w:w="15" w:type="dxa"/>
            </w:tcMar>
          </w:tcPr>
          <w:p w:rsidR="5FC4D073" w:rsidP="5FC4D073" w:rsidRDefault="5FC4D073" w14:paraId="7581365B" w14:textId="092C10A6">
            <w:pPr>
              <w:spacing w:after="0"/>
              <w:ind w:left="270"/>
              <w:rPr>
                <w:rFonts w:ascii="Aptos Narrow" w:hAnsi="Aptos Narrow" w:eastAsia="Aptos Narrow" w:cs="Aptos Narrow"/>
                <w:color w:val="000000" w:themeColor="text1"/>
                <w:sz w:val="22"/>
                <w:szCs w:val="22"/>
              </w:rPr>
            </w:pPr>
          </w:p>
        </w:tc>
      </w:tr>
    </w:tbl>
    <w:p w:rsidR="39E76213" w:rsidP="39E76213" w:rsidRDefault="39E76213" w14:paraId="25E29DB8" w14:textId="65403921"/>
    <w:p w:rsidR="00E8133B" w:rsidP="00E8133B" w:rsidRDefault="00E8133B" w14:paraId="5AEDDEC7" w14:textId="77777777">
      <w:pPr>
        <w:pStyle w:val="paragraph"/>
        <w:spacing w:before="0" w:beforeAutospacing="0" w:after="0" w:afterAutospacing="0"/>
        <w:ind w:left="720"/>
        <w:textAlignment w:val="baseline"/>
        <w:rPr>
          <w:rFonts w:ascii="Aptos" w:hAnsi="Aptos"/>
        </w:rPr>
      </w:pPr>
      <w:r>
        <w:rPr>
          <w:rStyle w:val="eop"/>
          <w:rFonts w:ascii="Calibri" w:hAnsi="Calibri" w:cs="Calibri"/>
          <w:color w:val="000000"/>
          <w:sz w:val="22"/>
          <w:szCs w:val="22"/>
        </w:rPr>
        <w:t> </w:t>
      </w:r>
    </w:p>
    <w:p w:rsidR="00E8133B" w:rsidP="39E76213" w:rsidRDefault="262AEF29" w14:paraId="7288707A" w14:textId="13FEC25F">
      <w:pPr>
        <w:pStyle w:val="Heading1"/>
        <w:rPr>
          <w:rFonts w:ascii="Aptos" w:hAnsi="Aptos"/>
        </w:rPr>
      </w:pPr>
      <w:bookmarkStart w:name="_Toc216335095" w:id="907"/>
      <w:bookmarkStart w:name="_Toc1036298168" w:id="908"/>
      <w:bookmarkStart w:name="_Toc254336280" w:id="909"/>
      <w:bookmarkStart w:name="_Toc1410475819" w:id="910"/>
      <w:bookmarkStart w:name="_Toc1608505968" w:id="911"/>
      <w:bookmarkStart w:name="_Toc1216355576" w:id="912"/>
      <w:bookmarkStart w:name="_Toc2021478555" w:id="913"/>
      <w:r w:rsidRPr="19659DE0">
        <w:rPr>
          <w:lang w:val="en-GB"/>
        </w:rPr>
        <w:t>Non-Functional Requirements</w:t>
      </w:r>
      <w:bookmarkEnd w:id="907"/>
      <w:bookmarkEnd w:id="908"/>
      <w:bookmarkEnd w:id="909"/>
      <w:bookmarkEnd w:id="910"/>
      <w:bookmarkEnd w:id="911"/>
      <w:bookmarkEnd w:id="912"/>
      <w:bookmarkEnd w:id="913"/>
      <w:r>
        <w:t> </w:t>
      </w:r>
    </w:p>
    <w:p w:rsidR="34F3453C" w:rsidP="19659DE0" w:rsidRDefault="34F3453C" w14:paraId="710FD5D3" w14:textId="66BFE49C">
      <w:pPr>
        <w:pStyle w:val="Heading2"/>
        <w:rPr>
          <w:rFonts w:ascii="Aptos" w:hAnsi="Aptos"/>
        </w:rPr>
      </w:pPr>
      <w:bookmarkStart w:name="_Toc216335096" w:id="914"/>
      <w:bookmarkStart w:name="_Toc1487159110" w:id="915"/>
      <w:bookmarkStart w:name="_Toc983637718" w:id="916"/>
      <w:bookmarkStart w:name="_Toc354982275" w:id="917"/>
      <w:bookmarkStart w:name="_Toc354374981" w:id="918"/>
      <w:bookmarkStart w:name="_Toc438346240" w:id="919"/>
      <w:bookmarkStart w:name="_Toc805174387" w:id="920"/>
      <w:r>
        <w:t>Data volumes</w:t>
      </w:r>
      <w:bookmarkEnd w:id="914"/>
      <w:bookmarkEnd w:id="915"/>
      <w:bookmarkEnd w:id="916"/>
      <w:bookmarkEnd w:id="917"/>
      <w:bookmarkEnd w:id="918"/>
      <w:bookmarkEnd w:id="919"/>
      <w:bookmarkEnd w:id="920"/>
    </w:p>
    <w:p w:rsidR="08D00E59" w:rsidP="19659DE0" w:rsidRDefault="08D00E59" w14:paraId="60918123" w14:textId="255FE483">
      <w:pPr>
        <w:pStyle w:val="paragraph"/>
        <w:spacing w:before="0" w:beforeAutospacing="0" w:after="0" w:afterAutospacing="0"/>
      </w:pPr>
      <w:r w:rsidRPr="19659DE0">
        <w:rPr>
          <w:rFonts w:ascii="Verdana" w:hAnsi="Verdana" w:eastAsia="Verdana" w:cs="Verdana"/>
          <w:color w:val="575757"/>
          <w:sz w:val="18"/>
          <w:szCs w:val="18"/>
          <w:lang w:eastAsia="ja-JP"/>
        </w:rPr>
        <w:t>The total volume of all content</w:t>
      </w:r>
      <w:r w:rsidRPr="19659DE0" w:rsidR="43B1D939">
        <w:rPr>
          <w:rFonts w:ascii="Verdana" w:hAnsi="Verdana" w:eastAsia="Verdana" w:cs="Verdana"/>
          <w:color w:val="575757"/>
          <w:sz w:val="18"/>
          <w:szCs w:val="18"/>
          <w:lang w:eastAsia="ja-JP"/>
        </w:rPr>
        <w:t xml:space="preserve"> received, including metadata, content files and supplementary files,</w:t>
      </w:r>
      <w:r w:rsidRPr="19659DE0">
        <w:rPr>
          <w:rFonts w:ascii="Verdana" w:hAnsi="Verdana" w:eastAsia="Verdana" w:cs="Verdana"/>
          <w:color w:val="575757"/>
          <w:sz w:val="18"/>
          <w:szCs w:val="18"/>
          <w:lang w:eastAsia="ja-JP"/>
        </w:rPr>
        <w:t xml:space="preserve"> is expected to not exceed 6.5 TB</w:t>
      </w:r>
      <w:r w:rsidRPr="19659DE0" w:rsidR="5674FDA0">
        <w:rPr>
          <w:rFonts w:ascii="Verdana" w:hAnsi="Verdana" w:eastAsia="Verdana" w:cs="Verdana"/>
          <w:color w:val="575757"/>
          <w:sz w:val="18"/>
          <w:szCs w:val="18"/>
          <w:lang w:eastAsia="ja-JP"/>
        </w:rPr>
        <w:t>. This is based on estimations and analysis by the LDLs. The platform is designed to be able to scale further than this. However HighWire needs to design infrastructure and processes around the volume of content expected, and this is what will be used to do that.</w:t>
      </w:r>
    </w:p>
    <w:p w:rsidR="19659DE0" w:rsidP="19659DE0" w:rsidRDefault="19659DE0" w14:paraId="7234BA22" w14:textId="779AD59C">
      <w:pPr>
        <w:pStyle w:val="paragraph"/>
        <w:spacing w:before="0" w:beforeAutospacing="0" w:after="0" w:afterAutospacing="0"/>
      </w:pPr>
    </w:p>
    <w:p w:rsidR="5674FDA0" w:rsidP="0D9520A5" w:rsidRDefault="2F6E9308" w14:paraId="3120D16B" w14:textId="02F15266">
      <w:pPr>
        <w:pStyle w:val="paragraph"/>
        <w:spacing w:before="0" w:beforeAutospacing="0" w:after="0" w:afterAutospacing="0"/>
        <w:rPr>
          <w:rFonts w:ascii="Verdana" w:hAnsi="Verdana" w:eastAsia="Verdana" w:cs="Verdana"/>
          <w:color w:val="575757"/>
          <w:sz w:val="18"/>
          <w:szCs w:val="18"/>
          <w:lang w:eastAsia="ja-JP"/>
        </w:rPr>
      </w:pPr>
      <w:r w:rsidRPr="0D9520A5">
        <w:rPr>
          <w:rFonts w:ascii="Verdana" w:hAnsi="Verdana" w:eastAsia="Verdana" w:cs="Verdana"/>
          <w:color w:val="575757"/>
          <w:sz w:val="18"/>
          <w:szCs w:val="18"/>
          <w:lang w:eastAsia="ja-JP"/>
        </w:rPr>
        <w:t xml:space="preserve">Please note that the HighWire AtomStore is the </w:t>
      </w:r>
      <w:commentRangeStart w:id="921"/>
      <w:commentRangeStart w:id="922"/>
      <w:commentRangeStart w:id="923"/>
      <w:commentRangeStart w:id="924"/>
      <w:r w:rsidRPr="0D9520A5">
        <w:rPr>
          <w:rFonts w:ascii="Verdana" w:hAnsi="Verdana" w:eastAsia="Verdana" w:cs="Verdana"/>
          <w:color w:val="575757"/>
          <w:sz w:val="18"/>
          <w:szCs w:val="18"/>
          <w:lang w:eastAsia="ja-JP"/>
        </w:rPr>
        <w:t>long-term storage location</w:t>
      </w:r>
      <w:commentRangeEnd w:id="921"/>
      <w:r w:rsidRPr="0D9520A5" w:rsidR="0FC51534">
        <w:rPr>
          <w:rStyle w:val="CommentReference"/>
          <w:rFonts w:ascii="Verdana" w:hAnsi="Verdana" w:eastAsia="Verdana" w:cs="Verdana"/>
          <w:color w:val="575757"/>
          <w:sz w:val="18"/>
          <w:szCs w:val="18"/>
          <w:lang w:eastAsia="ja-JP"/>
        </w:rPr>
        <w:commentReference w:id="921"/>
      </w:r>
      <w:commentRangeEnd w:id="922"/>
      <w:r>
        <w:rPr>
          <w:rStyle w:val="CommentReference"/>
        </w:rPr>
        <w:commentReference w:id="922"/>
      </w:r>
      <w:commentRangeEnd w:id="923"/>
      <w:r>
        <w:rPr>
          <w:rStyle w:val="CommentReference"/>
        </w:rPr>
        <w:commentReference w:id="923"/>
      </w:r>
      <w:commentRangeEnd w:id="924"/>
      <w:r>
        <w:rPr>
          <w:rStyle w:val="CommentReference"/>
        </w:rPr>
        <w:commentReference w:id="924"/>
      </w:r>
      <w:r w:rsidRPr="0D9520A5">
        <w:rPr>
          <w:rFonts w:ascii="Verdana" w:hAnsi="Verdana" w:eastAsia="Verdana" w:cs="Verdana"/>
          <w:color w:val="575757"/>
          <w:sz w:val="18"/>
          <w:szCs w:val="18"/>
          <w:lang w:eastAsia="ja-JP"/>
        </w:rPr>
        <w:t xml:space="preserve"> of content within the HighWire ecosystem</w:t>
      </w:r>
      <w:ins w:author="Joshua Routh" w:date="2026-01-20T10:19:00Z" w16du:dateUtc="2026-01-20T10:19:49Z" w:id="925">
        <w:r w:rsidRPr="0D9520A5" w:rsidR="1051DD21">
          <w:rPr>
            <w:rFonts w:ascii="Verdana" w:hAnsi="Verdana" w:eastAsia="Verdana" w:cs="Verdana"/>
            <w:color w:val="575757"/>
            <w:sz w:val="18"/>
            <w:szCs w:val="18"/>
            <w:lang w:eastAsia="ja-JP"/>
          </w:rPr>
          <w:t xml:space="preserve"> (</w:t>
        </w:r>
      </w:ins>
      <w:del w:author="Joshua Routh" w:date="2026-01-20T10:19:00Z" w16du:dateUtc="2026-01-20T10:19:49Z" w:id="926">
        <w:r w:rsidRPr="0D9520A5" w:rsidDel="17EF662E" w:rsidR="0FC51534">
          <w:rPr>
            <w:rFonts w:ascii="Verdana" w:hAnsi="Verdana" w:eastAsia="Verdana" w:cs="Verdana"/>
            <w:color w:val="575757"/>
            <w:sz w:val="18"/>
            <w:szCs w:val="18"/>
            <w:lang w:eastAsia="ja-JP"/>
          </w:rPr>
          <w:delText>.</w:delText>
        </w:r>
      </w:del>
      <w:ins w:author="Joshua Routh" w:date="2026-01-20T10:19:00Z" w16du:dateUtc="2026-01-20T10:19:46Z" w:id="927">
        <w:r w:rsidRPr="0D9520A5" w:rsidR="3BB36219">
          <w:rPr>
            <w:rFonts w:ascii="Verdana" w:hAnsi="Verdana" w:eastAsia="Verdana" w:cs="Verdana"/>
            <w:color w:val="575757"/>
            <w:sz w:val="18"/>
            <w:szCs w:val="18"/>
            <w:lang w:eastAsia="ja-JP"/>
          </w:rPr>
          <w:t>For clarity, this is separate to the digital preservation storage system managed by the LDLs)</w:t>
        </w:r>
      </w:ins>
      <w:r w:rsidRPr="0D9520A5">
        <w:rPr>
          <w:rFonts w:ascii="Verdana" w:hAnsi="Verdana" w:eastAsia="Verdana" w:cs="Verdana"/>
          <w:color w:val="575757"/>
          <w:sz w:val="18"/>
          <w:szCs w:val="18"/>
          <w:lang w:eastAsia="ja-JP"/>
        </w:rPr>
        <w:t xml:space="preserve"> </w:t>
      </w:r>
      <w:ins w:author="Joshua Routh" w:date="2026-01-15T11:00:00Z" w16du:dateUtc="2026-01-15T11:00:52Z" w:id="928">
        <w:r w:rsidRPr="0D9520A5" w:rsidR="3E5019AF">
          <w:rPr>
            <w:rFonts w:ascii="Verdana" w:hAnsi="Verdana" w:eastAsia="Verdana" w:cs="Verdana"/>
            <w:color w:val="575757"/>
            <w:sz w:val="18"/>
            <w:szCs w:val="18"/>
            <w:lang w:eastAsia="ja-JP"/>
          </w:rPr>
          <w:t xml:space="preserve">The content does not undergo any transformation once it is stored here, and it does have regular back ups. </w:t>
        </w:r>
      </w:ins>
      <w:r w:rsidRPr="0D9520A5">
        <w:rPr>
          <w:rFonts w:ascii="Verdana" w:hAnsi="Verdana" w:eastAsia="Verdana" w:cs="Verdana"/>
          <w:color w:val="575757"/>
          <w:sz w:val="18"/>
          <w:szCs w:val="18"/>
          <w:lang w:eastAsia="ja-JP"/>
        </w:rPr>
        <w:t xml:space="preserve">The SFTP folder is a temporary holding space for the purposes of data </w:t>
      </w:r>
      <w:commentRangeStart w:id="929"/>
      <w:commentRangeStart w:id="930"/>
      <w:r w:rsidRPr="0D9520A5">
        <w:rPr>
          <w:rFonts w:ascii="Verdana" w:hAnsi="Verdana" w:eastAsia="Verdana" w:cs="Verdana"/>
          <w:color w:val="575757"/>
          <w:sz w:val="18"/>
          <w:szCs w:val="18"/>
          <w:lang w:eastAsia="ja-JP"/>
        </w:rPr>
        <w:t>tran</w:t>
      </w:r>
      <w:ins w:author="Joshua Routh" w:date="2026-01-20T10:20:00Z" w16du:dateUtc="2026-01-20T10:20:38Z" w:id="931">
        <w:r w:rsidRPr="0D9520A5" w:rsidR="3D304F2C">
          <w:rPr>
            <w:rFonts w:ascii="Verdana" w:hAnsi="Verdana" w:eastAsia="Verdana" w:cs="Verdana"/>
            <w:color w:val="575757"/>
            <w:sz w:val="18"/>
            <w:szCs w:val="18"/>
            <w:lang w:eastAsia="ja-JP"/>
          </w:rPr>
          <w:t>s</w:t>
        </w:r>
      </w:ins>
      <w:r w:rsidRPr="0D9520A5">
        <w:rPr>
          <w:rFonts w:ascii="Verdana" w:hAnsi="Verdana" w:eastAsia="Verdana" w:cs="Verdana"/>
          <w:color w:val="575757"/>
          <w:sz w:val="18"/>
          <w:szCs w:val="18"/>
          <w:lang w:eastAsia="ja-JP"/>
        </w:rPr>
        <w:t>fe</w:t>
      </w:r>
      <w:commentRangeEnd w:id="929"/>
      <w:r w:rsidRPr="0D9520A5" w:rsidR="0FC51534">
        <w:rPr>
          <w:rStyle w:val="CommentReference"/>
          <w:rFonts w:ascii="Verdana" w:hAnsi="Verdana" w:eastAsia="Verdana" w:cs="Verdana"/>
          <w:color w:val="575757"/>
          <w:sz w:val="18"/>
          <w:szCs w:val="18"/>
          <w:lang w:eastAsia="ja-JP"/>
        </w:rPr>
        <w:commentReference w:id="929"/>
      </w:r>
      <w:commentRangeEnd w:id="930"/>
      <w:r>
        <w:rPr>
          <w:rStyle w:val="CommentReference"/>
        </w:rPr>
        <w:commentReference w:id="930"/>
      </w:r>
      <w:r w:rsidRPr="0D9520A5">
        <w:rPr>
          <w:rFonts w:ascii="Verdana" w:hAnsi="Verdana" w:eastAsia="Verdana" w:cs="Verdana"/>
          <w:color w:val="575757"/>
          <w:sz w:val="18"/>
          <w:szCs w:val="18"/>
          <w:lang w:eastAsia="ja-JP"/>
        </w:rPr>
        <w:t>r.</w:t>
      </w:r>
    </w:p>
    <w:p w:rsidR="19659DE0" w:rsidP="19659DE0" w:rsidRDefault="19659DE0" w14:paraId="02E4B8F6" w14:textId="550144D2">
      <w:pPr>
        <w:pStyle w:val="paragraph"/>
        <w:spacing w:before="0" w:beforeAutospacing="0" w:after="0" w:afterAutospacing="0"/>
      </w:pPr>
    </w:p>
    <w:p w:rsidR="5674FDA0" w:rsidP="19659DE0" w:rsidRDefault="5674FDA0" w14:paraId="00652A9E" w14:textId="4C5FE10F">
      <w:pPr>
        <w:pStyle w:val="paragraph"/>
        <w:spacing w:before="0" w:beforeAutospacing="0" w:after="0" w:afterAutospacing="0"/>
      </w:pPr>
      <w:r w:rsidRPr="19659DE0">
        <w:rPr>
          <w:rFonts w:ascii="Verdana" w:hAnsi="Verdana" w:eastAsia="Verdana" w:cs="Verdana"/>
          <w:color w:val="575757"/>
          <w:sz w:val="18"/>
          <w:szCs w:val="18"/>
          <w:lang w:eastAsia="ja-JP"/>
        </w:rPr>
        <w:t>The volume of data used will be assessed by both HighWire and LDLs regularly, so that if it is on a trajectory to exceed the agreed limit, further plans can be put in place.</w:t>
      </w:r>
    </w:p>
    <w:p w:rsidR="19659DE0" w:rsidP="19659DE0" w:rsidRDefault="19659DE0" w14:paraId="0BCC7594" w14:textId="0A9F2691">
      <w:pPr>
        <w:pStyle w:val="paragraph"/>
        <w:spacing w:before="0" w:beforeAutospacing="0" w:after="0" w:afterAutospacing="0"/>
        <w:rPr>
          <w:rStyle w:val="eop"/>
          <w:rFonts w:ascii="Calibri" w:hAnsi="Calibri" w:cs="Calibri"/>
          <w:sz w:val="22"/>
          <w:szCs w:val="22"/>
          <w:highlight w:val="yellow"/>
        </w:rPr>
      </w:pPr>
    </w:p>
    <w:p w:rsidR="67A8C63F" w:rsidP="67A8C63F" w:rsidRDefault="67A8C63F" w14:paraId="6C3E2325" w14:textId="579881B7">
      <w:pPr>
        <w:pStyle w:val="paragraph"/>
        <w:spacing w:before="0" w:beforeAutospacing="0" w:after="0" w:afterAutospacing="0"/>
        <w:rPr>
          <w:rStyle w:val="eop"/>
          <w:rFonts w:ascii="Calibri" w:hAnsi="Calibri" w:cs="Calibri"/>
          <w:sz w:val="22"/>
          <w:szCs w:val="22"/>
        </w:rPr>
      </w:pPr>
    </w:p>
    <w:p w:rsidR="52CBB221" w:rsidP="67A8C63F" w:rsidRDefault="3AF7E8EC" w14:paraId="03BBE66E" w14:textId="600A73CD">
      <w:pPr>
        <w:pStyle w:val="Heading3"/>
        <w:spacing w:before="0" w:after="0"/>
      </w:pPr>
      <w:bookmarkStart w:name="_Toc216335097" w:id="932"/>
      <w:bookmarkStart w:name="_Toc103206999" w:id="933"/>
      <w:r>
        <w:t>Character encoding</w:t>
      </w:r>
      <w:bookmarkEnd w:id="932"/>
      <w:bookmarkEnd w:id="933"/>
    </w:p>
    <w:p w:rsidR="52CBB221" w:rsidP="67A8C63F" w:rsidRDefault="52CBB221" w14:paraId="690ED3F0" w14:textId="5B7898BB">
      <w:r>
        <w:br/>
      </w:r>
      <w:r>
        <w:t>Content input and display will support UTF-8 unless explicitly specified otherwise or not supported by the source data. This includes the ability to include characters such as diacritics in content display, and non-Latin characters in search results.</w:t>
      </w:r>
    </w:p>
    <w:p w:rsidR="52CBB221" w:rsidP="67A8C63F" w:rsidRDefault="52CBB221" w14:paraId="07896F93" w14:textId="72FE5AEE">
      <w:pPr>
        <w:spacing w:before="240" w:after="240"/>
      </w:pPr>
      <w:r w:rsidRPr="67A8C63F">
        <w:rPr>
          <w:lang w:val="en-US"/>
        </w:rPr>
        <w:t>This supports initial requirement RfP ID 3.2.3c, ‘NFR: UTF8 compliant’</w:t>
      </w:r>
    </w:p>
    <w:p w:rsidR="5FC4D073" w:rsidP="19659DE0" w:rsidRDefault="5FC4D073" w14:paraId="7D5BA1A3" w14:textId="6AACD691">
      <w:pPr>
        <w:pStyle w:val="Heading2"/>
        <w:spacing w:before="0" w:after="0"/>
        <w:rPr>
          <w:rStyle w:val="eop"/>
          <w:rFonts w:ascii="Aptos" w:hAnsi="Aptos"/>
          <w:sz w:val="22"/>
          <w:szCs w:val="22"/>
          <w:lang w:val="en-GB"/>
        </w:rPr>
      </w:pPr>
    </w:p>
    <w:p w:rsidR="7FD37A01" w:rsidP="5FC4D073" w:rsidRDefault="3C56C3E9" w14:paraId="4972E9DC" w14:textId="6635F9CE">
      <w:pPr>
        <w:pStyle w:val="Heading2"/>
        <w:rPr>
          <w:lang w:val="en-GB"/>
        </w:rPr>
      </w:pPr>
      <w:bookmarkStart w:name="_Toc216335098" w:id="934"/>
      <w:bookmarkStart w:name="_Toc513361358" w:id="935"/>
      <w:bookmarkStart w:name="_Toc487648586" w:id="936"/>
      <w:bookmarkStart w:name="_Toc629137061" w:id="937"/>
      <w:bookmarkStart w:name="_Toc836365082" w:id="938"/>
      <w:bookmarkStart w:name="_Toc1793764846" w:id="939"/>
      <w:bookmarkStart w:name="_Toc1167953853" w:id="940"/>
      <w:r w:rsidRPr="19659DE0">
        <w:rPr>
          <w:lang w:val="en-GB"/>
        </w:rPr>
        <w:t>User centred design</w:t>
      </w:r>
      <w:bookmarkEnd w:id="934"/>
      <w:bookmarkEnd w:id="935"/>
      <w:bookmarkEnd w:id="936"/>
      <w:bookmarkEnd w:id="937"/>
      <w:bookmarkEnd w:id="938"/>
      <w:bookmarkEnd w:id="939"/>
      <w:bookmarkEnd w:id="940"/>
    </w:p>
    <w:p w:rsidR="7FD37A01" w:rsidP="5FC4D073" w:rsidRDefault="0A3D7F65" w14:paraId="629FB51F" w14:textId="30A61B95">
      <w:pPr>
        <w:rPr>
          <w:lang w:val="en-GB"/>
        </w:rPr>
      </w:pPr>
      <w:r w:rsidRPr="477C5BEC">
        <w:rPr>
          <w:lang w:val="en-GB"/>
        </w:rPr>
        <w:t>The interface will be designed around the needs of the LDL’s target users. It will prioritise allowing users to make easy, fast decisions, and understand the context of what they are s</w:t>
      </w:r>
      <w:r w:rsidRPr="477C5BEC" w:rsidR="5F0EE482">
        <w:rPr>
          <w:lang w:val="en-GB"/>
        </w:rPr>
        <w:t xml:space="preserve">eeing with a </w:t>
      </w:r>
      <w:commentRangeStart w:id="941"/>
      <w:commentRangeStart w:id="942"/>
      <w:commentRangeStart w:id="943"/>
      <w:r w:rsidRPr="477C5BEC" w:rsidR="5F0EE482">
        <w:rPr>
          <w:lang w:val="en-GB"/>
        </w:rPr>
        <w:t>modern aesthetic</w:t>
      </w:r>
      <w:ins w:author="Joshua Routh" w:date="2026-01-20T10:21:00Z" w16du:dateUtc="2026-01-20T10:21:24Z" w:id="944">
        <w:r w:rsidRPr="477C5BEC" w:rsidR="67946847">
          <w:rPr>
            <w:lang w:val="en-GB"/>
          </w:rPr>
          <w:t>, and compliant with the accessibility standards defined in the ‘Accessibility’ section</w:t>
        </w:r>
      </w:ins>
      <w:commentRangeEnd w:id="941"/>
      <w:r w:rsidRPr="477C5BEC" w:rsidR="7FD37A01">
        <w:rPr>
          <w:rStyle w:val="CommentReference"/>
          <w:sz w:val="18"/>
          <w:szCs w:val="18"/>
          <w:lang w:val="en-GB"/>
        </w:rPr>
        <w:commentReference w:id="941"/>
      </w:r>
      <w:commentRangeEnd w:id="942"/>
      <w:r>
        <w:rPr>
          <w:rStyle w:val="CommentReference"/>
        </w:rPr>
        <w:commentReference w:id="942"/>
      </w:r>
      <w:commentRangeEnd w:id="943"/>
      <w:r>
        <w:rPr>
          <w:rStyle w:val="CommentReference"/>
        </w:rPr>
        <w:commentReference w:id="943"/>
      </w:r>
      <w:del w:author="Joshua Routh" w:date="2026-01-20T10:21:00Z" w16du:dateUtc="2026-01-20T10:21:10Z" w:id="945">
        <w:r w:rsidRPr="477C5BEC" w:rsidDel="5F0EE482" w:rsidR="7FD37A01">
          <w:rPr>
            <w:lang w:val="en-GB"/>
          </w:rPr>
          <w:delText>.</w:delText>
        </w:r>
      </w:del>
    </w:p>
    <w:p w:rsidR="2B893126" w:rsidP="5FC4D073" w:rsidRDefault="2B893126" w14:paraId="25A4954E" w14:textId="6774899B">
      <w:pPr>
        <w:rPr>
          <w:lang w:val="en-GB"/>
        </w:rPr>
      </w:pPr>
      <w:r w:rsidRPr="5FC4D073">
        <w:rPr>
          <w:lang w:val="en-GB"/>
        </w:rPr>
        <w:t>All designs will be shown to LDL staff in advance of going to production for review, amends and approval. Please see the ‘User interface tem</w:t>
      </w:r>
      <w:r w:rsidRPr="5FC4D073" w:rsidR="0D15DFD0">
        <w:rPr>
          <w:lang w:val="en-GB"/>
        </w:rPr>
        <w:t>p</w:t>
      </w:r>
      <w:r w:rsidRPr="5FC4D073">
        <w:rPr>
          <w:lang w:val="en-GB"/>
        </w:rPr>
        <w:t>lates’ section for more details.</w:t>
      </w:r>
    </w:p>
    <w:p w:rsidR="0946E15C" w:rsidP="19659DE0" w:rsidRDefault="0946E15C" w14:paraId="0DF148EC" w14:textId="72913EEF">
      <w:pPr>
        <w:spacing w:before="240" w:after="240"/>
        <w:rPr>
          <w:lang w:val="en-GB"/>
        </w:rPr>
      </w:pPr>
      <w:r w:rsidRPr="19659DE0">
        <w:rPr>
          <w:lang w:val="en-GB"/>
        </w:rPr>
        <w:t>This addresses initial requirement RfP ID 3.2.5a, ‘NFR: UCD’</w:t>
      </w:r>
      <w:r>
        <w:br/>
      </w:r>
    </w:p>
    <w:p w:rsidR="2CD56E8E" w:rsidP="19659DE0" w:rsidRDefault="2CD56E8E" w14:paraId="765F4B01" w14:textId="06D38992">
      <w:pPr>
        <w:pStyle w:val="Heading2"/>
        <w:rPr>
          <w:lang w:val="en-GB"/>
        </w:rPr>
      </w:pPr>
      <w:bookmarkStart w:name="_Toc1347365323" w:id="946"/>
      <w:r w:rsidRPr="19659DE0">
        <w:rPr>
          <w:lang w:val="en-GB"/>
        </w:rPr>
        <w:t>Cookie management</w:t>
      </w:r>
      <w:bookmarkEnd w:id="946"/>
    </w:p>
    <w:p w:rsidR="2CD56E8E" w:rsidP="19659DE0" w:rsidRDefault="2CD56E8E" w14:paraId="7270939E" w14:textId="61F84643">
      <w:pPr>
        <w:rPr>
          <w:lang w:val="en-US"/>
        </w:rPr>
      </w:pPr>
      <w:r w:rsidRPr="19659DE0">
        <w:rPr>
          <w:lang w:val="en-US"/>
        </w:rPr>
        <w:t>For all users of the submission portal, they will be offered cookie management options via a standards-compliant third party, Monsido.</w:t>
      </w:r>
    </w:p>
    <w:p w:rsidR="19659DE0" w:rsidP="19659DE0" w:rsidRDefault="19659DE0" w14:paraId="78B787F0" w14:textId="07B8C203">
      <w:pPr>
        <w:rPr>
          <w:lang w:val="en-GB"/>
        </w:rPr>
      </w:pPr>
    </w:p>
    <w:p w:rsidR="6875948A" w:rsidP="19659DE0" w:rsidRDefault="1889977A" w14:paraId="7582D73B" w14:textId="2886BD4E">
      <w:pPr>
        <w:pStyle w:val="Heading2"/>
        <w:rPr>
          <w:lang w:val="en-GB"/>
        </w:rPr>
      </w:pPr>
      <w:bookmarkStart w:name="_Toc216335099" w:id="947"/>
      <w:bookmarkStart w:name="_Toc411327124" w:id="948"/>
      <w:bookmarkStart w:name="_Toc1687894194" w:id="949"/>
      <w:bookmarkStart w:name="_Toc392663228" w:id="950"/>
      <w:bookmarkStart w:name="_Toc2088366660" w:id="951"/>
      <w:bookmarkStart w:name="_Toc1518032120" w:id="952"/>
      <w:bookmarkStart w:name="_Toc1035300655" w:id="953"/>
      <w:r w:rsidRPr="19659DE0">
        <w:rPr>
          <w:lang w:val="en-GB"/>
        </w:rPr>
        <w:t>Performance</w:t>
      </w:r>
      <w:r w:rsidRPr="19659DE0" w:rsidR="7BDBD139">
        <w:rPr>
          <w:lang w:val="en-GB"/>
        </w:rPr>
        <w:t xml:space="preserve"> and availability</w:t>
      </w:r>
      <w:bookmarkEnd w:id="947"/>
      <w:bookmarkEnd w:id="948"/>
      <w:bookmarkEnd w:id="949"/>
      <w:bookmarkEnd w:id="950"/>
      <w:bookmarkEnd w:id="951"/>
      <w:bookmarkEnd w:id="952"/>
      <w:bookmarkEnd w:id="953"/>
    </w:p>
    <w:p w:rsidR="258600D0" w:rsidP="67A8C63F" w:rsidRDefault="258600D0" w14:paraId="5B5A5138" w14:textId="0AE80107">
      <w:pPr>
        <w:rPr>
          <w:lang w:val="en-GB"/>
        </w:rPr>
      </w:pPr>
      <w:r w:rsidRPr="67A8C63F">
        <w:rPr>
          <w:lang w:val="en-GB"/>
        </w:rPr>
        <w:t>The platform will be available at least 99.931% of the time per month.</w:t>
      </w:r>
    </w:p>
    <w:p w:rsidR="45AB6E72" w:rsidP="67A8C63F" w:rsidRDefault="45AB6E72" w14:paraId="2BAE75B0" w14:textId="3E9825F7">
      <w:pPr>
        <w:rPr>
          <w:lang w:val="en-GB"/>
        </w:rPr>
      </w:pPr>
      <w:r w:rsidRPr="67A8C63F">
        <w:rPr>
          <w:lang w:val="en-GB"/>
        </w:rPr>
        <w:t>Page load times will be optimised, including using lazy loading for large images where appropriate.</w:t>
      </w:r>
    </w:p>
    <w:p w:rsidR="258600D0" w:rsidP="67A8C63F" w:rsidRDefault="258600D0" w14:paraId="7038E5E0" w14:textId="5CE1283F">
      <w:pPr>
        <w:rPr>
          <w:lang w:val="en-GB"/>
        </w:rPr>
      </w:pPr>
      <w:r w:rsidRPr="67A8C63F">
        <w:rPr>
          <w:lang w:val="en-GB"/>
        </w:rPr>
        <w:t>Reports on performance and availability will be created using a monitoring tool, and shared with the LDLs.</w:t>
      </w:r>
      <w:r w:rsidRPr="67A8C63F" w:rsidR="7791EE9F">
        <w:rPr>
          <w:lang w:val="en-GB"/>
        </w:rPr>
        <w:t xml:space="preserve"> If health threshholds are breached, alerts will be automatically generated so that the escalation process is triggered (see Operation</w:t>
      </w:r>
      <w:r w:rsidRPr="67A8C63F" w:rsidR="44F98BF4">
        <w:rPr>
          <w:lang w:val="en-GB"/>
        </w:rPr>
        <w:t>s</w:t>
      </w:r>
      <w:r w:rsidRPr="67A8C63F" w:rsidR="7791EE9F">
        <w:rPr>
          <w:lang w:val="en-GB"/>
        </w:rPr>
        <w:t>)</w:t>
      </w:r>
    </w:p>
    <w:p w:rsidR="258600D0" w:rsidP="67A8C63F" w:rsidRDefault="258600D0" w14:paraId="74CFDA86" w14:textId="58B0EE86">
      <w:pPr>
        <w:spacing w:before="240" w:after="240"/>
        <w:rPr>
          <w:lang w:val="en-GB"/>
        </w:rPr>
      </w:pPr>
      <w:r w:rsidRPr="67A8C63F">
        <w:rPr>
          <w:lang w:val="en-GB"/>
        </w:rPr>
        <w:t>This addresses initial requirements RfP ID 3.2.4a, ‘NFR: Uptime’ and 3.2.4d, ‘</w:t>
      </w:r>
      <w:r w:rsidRPr="67A8C63F" w:rsidR="31DA351B">
        <w:rPr>
          <w:lang w:val="en-GB"/>
        </w:rPr>
        <w:t>NFR: Performance reporting’</w:t>
      </w:r>
      <w:r w:rsidRPr="67A8C63F" w:rsidR="2B297C1B">
        <w:rPr>
          <w:lang w:val="en-GB"/>
        </w:rPr>
        <w:t>, and 3.2.4b, ‘NFR: Monitoring and Alerting’</w:t>
      </w:r>
    </w:p>
    <w:p w:rsidR="5FC4D073" w:rsidP="19659DE0" w:rsidRDefault="5FC4D073" w14:paraId="04A98FAC" w14:textId="0C639D2C">
      <w:pPr>
        <w:rPr>
          <w:lang w:val="en-GB"/>
        </w:rPr>
      </w:pPr>
    </w:p>
    <w:p w:rsidR="4F7B4B70" w:rsidP="19659DE0" w:rsidRDefault="4179465C" w14:paraId="75740547" w14:textId="10626BC9">
      <w:pPr>
        <w:pStyle w:val="Heading2"/>
        <w:rPr>
          <w:lang w:val="en-GB"/>
        </w:rPr>
      </w:pPr>
      <w:bookmarkStart w:name="_Toc216335100" w:id="954"/>
      <w:bookmarkStart w:name="_Toc2034843517" w:id="955"/>
      <w:bookmarkStart w:name="_Toc1543705574" w:id="956"/>
      <w:bookmarkStart w:name="_Toc1199656596" w:id="957"/>
      <w:bookmarkStart w:name="_Toc934784520" w:id="958"/>
      <w:bookmarkStart w:name="_Toc1296571225" w:id="959"/>
      <w:bookmarkStart w:name="_Toc1055921339" w:id="960"/>
      <w:r w:rsidRPr="19659DE0">
        <w:rPr>
          <w:lang w:val="en-GB"/>
        </w:rPr>
        <w:t>Accessibility</w:t>
      </w:r>
      <w:bookmarkEnd w:id="954"/>
      <w:bookmarkEnd w:id="955"/>
      <w:bookmarkEnd w:id="956"/>
      <w:bookmarkEnd w:id="957"/>
      <w:bookmarkEnd w:id="958"/>
      <w:bookmarkEnd w:id="959"/>
      <w:bookmarkEnd w:id="960"/>
    </w:p>
    <w:p w:rsidR="4F7B4B70" w:rsidP="67A8C63F" w:rsidRDefault="4F7B4B70" w14:paraId="543EF460" w14:textId="0BA0BF72">
      <w:pPr>
        <w:rPr>
          <w:lang w:val="en-GB"/>
        </w:rPr>
      </w:pPr>
      <w:r w:rsidRPr="67A8C63F">
        <w:rPr>
          <w:lang w:val="en-GB"/>
        </w:rPr>
        <w:t>The Publisher Submissions Portal and Content Display Portal will both be compliant with accessibility standard WCAG 2.2 AA. This will be reviewed in advance of launch, and will continue to be reviewed after launch to ensure the platform is compliant.</w:t>
      </w:r>
    </w:p>
    <w:p w:rsidR="528D8BF3" w:rsidP="67A8C63F" w:rsidRDefault="528D8BF3" w14:paraId="588C54E1" w14:textId="02A5D009">
      <w:pPr>
        <w:rPr>
          <w:lang w:val="en-GB"/>
        </w:rPr>
      </w:pPr>
      <w:r w:rsidRPr="67A8C63F">
        <w:rPr>
          <w:lang w:val="en-GB"/>
        </w:rPr>
        <w:t>The effect of being compliant with this standard is that the accessibility tools which are part of modern browsers will all operate correctly, allowing users with a wide range of abilities to access the content. This includes the browsers in-build ability to zoom in to make HTML text larger</w:t>
      </w:r>
      <w:r w:rsidRPr="67A8C63F" w:rsidR="12B85DFE">
        <w:rPr>
          <w:lang w:val="en-GB"/>
        </w:rPr>
        <w:t>.</w:t>
      </w:r>
    </w:p>
    <w:p w:rsidR="12B85DFE" w:rsidP="67A8C63F" w:rsidRDefault="12B85DFE" w14:paraId="62A9B521" w14:textId="35891C71">
      <w:pPr>
        <w:rPr>
          <w:lang w:val="en-GB"/>
        </w:rPr>
      </w:pPr>
      <w:r w:rsidRPr="67A8C63F">
        <w:rPr>
          <w:lang w:val="en-GB"/>
        </w:rPr>
        <w:t xml:space="preserve">Please note that </w:t>
      </w:r>
      <w:r w:rsidRPr="67A8C63F" w:rsidR="133D418E">
        <w:rPr>
          <w:lang w:val="en-GB"/>
        </w:rPr>
        <w:t xml:space="preserve">although </w:t>
      </w:r>
      <w:r w:rsidRPr="67A8C63F">
        <w:rPr>
          <w:lang w:val="en-GB"/>
        </w:rPr>
        <w:t xml:space="preserve">the </w:t>
      </w:r>
      <w:r w:rsidRPr="67A8C63F" w:rsidR="3552F232">
        <w:rPr>
          <w:lang w:val="en-GB"/>
        </w:rPr>
        <w:t>function</w:t>
      </w:r>
      <w:r w:rsidRPr="67A8C63F">
        <w:rPr>
          <w:lang w:val="en-GB"/>
        </w:rPr>
        <w:t>s of specific accessibility tools change rapidly</w:t>
      </w:r>
      <w:r w:rsidRPr="67A8C63F" w:rsidR="2C6F106C">
        <w:rPr>
          <w:lang w:val="en-GB"/>
        </w:rPr>
        <w:t xml:space="preserve"> and can not all be tested</w:t>
      </w:r>
      <w:r w:rsidRPr="67A8C63F">
        <w:rPr>
          <w:lang w:val="en-GB"/>
        </w:rPr>
        <w:t>, they are all designed to comply with WCAG standards. Our commitment is to comply with these same standards</w:t>
      </w:r>
    </w:p>
    <w:p w:rsidR="67A8C63F" w:rsidP="19659DE0" w:rsidRDefault="0233FD98" w14:paraId="40CD84CB" w14:textId="60E32A48">
      <w:pPr>
        <w:spacing w:before="240" w:after="240"/>
        <w:rPr>
          <w:lang w:val="en-GB"/>
        </w:rPr>
      </w:pPr>
      <w:r w:rsidRPr="19659DE0">
        <w:rPr>
          <w:lang w:val="en-GB"/>
        </w:rPr>
        <w:t>This addresses initial requirement RfP ID 3.2.3a, ‘NFR: Accessibility’, and 3.2.3b, ‘Accessibility tools’</w:t>
      </w:r>
    </w:p>
    <w:p w:rsidR="67A8C63F" w:rsidP="67A8C63F" w:rsidRDefault="67A8C63F" w14:paraId="4E50A5FD" w14:textId="55496FB5">
      <w:pPr>
        <w:rPr>
          <w:lang w:val="en-GB"/>
        </w:rPr>
      </w:pPr>
    </w:p>
    <w:p w:rsidR="00E8133B" w:rsidP="19659DE0" w:rsidRDefault="162D98F6" w14:paraId="4E43A95D" w14:textId="470FF816">
      <w:pPr>
        <w:pStyle w:val="Heading2"/>
      </w:pPr>
      <w:bookmarkStart w:name="_Toc1733622407" w:id="961"/>
      <w:bookmarkStart w:name="_Toc216335101" w:id="962"/>
      <w:bookmarkStart w:name="_Toc1440066573" w:id="963"/>
      <w:bookmarkStart w:name="_Toc1019208786" w:id="964"/>
      <w:bookmarkStart w:name="_Toc1519301864" w:id="965"/>
      <w:bookmarkStart w:name="_Toc180421469" w:id="966"/>
      <w:bookmarkStart w:name="_Toc1955990095" w:id="967"/>
      <w:r w:rsidRPr="19659DE0">
        <w:rPr>
          <w:lang w:val="en-GB"/>
        </w:rPr>
        <w:t>Security</w:t>
      </w:r>
      <w:bookmarkEnd w:id="961"/>
      <w:r>
        <w:t> </w:t>
      </w:r>
      <w:bookmarkEnd w:id="962"/>
      <w:bookmarkEnd w:id="963"/>
      <w:bookmarkEnd w:id="964"/>
      <w:bookmarkEnd w:id="965"/>
      <w:bookmarkEnd w:id="966"/>
      <w:bookmarkEnd w:id="967"/>
    </w:p>
    <w:p w:rsidR="00E8133B" w:rsidP="059AE98A" w:rsidRDefault="309AB574" w14:paraId="5A02AA22" w14:textId="52B0F4DE">
      <w:pPr>
        <w:rPr>
          <w:lang w:val="en-GB"/>
        </w:rPr>
      </w:pPr>
      <w:r w:rsidRPr="059AE98A">
        <w:rPr>
          <w:lang w:val="en-GB"/>
        </w:rPr>
        <w:t>The HighWire security team is committed to stringent measures to ensure the platform is completely secure. This includes</w:t>
      </w:r>
      <w:r w:rsidRPr="059AE98A" w:rsidR="70ACA537">
        <w:rPr>
          <w:lang w:val="en-GB"/>
        </w:rPr>
        <w:t>:</w:t>
      </w:r>
    </w:p>
    <w:p w:rsidR="00E8133B" w:rsidP="00366661" w:rsidRDefault="6174B5F3" w14:paraId="14C52855" w14:textId="5265B4CC">
      <w:pPr>
        <w:pStyle w:val="ListParagraph"/>
        <w:numPr>
          <w:ilvl w:val="0"/>
          <w:numId w:val="31"/>
        </w:numPr>
        <w:rPr>
          <w:lang w:val="en-GB"/>
        </w:rPr>
      </w:pPr>
      <w:r w:rsidRPr="19659DE0">
        <w:rPr>
          <w:lang w:val="en-GB"/>
        </w:rPr>
        <w:t xml:space="preserve">Following industry best practice in line with </w:t>
      </w:r>
      <w:r w:rsidRPr="19659DE0" w:rsidR="162D98F6">
        <w:rPr>
          <w:lang w:val="en-GB"/>
        </w:rPr>
        <w:t>ISO 27001</w:t>
      </w:r>
      <w:r w:rsidRPr="19659DE0" w:rsidR="2E7E2795">
        <w:rPr>
          <w:lang w:val="en-GB"/>
        </w:rPr>
        <w:t>, for which we are</w:t>
      </w:r>
      <w:r w:rsidRPr="19659DE0" w:rsidR="162D98F6">
        <w:rPr>
          <w:lang w:val="en-GB"/>
        </w:rPr>
        <w:t xml:space="preserve"> </w:t>
      </w:r>
      <w:r w:rsidRPr="19659DE0" w:rsidR="7113C8A3">
        <w:rPr>
          <w:lang w:val="en-GB"/>
        </w:rPr>
        <w:t xml:space="preserve">accredited. </w:t>
      </w:r>
    </w:p>
    <w:p w:rsidR="04D70217" w:rsidP="00366661" w:rsidRDefault="04D70217" w14:paraId="0340C8B7" w14:textId="67AE3C12">
      <w:pPr>
        <w:pStyle w:val="ListParagraph"/>
        <w:numPr>
          <w:ilvl w:val="0"/>
          <w:numId w:val="31"/>
        </w:numPr>
      </w:pPr>
      <w:r w:rsidRPr="059AE98A">
        <w:rPr>
          <w:lang w:val="en-GB"/>
        </w:rPr>
        <w:t>Data shall be encrypted in transit with at least TLS1.2 and at rest with strong encryption</w:t>
      </w:r>
    </w:p>
    <w:p w:rsidR="68B5C6C5" w:rsidP="00366661" w:rsidRDefault="68B5C6C5" w14:paraId="348F94A4" w14:textId="545BFD6A">
      <w:pPr>
        <w:pStyle w:val="ListParagraph"/>
        <w:numPr>
          <w:ilvl w:val="0"/>
          <w:numId w:val="31"/>
        </w:numPr>
      </w:pPr>
      <w:r>
        <w:t>Documents and metadata will be stored in a secure manner</w:t>
      </w:r>
    </w:p>
    <w:p w:rsidR="04D70217" w:rsidP="00366661" w:rsidRDefault="04D70217" w14:paraId="0602E8DE" w14:textId="293B2727">
      <w:pPr>
        <w:pStyle w:val="ListParagraph"/>
        <w:numPr>
          <w:ilvl w:val="0"/>
          <w:numId w:val="31"/>
        </w:numPr>
      </w:pPr>
      <w:r>
        <w:t>Multi-factor authentication for the submission portal</w:t>
      </w:r>
    </w:p>
    <w:p w:rsidR="04D70217" w:rsidP="00366661" w:rsidRDefault="5478D694" w14:paraId="13C0FF37" w14:textId="1987E0F1">
      <w:pPr>
        <w:pStyle w:val="ListParagraph"/>
        <w:numPr>
          <w:ilvl w:val="0"/>
          <w:numId w:val="31"/>
        </w:numPr>
      </w:pPr>
      <w:r w:rsidRPr="19659DE0">
        <w:rPr>
          <w:lang w:val="en-US"/>
        </w:rPr>
        <w:t>Employing an existing, mature, enterprise AIM system – Sigma</w:t>
      </w:r>
      <w:r w:rsidRPr="19659DE0" w:rsidR="0201557F">
        <w:rPr>
          <w:lang w:val="en-US"/>
        </w:rPr>
        <w:t xml:space="preserve"> – with its own regular security reviews</w:t>
      </w:r>
    </w:p>
    <w:p w:rsidR="04D70217" w:rsidP="00366661" w:rsidRDefault="0A650F1E" w14:paraId="205AF861" w14:textId="22B5EDFD">
      <w:pPr>
        <w:pStyle w:val="ListParagraph"/>
        <w:numPr>
          <w:ilvl w:val="0"/>
          <w:numId w:val="31"/>
        </w:numPr>
        <w:rPr>
          <w:ins w:author="Joshua Routh" w:date="2026-01-20T10:27:00Z" w16du:dateUtc="2026-01-20T10:27:44Z" w:id="968"/>
        </w:rPr>
      </w:pPr>
      <w:commentRangeStart w:id="969"/>
      <w:commentRangeStart w:id="970"/>
      <w:commentRangeStart w:id="971"/>
      <w:r>
        <w:t>Internal and external security reviews</w:t>
      </w:r>
      <w:commentRangeEnd w:id="969"/>
      <w:r w:rsidR="04D70217">
        <w:rPr>
          <w:rStyle w:val="CommentReference"/>
          <w:sz w:val="18"/>
          <w:szCs w:val="18"/>
        </w:rPr>
        <w:commentReference w:id="969"/>
      </w:r>
      <w:commentRangeEnd w:id="970"/>
      <w:r>
        <w:rPr>
          <w:rStyle w:val="CommentReference"/>
        </w:rPr>
        <w:commentReference w:id="970"/>
      </w:r>
      <w:commentRangeEnd w:id="971"/>
      <w:r>
        <w:rPr>
          <w:rStyle w:val="CommentReference"/>
        </w:rPr>
        <w:commentReference w:id="971"/>
      </w:r>
    </w:p>
    <w:p w:rsidR="6E9BC7BD" w:rsidP="477C5BEC" w:rsidRDefault="6E9BC7BD" w14:paraId="4953927F" w14:textId="70A700DD">
      <w:pPr>
        <w:pStyle w:val="ListParagraph"/>
        <w:numPr>
          <w:ilvl w:val="0"/>
          <w:numId w:val="31"/>
        </w:numPr>
      </w:pPr>
      <w:ins w:author="Joshua Routh" w:date="2026-01-20T10:27:00Z" w16du:dateUtc="2026-01-20T10:27:54Z" w:id="972">
        <w:r>
          <w:t>Penetration testing</w:t>
        </w:r>
      </w:ins>
    </w:p>
    <w:p w:rsidR="1ECB67BD" w:rsidP="00366661" w:rsidRDefault="68D1B9C1" w14:paraId="68692F02" w14:textId="68C5BAB3">
      <w:pPr>
        <w:pStyle w:val="ListParagraph"/>
        <w:numPr>
          <w:ilvl w:val="0"/>
          <w:numId w:val="31"/>
        </w:numPr>
        <w:rPr>
          <w:b/>
          <w:bCs/>
          <w:lang w:val="en-US"/>
        </w:rPr>
      </w:pPr>
      <w:r w:rsidRPr="19659DE0">
        <w:rPr>
          <w:lang w:val="en-US"/>
        </w:rPr>
        <w:t>Validation of any files uploaded to ensure they are in agreed file types</w:t>
      </w:r>
    </w:p>
    <w:p w:rsidR="34E0CBF2" w:rsidP="00366661" w:rsidRDefault="34E0CBF2" w14:paraId="1CC1CAED" w14:textId="21734929">
      <w:pPr>
        <w:pStyle w:val="ListParagraph"/>
        <w:numPr>
          <w:ilvl w:val="0"/>
          <w:numId w:val="31"/>
        </w:numPr>
        <w:rPr>
          <w:lang w:val="en-US"/>
        </w:rPr>
      </w:pPr>
      <w:r w:rsidRPr="059AE98A">
        <w:rPr>
          <w:lang w:val="en-US"/>
        </w:rPr>
        <w:t>Audit trail for key events in the submissions portal</w:t>
      </w:r>
    </w:p>
    <w:p w:rsidR="4C323889" w:rsidP="00366661" w:rsidRDefault="113195E5" w14:paraId="5C20A0C0" w14:textId="7F6093AC">
      <w:pPr>
        <w:pStyle w:val="ListParagraph"/>
        <w:numPr>
          <w:ilvl w:val="0"/>
          <w:numId w:val="31"/>
        </w:numPr>
      </w:pPr>
      <w:r>
        <w:t>Log in history audit trail for all users</w:t>
      </w:r>
    </w:p>
    <w:p w:rsidR="1C1AC58C" w:rsidP="00366661" w:rsidRDefault="1C1AC58C" w14:paraId="10A6DADC" w14:textId="4A45FD38">
      <w:pPr>
        <w:pStyle w:val="ListParagraph"/>
        <w:numPr>
          <w:ilvl w:val="0"/>
          <w:numId w:val="31"/>
        </w:numPr>
        <w:rPr>
          <w:lang w:val="en-US"/>
        </w:rPr>
      </w:pPr>
      <w:r w:rsidRPr="059AE98A">
        <w:rPr>
          <w:lang w:val="en-US"/>
        </w:rPr>
        <w:t>The solution shall fully comply with UK and EU data protection regulations and the British Library’s privacy and information governance policies</w:t>
      </w:r>
    </w:p>
    <w:p w:rsidR="1C1AC58C" w:rsidP="19659DE0" w:rsidRDefault="41A575AF" w14:paraId="4ACC204D" w14:textId="6FCF821A">
      <w:pPr>
        <w:spacing w:before="240" w:after="240"/>
        <w:rPr>
          <w:lang w:val="en-US"/>
        </w:rPr>
      </w:pPr>
      <w:r w:rsidRPr="19659DE0">
        <w:rPr>
          <w:lang w:val="en-US"/>
        </w:rPr>
        <w:t>This fulfils initial requirement</w:t>
      </w:r>
      <w:r w:rsidRPr="19659DE0" w:rsidR="483B5B60">
        <w:rPr>
          <w:lang w:val="en-US"/>
        </w:rPr>
        <w:t>s</w:t>
      </w:r>
      <w:r w:rsidRPr="19659DE0">
        <w:rPr>
          <w:lang w:val="en-US"/>
        </w:rPr>
        <w:t xml:space="preserve"> </w:t>
      </w:r>
      <w:r w:rsidRPr="19659DE0" w:rsidR="233551A8">
        <w:rPr>
          <w:lang w:val="en-US"/>
        </w:rPr>
        <w:t>3.2.1a, 3.2.1c, 3.2.1d, 3.2.1f, 3.2.1h, 3.2.2a</w:t>
      </w:r>
      <w:r w:rsidRPr="19659DE0" w:rsidR="5756D936">
        <w:rPr>
          <w:lang w:val="en-US"/>
        </w:rPr>
        <w:t>, 3.1.5b  </w:t>
      </w:r>
    </w:p>
    <w:p w:rsidR="059AE98A" w:rsidP="19659DE0" w:rsidRDefault="059AE98A" w14:paraId="347CF2A9" w14:textId="3000B84E">
      <w:pPr>
        <w:rPr>
          <w:lang w:val="en-US"/>
        </w:rPr>
      </w:pPr>
    </w:p>
    <w:p w:rsidR="4EDC26C7" w:rsidP="19659DE0" w:rsidRDefault="1C308575" w14:paraId="1092EA8C" w14:textId="54BBFC93">
      <w:pPr>
        <w:pStyle w:val="Heading3"/>
        <w:rPr>
          <w:lang w:val="en-US"/>
        </w:rPr>
      </w:pPr>
      <w:bookmarkStart w:name="_Toc216335102" w:id="973"/>
      <w:bookmarkStart w:name="_Toc448737136" w:id="974"/>
      <w:r w:rsidRPr="19659DE0">
        <w:rPr>
          <w:lang w:val="en-US"/>
        </w:rPr>
        <w:t>Back ups</w:t>
      </w:r>
      <w:bookmarkEnd w:id="973"/>
      <w:bookmarkEnd w:id="974"/>
    </w:p>
    <w:p w:rsidR="4F4B7D6D" w:rsidP="19659DE0" w:rsidRDefault="4E4CB7DB" w14:paraId="680409BB" w14:textId="068509AA">
      <w:pPr>
        <w:spacing w:before="240" w:after="240"/>
        <w:rPr>
          <w:lang w:val="en-US"/>
        </w:rPr>
      </w:pPr>
      <w:r w:rsidRPr="477C5BEC">
        <w:rPr>
          <w:lang w:val="en-US"/>
        </w:rPr>
        <w:t>The HighWire platform has been trusted by publishers for decade, and is treated by many of them as the version of record for their content. We have never had an incid</w:t>
      </w:r>
      <w:r w:rsidRPr="477C5BEC" w:rsidR="56DFA5AA">
        <w:rPr>
          <w:lang w:val="en-US"/>
        </w:rPr>
        <w:t xml:space="preserve">ent of losing publishers’ content, due to battle-hardened data protection and recovery processes. This applies both to the applications we develop and the content we receive. </w:t>
      </w:r>
      <w:ins w:author="Joshua Routh" w:date="2026-01-20T10:28:00Z" w16du:dateUtc="2026-01-20T10:28:59Z" w:id="975">
        <w:r w:rsidRPr="477C5BEC" w:rsidR="27488A5B">
          <w:rPr>
            <w:lang w:val="en-US"/>
          </w:rPr>
          <w:t>HighWire backs up all content received from publishers</w:t>
        </w:r>
      </w:ins>
      <w:ins w:author="Joshua Routh" w:date="2026-01-20T10:29:00Z" w16du:dateUtc="2026-01-20T10:29:17Z" w:id="976">
        <w:r w:rsidRPr="477C5BEC" w:rsidR="27488A5B">
          <w:rPr>
            <w:lang w:val="en-US"/>
          </w:rPr>
          <w:t xml:space="preserve">, and will also send all content back to the LDLs as part of the downstream content delivery requirement. </w:t>
        </w:r>
      </w:ins>
      <w:commentRangeStart w:id="977"/>
      <w:commentRangeStart w:id="978"/>
      <w:commentRangeStart w:id="979"/>
      <w:r w:rsidRPr="477C5BEC" w:rsidR="56DFA5AA">
        <w:rPr>
          <w:lang w:val="en-US"/>
        </w:rPr>
        <w:t>Further details</w:t>
      </w:r>
      <w:commentRangeEnd w:id="977"/>
      <w:r w:rsidRPr="477C5BEC" w:rsidR="4F4B7D6D">
        <w:rPr>
          <w:rStyle w:val="CommentReference"/>
          <w:sz w:val="18"/>
          <w:szCs w:val="18"/>
          <w:lang w:val="en-US"/>
        </w:rPr>
        <w:commentReference w:id="977"/>
      </w:r>
      <w:commentRangeEnd w:id="978"/>
      <w:r>
        <w:rPr>
          <w:rStyle w:val="CommentReference"/>
        </w:rPr>
        <w:commentReference w:id="978"/>
      </w:r>
      <w:commentRangeEnd w:id="979"/>
      <w:r>
        <w:rPr>
          <w:rStyle w:val="CommentReference"/>
        </w:rPr>
        <w:commentReference w:id="979"/>
      </w:r>
      <w:r w:rsidRPr="477C5BEC" w:rsidR="56DFA5AA">
        <w:rPr>
          <w:lang w:val="en-US"/>
        </w:rPr>
        <w:t xml:space="preserve"> of this pr</w:t>
      </w:r>
      <w:r w:rsidRPr="477C5BEC" w:rsidR="6C6565B6">
        <w:rPr>
          <w:lang w:val="en-US"/>
        </w:rPr>
        <w:t>ocess are available on request</w:t>
      </w:r>
    </w:p>
    <w:p w:rsidR="4EDC26C7" w:rsidP="19659DE0" w:rsidRDefault="1C308575" w14:paraId="6A2C5795" w14:textId="6525963B">
      <w:pPr>
        <w:spacing w:before="240" w:after="240"/>
        <w:rPr>
          <w:b/>
          <w:bCs/>
          <w:color w:val="FFFFFF" w:themeColor="background1"/>
          <w:highlight w:val="yellow"/>
          <w:lang w:val="en-US"/>
        </w:rPr>
      </w:pPr>
      <w:r w:rsidRPr="19659DE0">
        <w:rPr>
          <w:lang w:val="en-US"/>
        </w:rPr>
        <w:t>This fulfils initial requirement 3.2.1g, ‘NFR: Backup’</w:t>
      </w:r>
      <w:r w:rsidRPr="19659DE0" w:rsidR="2632796B">
        <w:rPr>
          <w:b/>
          <w:bCs/>
          <w:color w:val="FFFFFF" w:themeColor="background1"/>
          <w:highlight w:val="yellow"/>
          <w:lang w:val="en-US"/>
        </w:rPr>
        <w:t>.</w:t>
      </w:r>
    </w:p>
    <w:p w:rsidR="059AE98A" w:rsidP="059AE98A" w:rsidRDefault="059AE98A" w14:paraId="74C177EF" w14:textId="2CBC6DD6">
      <w:pPr>
        <w:rPr>
          <w:lang w:val="en-US"/>
        </w:rPr>
      </w:pPr>
    </w:p>
    <w:p w:rsidR="2B5E878D" w:rsidP="059AE98A" w:rsidRDefault="1D353E53" w14:paraId="018A7647" w14:textId="2EC53EFE">
      <w:pPr>
        <w:pStyle w:val="Heading3"/>
        <w:rPr>
          <w:lang w:val="en-US"/>
        </w:rPr>
      </w:pPr>
      <w:bookmarkStart w:name="_Toc216335103" w:id="980"/>
      <w:bookmarkStart w:name="_Toc220251877" w:id="981"/>
      <w:r w:rsidRPr="19659DE0">
        <w:rPr>
          <w:lang w:val="en-US"/>
        </w:rPr>
        <w:t>Incident management</w:t>
      </w:r>
      <w:bookmarkEnd w:id="980"/>
      <w:bookmarkEnd w:id="981"/>
    </w:p>
    <w:p w:rsidR="4C48E5CF" w:rsidP="19659DE0" w:rsidRDefault="4C48E5CF" w14:paraId="4D6DD00C" w14:textId="1987C220">
      <w:pPr>
        <w:spacing w:before="240" w:after="240"/>
        <w:rPr>
          <w:lang w:val="en-US"/>
        </w:rPr>
      </w:pPr>
      <w:r w:rsidRPr="19659DE0">
        <w:rPr>
          <w:lang w:val="en-US"/>
        </w:rPr>
        <w:t>HighWire has a mature process for managing operational</w:t>
      </w:r>
      <w:r w:rsidRPr="19659DE0" w:rsidR="14509F3C">
        <w:rPr>
          <w:lang w:val="en-US"/>
        </w:rPr>
        <w:t xml:space="preserve"> security</w:t>
      </w:r>
      <w:r w:rsidRPr="19659DE0">
        <w:rPr>
          <w:lang w:val="en-US"/>
        </w:rPr>
        <w:t xml:space="preserve"> issues, including 24/7 staff and clear escalation processes. These will be shared </w:t>
      </w:r>
      <w:r w:rsidRPr="19659DE0" w:rsidR="49C3E4BD">
        <w:rPr>
          <w:lang w:val="en-US"/>
        </w:rPr>
        <w:t xml:space="preserve">for review </w:t>
      </w:r>
      <w:r w:rsidRPr="19659DE0">
        <w:rPr>
          <w:lang w:val="en-US"/>
        </w:rPr>
        <w:t xml:space="preserve">as part of the go-live process as they are not part of the </w:t>
      </w:r>
      <w:r w:rsidRPr="19659DE0" w:rsidR="280C4C1C">
        <w:rPr>
          <w:lang w:val="en-US"/>
        </w:rPr>
        <w:t xml:space="preserve">functional </w:t>
      </w:r>
      <w:r w:rsidRPr="19659DE0">
        <w:rPr>
          <w:lang w:val="en-US"/>
        </w:rPr>
        <w:t>build specification.</w:t>
      </w:r>
    </w:p>
    <w:p w:rsidR="059AE98A" w:rsidP="19659DE0" w:rsidRDefault="1D353E53" w14:paraId="39D78739" w14:textId="3DF731A1">
      <w:pPr>
        <w:spacing w:before="240" w:after="240"/>
        <w:rPr>
          <w:lang w:val="en-US"/>
        </w:rPr>
      </w:pPr>
      <w:r w:rsidRPr="19659DE0">
        <w:rPr>
          <w:lang w:val="en-US"/>
        </w:rPr>
        <w:t>This fulfils initial requirement</w:t>
      </w:r>
      <w:r w:rsidRPr="19659DE0" w:rsidR="4F340E2E">
        <w:rPr>
          <w:lang w:val="en-US"/>
        </w:rPr>
        <w:t>s</w:t>
      </w:r>
      <w:r w:rsidRPr="19659DE0">
        <w:rPr>
          <w:lang w:val="en-US"/>
        </w:rPr>
        <w:t xml:space="preserve"> 3.2.1ae, ‘NFR: Security incident process’</w:t>
      </w:r>
      <w:r w:rsidRPr="19659DE0" w:rsidR="4D887A3C">
        <w:rPr>
          <w:lang w:val="en-US"/>
        </w:rPr>
        <w:t xml:space="preserve"> and 3.2.4c, ‘NFR: Escalation process’</w:t>
      </w:r>
    </w:p>
    <w:p w:rsidR="059AE98A" w:rsidP="059AE98A" w:rsidRDefault="059AE98A" w14:paraId="6DA36DA2" w14:textId="38D6A089">
      <w:pPr>
        <w:pStyle w:val="paragraph"/>
        <w:spacing w:before="0" w:beforeAutospacing="0" w:after="0" w:afterAutospacing="0"/>
        <w:rPr>
          <w:rFonts w:ascii="Aptos" w:hAnsi="Aptos"/>
        </w:rPr>
      </w:pPr>
    </w:p>
    <w:p w:rsidR="1399180F" w:rsidP="059AE98A" w:rsidRDefault="0C4DEF81" w14:paraId="7AA15FCD" w14:textId="5173B691">
      <w:pPr>
        <w:pStyle w:val="Heading2"/>
        <w:rPr>
          <w:lang w:val="en-IN"/>
        </w:rPr>
      </w:pPr>
      <w:bookmarkStart w:name="_Toc216335104" w:id="982"/>
      <w:bookmarkStart w:name="_Toc2079015652" w:id="983"/>
      <w:bookmarkStart w:name="_Toc943953169" w:id="984"/>
      <w:bookmarkStart w:name="_Toc1435668400" w:id="985"/>
      <w:bookmarkStart w:name="_Toc2129706899" w:id="986"/>
      <w:bookmarkStart w:name="_Toc568879250" w:id="987"/>
      <w:bookmarkStart w:name="_Toc880896263" w:id="988"/>
      <w:r w:rsidRPr="19659DE0">
        <w:rPr>
          <w:lang w:val="en-IN"/>
        </w:rPr>
        <w:t>Terminal specifications</w:t>
      </w:r>
      <w:bookmarkEnd w:id="982"/>
      <w:bookmarkEnd w:id="983"/>
      <w:bookmarkEnd w:id="984"/>
      <w:bookmarkEnd w:id="985"/>
      <w:bookmarkEnd w:id="986"/>
      <w:bookmarkEnd w:id="987"/>
      <w:bookmarkEnd w:id="988"/>
    </w:p>
    <w:p w:rsidR="1399180F" w:rsidP="059AE98A" w:rsidRDefault="1399180F" w14:paraId="60241963" w14:textId="26838357">
      <w:pPr>
        <w:rPr>
          <w:lang w:val="en-US"/>
        </w:rPr>
      </w:pPr>
      <w:r w:rsidRPr="059AE98A">
        <w:rPr>
          <w:lang w:val="en-US"/>
        </w:rPr>
        <w:t>The platform is designed to work on a wide range of modern devices. However for the purposes of this project the key use case is to work on the terminals at the LDLs, which specified as follows:</w:t>
      </w:r>
    </w:p>
    <w:p w:rsidR="1BF88628" w:rsidP="00366661" w:rsidRDefault="1BF88628" w14:paraId="6DA96687" w14:textId="2B0EC816">
      <w:pPr>
        <w:pStyle w:val="ListParagraph"/>
        <w:numPr>
          <w:ilvl w:val="0"/>
          <w:numId w:val="32"/>
        </w:numPr>
        <w:rPr>
          <w:lang w:val="en-US"/>
        </w:rPr>
      </w:pPr>
      <w:r w:rsidRPr="059AE98A">
        <w:rPr>
          <w:lang w:val="en-US"/>
        </w:rPr>
        <w:t>Number of terminals: roughly 2,000</w:t>
      </w:r>
    </w:p>
    <w:p w:rsidR="1BF88628" w:rsidP="00366661" w:rsidRDefault="1BF88628" w14:paraId="7AEF5FC7" w14:textId="0527EE7B">
      <w:pPr>
        <w:pStyle w:val="ListParagraph"/>
        <w:numPr>
          <w:ilvl w:val="1"/>
          <w:numId w:val="32"/>
        </w:numPr>
        <w:rPr>
          <w:lang w:val="en-IN"/>
        </w:rPr>
      </w:pPr>
      <w:r w:rsidRPr="059AE98A">
        <w:rPr>
          <w:lang w:val="en-IN"/>
        </w:rPr>
        <w:t>Around 1,000 public terminals, and 1,000 staff terminals</w:t>
      </w:r>
    </w:p>
    <w:p w:rsidR="1BF88628" w:rsidP="00366661" w:rsidRDefault="1BF88628" w14:paraId="366A3ED3" w14:textId="093B7A29">
      <w:pPr>
        <w:pStyle w:val="ListParagraph"/>
        <w:numPr>
          <w:ilvl w:val="0"/>
          <w:numId w:val="32"/>
        </w:numPr>
        <w:rPr>
          <w:lang w:val="en-IN"/>
        </w:rPr>
      </w:pPr>
      <w:r w:rsidRPr="059AE98A">
        <w:rPr>
          <w:lang w:val="en-IN"/>
        </w:rPr>
        <w:t>Screen resolutions: 1920x1080, ±25%</w:t>
      </w:r>
    </w:p>
    <w:p w:rsidR="63DF1689" w:rsidP="00366661" w:rsidRDefault="63DF1689" w14:paraId="109BC055" w14:textId="4B5DFE32">
      <w:pPr>
        <w:pStyle w:val="ListParagraph"/>
        <w:numPr>
          <w:ilvl w:val="0"/>
          <w:numId w:val="32"/>
        </w:numPr>
        <w:rPr>
          <w:lang w:val="en-US"/>
        </w:rPr>
      </w:pPr>
      <w:r w:rsidRPr="059AE98A">
        <w:rPr>
          <w:lang w:val="en-US"/>
        </w:rPr>
        <w:t>Browsers: Chrome, Edge, Safari, Firefox: the most recent versions, and most recent version minus one</w:t>
      </w:r>
      <w:r w:rsidRPr="059AE98A" w:rsidR="33F658E9">
        <w:rPr>
          <w:lang w:val="en-US"/>
        </w:rPr>
        <w:t>.</w:t>
      </w:r>
    </w:p>
    <w:p w:rsidR="059AE98A" w:rsidP="059AE98A" w:rsidRDefault="059AE98A" w14:paraId="0DD99101" w14:textId="05BEBA55">
      <w:pPr>
        <w:rPr>
          <w:lang w:val="en-IN"/>
        </w:rPr>
      </w:pPr>
    </w:p>
    <w:p w:rsidR="27FF8445" w:rsidRDefault="27FF8445" w14:paraId="72FB52A0" w14:textId="28A12A5F"/>
    <w:p w:rsidR="7AD7F298" w:rsidP="27FF8445" w:rsidRDefault="32CAA89B" w14:paraId="5B82DC15" w14:textId="3F93B26A">
      <w:pPr>
        <w:pStyle w:val="Heading2"/>
      </w:pPr>
      <w:bookmarkStart w:name="_Toc216335105" w:id="989"/>
      <w:bookmarkStart w:name="_Toc106778428" w:id="990"/>
      <w:bookmarkStart w:name="_Toc1688549303" w:id="991"/>
      <w:bookmarkStart w:name="_Toc1228904279" w:id="992"/>
      <w:bookmarkStart w:name="_Toc639989775" w:id="993"/>
      <w:bookmarkStart w:name="_Toc253029268" w:id="994"/>
      <w:bookmarkStart w:name="_Toc1031826252" w:id="995"/>
      <w:r>
        <w:t>Internal analytics</w:t>
      </w:r>
      <w:bookmarkEnd w:id="989"/>
      <w:bookmarkEnd w:id="990"/>
      <w:bookmarkEnd w:id="991"/>
      <w:bookmarkEnd w:id="992"/>
      <w:bookmarkEnd w:id="993"/>
      <w:bookmarkEnd w:id="994"/>
      <w:bookmarkEnd w:id="995"/>
    </w:p>
    <w:p w:rsidR="7AD7F298" w:rsidP="27FF8445" w:rsidRDefault="32CAA89B" w14:paraId="5DEB3DE7" w14:textId="00460EAE">
      <w:pPr>
        <w:rPr>
          <w:lang w:val="en-US"/>
        </w:rPr>
      </w:pPr>
      <w:r w:rsidRPr="19659DE0">
        <w:rPr>
          <w:lang w:val="en-US"/>
        </w:rPr>
        <w:t>The HighWire Google Analytics account will be used to assess engagement on the platform. This</w:t>
      </w:r>
      <w:r w:rsidRPr="19659DE0" w:rsidR="7ECB1884">
        <w:rPr>
          <w:lang w:val="en-US"/>
        </w:rPr>
        <w:t xml:space="preserve"> is</w:t>
      </w:r>
      <w:r w:rsidRPr="19659DE0">
        <w:rPr>
          <w:lang w:val="en-US"/>
        </w:rPr>
        <w:t xml:space="preserve"> separate to the </w:t>
      </w:r>
      <w:r w:rsidRPr="19659DE0" w:rsidR="2A1298CE">
        <w:rPr>
          <w:lang w:val="en-US"/>
        </w:rPr>
        <w:t>Content Dashboard</w:t>
      </w:r>
      <w:r w:rsidRPr="19659DE0">
        <w:rPr>
          <w:lang w:val="en-US"/>
        </w:rPr>
        <w:t xml:space="preserve"> section in which LDL </w:t>
      </w:r>
      <w:r w:rsidRPr="19659DE0" w:rsidR="5D8D9130">
        <w:rPr>
          <w:lang w:val="en-US"/>
        </w:rPr>
        <w:t>S</w:t>
      </w:r>
      <w:r w:rsidRPr="19659DE0">
        <w:rPr>
          <w:lang w:val="en-US"/>
        </w:rPr>
        <w:t>taff an</w:t>
      </w:r>
      <w:r w:rsidRPr="19659DE0" w:rsidR="47F78D25">
        <w:rPr>
          <w:lang w:val="en-US"/>
        </w:rPr>
        <w:t>alytics is defined.</w:t>
      </w:r>
    </w:p>
    <w:p w:rsidR="67A8C63F" w:rsidP="19659DE0" w:rsidRDefault="67A8C63F" w14:paraId="6DF2B6CE" w14:textId="441435A3"/>
    <w:p w:rsidRPr="00E8133B" w:rsidR="004862AC" w:rsidP="19659DE0" w:rsidRDefault="004862AC" w14:paraId="54738AF4" w14:textId="30029ED0"/>
    <w:p w:rsidRPr="00E8133B" w:rsidR="004862AC" w:rsidP="691660DA" w:rsidRDefault="21188EEC" w14:paraId="0826496E" w14:textId="71AB87E0">
      <w:pPr>
        <w:pStyle w:val="Heading1"/>
      </w:pPr>
      <w:bookmarkStart w:name="_Toc216335109" w:id="996"/>
      <w:bookmarkStart w:name="_Toc371666463" w:id="997"/>
      <w:bookmarkStart w:name="_Toc1260622926" w:id="998"/>
      <w:bookmarkStart w:name="_Toc1863473016" w:id="999"/>
      <w:bookmarkStart w:name="_Toc2117815799" w:id="1000"/>
      <w:bookmarkStart w:name="_Toc433077771" w:id="1001"/>
      <w:bookmarkStart w:name="_Toc1091093182" w:id="1002"/>
      <w:r>
        <w:t>Document acceptance</w:t>
      </w:r>
      <w:bookmarkEnd w:id="996"/>
      <w:bookmarkEnd w:id="997"/>
      <w:bookmarkEnd w:id="998"/>
      <w:bookmarkEnd w:id="999"/>
      <w:bookmarkEnd w:id="1000"/>
      <w:bookmarkEnd w:id="1001"/>
      <w:bookmarkEnd w:id="1002"/>
    </w:p>
    <w:p w:rsidRPr="00E8133B" w:rsidR="004862AC" w:rsidP="691660DA" w:rsidRDefault="004862AC" w14:paraId="46ABBD8F" w14:textId="77777777">
      <w:pPr>
        <w:spacing w:before="40"/>
        <w:rPr>
          <w:rFonts w:ascii="Calibri" w:hAnsi="Calibri" w:eastAsia="Calibri" w:cs="Calibri"/>
          <w:color w:val="2F5496"/>
          <w:sz w:val="26"/>
          <w:szCs w:val="26"/>
        </w:rPr>
      </w:pPr>
    </w:p>
    <w:p w:rsidRPr="00E8133B" w:rsidR="004862AC" w:rsidP="691660DA" w:rsidRDefault="21188EEC" w14:paraId="00403ED3" w14:textId="1BA1EEF3">
      <w:pPr>
        <w:pStyle w:val="Heading2"/>
        <w:rPr>
          <w:lang w:val="en-US"/>
        </w:rPr>
      </w:pPr>
      <w:bookmarkStart w:name="_Toc216335110" w:id="1003"/>
      <w:bookmarkStart w:name="_Toc1204385085" w:id="1004"/>
      <w:bookmarkStart w:name="_Toc1296630530" w:id="1005"/>
      <w:bookmarkStart w:name="_Toc1504841117" w:id="1006"/>
      <w:bookmarkStart w:name="_Toc1928890937" w:id="1007"/>
      <w:bookmarkStart w:name="_Toc1529726515" w:id="1008"/>
      <w:bookmarkStart w:name="_Toc1978264955" w:id="1009"/>
      <w:r w:rsidRPr="19659DE0">
        <w:rPr>
          <w:lang w:val="en-US"/>
        </w:rPr>
        <w:t>Signed on behalf of HighWire Press</w:t>
      </w:r>
      <w:bookmarkEnd w:id="1003"/>
      <w:bookmarkEnd w:id="1004"/>
      <w:bookmarkEnd w:id="1005"/>
      <w:bookmarkEnd w:id="1006"/>
      <w:bookmarkEnd w:id="1007"/>
      <w:bookmarkEnd w:id="1008"/>
      <w:bookmarkEnd w:id="1009"/>
    </w:p>
    <w:p w:rsidRPr="00E8133B" w:rsidR="004862AC" w:rsidP="691660DA" w:rsidRDefault="004862AC" w14:paraId="06BBA33E" w14:textId="77777777"/>
    <w:p w:rsidRPr="00E8133B" w:rsidR="004862AC" w:rsidP="691660DA" w:rsidRDefault="00024060" w14:paraId="1A299E5E" w14:textId="77777777">
      <w:r w:rsidRPr="00E8133B">
        <w:t>Signature</w:t>
      </w:r>
      <w:r w:rsidRPr="00E8133B">
        <w:tab/>
      </w:r>
      <w:r w:rsidRPr="00E8133B">
        <w:tab/>
      </w:r>
      <w:r w:rsidRPr="00E8133B">
        <w:t>..................................................</w:t>
      </w:r>
    </w:p>
    <w:p w:rsidRPr="00E8133B" w:rsidR="004862AC" w:rsidP="691660DA" w:rsidRDefault="004862AC" w14:paraId="464FCBC1" w14:textId="77777777"/>
    <w:p w:rsidRPr="00E8133B" w:rsidR="004862AC" w:rsidP="0D9520A5" w:rsidRDefault="4C172961" w14:paraId="724C12E1" w14:textId="77777777">
      <w:pPr>
        <w:rPr>
          <w:lang w:val="en-US"/>
        </w:rPr>
      </w:pPr>
      <w:r w:rsidRPr="0D9520A5">
        <w:rPr>
          <w:lang w:val="en-US"/>
        </w:rPr>
        <w:t>Print name</w:t>
      </w:r>
      <w:r w:rsidR="00024060">
        <w:tab/>
      </w:r>
      <w:r w:rsidR="00024060">
        <w:tab/>
      </w:r>
      <w:r w:rsidRPr="0D9520A5">
        <w:rPr>
          <w:b/>
          <w:bCs/>
          <w:lang w:val="en-US"/>
        </w:rPr>
        <w:t>Joshua Routh</w:t>
      </w:r>
      <w:r w:rsidRPr="0D9520A5">
        <w:rPr>
          <w:lang w:val="en-US"/>
        </w:rPr>
        <w:t>.............................</w:t>
      </w:r>
    </w:p>
    <w:p w:rsidRPr="00E8133B" w:rsidR="004862AC" w:rsidP="691660DA" w:rsidRDefault="004862AC" w14:paraId="5C8C6B09" w14:textId="77777777"/>
    <w:p w:rsidRPr="00E8133B" w:rsidR="004862AC" w:rsidP="0D9520A5" w:rsidRDefault="4C172961" w14:paraId="048EF6EC" w14:textId="77777777">
      <w:pPr>
        <w:rPr>
          <w:lang w:val="en-US"/>
        </w:rPr>
      </w:pPr>
      <w:r w:rsidRPr="0D9520A5">
        <w:rPr>
          <w:lang w:val="en-US"/>
        </w:rPr>
        <w:t>Title</w:t>
      </w:r>
      <w:r w:rsidR="00024060">
        <w:tab/>
      </w:r>
      <w:r w:rsidR="00024060">
        <w:tab/>
      </w:r>
      <w:r w:rsidR="00024060">
        <w:tab/>
      </w:r>
      <w:r w:rsidRPr="0D9520A5">
        <w:rPr>
          <w:b/>
          <w:bCs/>
          <w:lang w:val="en-US"/>
        </w:rPr>
        <w:t>Product Director Hosting</w:t>
      </w:r>
      <w:r w:rsidRPr="0D9520A5">
        <w:rPr>
          <w:lang w:val="en-US"/>
        </w:rPr>
        <w:t>............</w:t>
      </w:r>
    </w:p>
    <w:p w:rsidRPr="00E8133B" w:rsidR="004862AC" w:rsidP="691660DA" w:rsidRDefault="004862AC" w14:paraId="3382A365" w14:textId="77777777"/>
    <w:p w:rsidRPr="00E8133B" w:rsidR="004862AC" w:rsidP="691660DA" w:rsidRDefault="00024060" w14:paraId="7D0E4A4C" w14:textId="083B837A">
      <w:r w:rsidRPr="00E8133B">
        <w:t>Date</w:t>
      </w:r>
      <w:r w:rsidRPr="00E8133B">
        <w:tab/>
      </w:r>
      <w:r w:rsidRPr="00E8133B">
        <w:tab/>
      </w:r>
      <w:r w:rsidRPr="00E8133B">
        <w:tab/>
      </w:r>
      <w:r w:rsidRPr="00E8133B">
        <w:t>...............................................</w:t>
      </w:r>
    </w:p>
    <w:p w:rsidRPr="00E8133B" w:rsidR="004862AC" w:rsidP="691660DA" w:rsidRDefault="004862AC" w14:paraId="5C71F136" w14:textId="77777777">
      <w:pPr>
        <w:spacing w:before="40"/>
        <w:rPr>
          <w:rFonts w:ascii="Calibri" w:hAnsi="Calibri" w:eastAsia="Calibri" w:cs="Calibri"/>
          <w:color w:val="2F5496"/>
          <w:sz w:val="26"/>
          <w:szCs w:val="26"/>
        </w:rPr>
      </w:pPr>
    </w:p>
    <w:p w:rsidRPr="00E8133B" w:rsidR="004862AC" w:rsidP="691660DA" w:rsidRDefault="21188EEC" w14:paraId="26795F8F" w14:textId="45B435DD">
      <w:pPr>
        <w:pStyle w:val="Heading2"/>
      </w:pPr>
      <w:bookmarkStart w:name="_Toc216335111" w:id="1010"/>
      <w:bookmarkStart w:name="_Toc808462256" w:id="1011"/>
      <w:bookmarkStart w:name="_Toc2096462726" w:id="1012"/>
      <w:bookmarkStart w:name="_Toc992442158" w:id="1013"/>
      <w:bookmarkStart w:name="_Toc1241274647" w:id="1014"/>
      <w:bookmarkStart w:name="_Toc212027342" w:id="1015"/>
      <w:bookmarkStart w:name="_Toc1991818763" w:id="1016"/>
      <w:r>
        <w:t xml:space="preserve">Signed on behalf of </w:t>
      </w:r>
      <w:r w:rsidR="78A086AF">
        <w:t>LDLs</w:t>
      </w:r>
      <w:bookmarkEnd w:id="1010"/>
      <w:bookmarkEnd w:id="1011"/>
      <w:bookmarkEnd w:id="1012"/>
      <w:bookmarkEnd w:id="1013"/>
      <w:bookmarkEnd w:id="1014"/>
      <w:bookmarkEnd w:id="1015"/>
      <w:bookmarkEnd w:id="1016"/>
    </w:p>
    <w:p w:rsidRPr="00E8133B" w:rsidR="004862AC" w:rsidP="691660DA" w:rsidRDefault="004862AC" w14:paraId="62199465" w14:textId="77777777"/>
    <w:p w:rsidRPr="00E8133B" w:rsidR="004862AC" w:rsidP="691660DA" w:rsidRDefault="00024060" w14:paraId="078C59F0" w14:textId="748A9AAA">
      <w:r w:rsidRPr="00E8133B">
        <w:t>Signature</w:t>
      </w:r>
      <w:r w:rsidRPr="00E8133B">
        <w:tab/>
      </w:r>
      <w:r w:rsidRPr="00E8133B">
        <w:tab/>
      </w:r>
    </w:p>
    <w:p w:rsidRPr="00E8133B" w:rsidR="004862AC" w:rsidP="691660DA" w:rsidRDefault="004862AC" w14:paraId="0DA123B1" w14:textId="77777777"/>
    <w:p w:rsidRPr="00E8133B" w:rsidR="004862AC" w:rsidP="691660DA" w:rsidRDefault="00024060" w14:paraId="2C2E0333" w14:textId="57404D53">
      <w:r>
        <w:t>Print name</w:t>
      </w:r>
      <w:r>
        <w:tab/>
      </w:r>
      <w:r>
        <w:tab/>
      </w:r>
      <w:r w:rsidR="009D68F2">
        <w:t>Linda Arnold-Stratford</w:t>
      </w:r>
    </w:p>
    <w:p w:rsidRPr="00E8133B" w:rsidR="004862AC" w:rsidP="691660DA" w:rsidRDefault="004862AC" w14:paraId="4C4CEA3D" w14:textId="77777777"/>
    <w:p w:rsidRPr="00E8133B" w:rsidR="004862AC" w:rsidP="691660DA" w:rsidRDefault="00024060" w14:paraId="25C42C02" w14:textId="178E84EB">
      <w:r w:rsidRPr="00E8133B">
        <w:t>Title</w:t>
      </w:r>
      <w:r w:rsidRPr="00E8133B">
        <w:tab/>
      </w:r>
      <w:r w:rsidRPr="00E8133B">
        <w:tab/>
      </w:r>
      <w:r w:rsidRPr="00E8133B">
        <w:tab/>
      </w:r>
      <w:r w:rsidR="0094351F">
        <w:t>Head of Liaison and Governance for the Legal Deposit Libraries</w:t>
      </w:r>
    </w:p>
    <w:p w:rsidRPr="00E8133B" w:rsidR="004862AC" w:rsidP="691660DA" w:rsidRDefault="004862AC" w14:paraId="50895670" w14:textId="77777777"/>
    <w:p w:rsidRPr="00E8133B" w:rsidR="004862AC" w:rsidP="691660DA" w:rsidRDefault="00024060" w14:paraId="4E2F2C22" w14:textId="325DE5D8">
      <w:r>
        <w:t>Date</w:t>
      </w:r>
      <w:r>
        <w:tab/>
      </w:r>
      <w:r>
        <w:tab/>
      </w:r>
      <w:r>
        <w:tab/>
      </w:r>
    </w:p>
    <w:p w:rsidR="27FF8445" w:rsidRDefault="27FF8445" w14:paraId="786CCAF8" w14:textId="38C934DE"/>
    <w:p w:rsidR="27FF8445" w:rsidRDefault="27FF8445" w14:paraId="143249DE" w14:textId="776041AE"/>
    <w:p w:rsidR="27FF8445" w:rsidRDefault="27FF8445" w14:paraId="2F00979C" w14:textId="03766F2B"/>
    <w:p w:rsidR="19659DE0" w:rsidRDefault="19659DE0" w14:paraId="5A98D6B4" w14:textId="7B35E72B">
      <w:r>
        <w:br w:type="page"/>
      </w:r>
    </w:p>
    <w:p w:rsidR="19659DE0" w:rsidP="19659DE0" w:rsidRDefault="19659DE0" w14:paraId="25AB104E" w14:textId="25613B1E"/>
    <w:p w:rsidR="7D9DCF42" w:rsidP="27FF8445" w:rsidRDefault="1A577C7F" w14:paraId="365297BA" w14:textId="2ECA3DB0">
      <w:pPr>
        <w:pStyle w:val="Heading1"/>
      </w:pPr>
      <w:bookmarkStart w:name="_Toc216335112" w:id="1017"/>
      <w:bookmarkStart w:name="_Toc1395116999" w:id="1018"/>
      <w:bookmarkStart w:name="_Toc883718353" w:id="1019"/>
      <w:bookmarkStart w:name="_Toc1579514678" w:id="1020"/>
      <w:bookmarkStart w:name="_Toc1132726629" w:id="1021"/>
      <w:bookmarkStart w:name="_Toc628922481" w:id="1022"/>
      <w:bookmarkStart w:name="_Toc2142841239" w:id="1023"/>
      <w:r>
        <w:t>Appendices</w:t>
      </w:r>
      <w:bookmarkEnd w:id="1017"/>
      <w:bookmarkEnd w:id="1018"/>
      <w:bookmarkEnd w:id="1019"/>
      <w:bookmarkEnd w:id="1020"/>
      <w:bookmarkEnd w:id="1021"/>
      <w:bookmarkEnd w:id="1022"/>
      <w:bookmarkEnd w:id="1023"/>
    </w:p>
    <w:p w:rsidR="19659DE0" w:rsidP="19659DE0" w:rsidRDefault="19659DE0" w14:paraId="235E2A3B" w14:textId="336C9344">
      <w:pPr>
        <w:pStyle w:val="Heading2"/>
      </w:pPr>
    </w:p>
    <w:p w:rsidR="7CD775C0" w:rsidP="19659DE0" w:rsidRDefault="64C8062B" w14:paraId="2088E68C" w14:textId="2B505B59">
      <w:pPr>
        <w:pStyle w:val="Heading2"/>
      </w:pPr>
      <w:bookmarkStart w:name="_Toc216335113" w:id="1024"/>
      <w:bookmarkStart w:name="_Toc1715629029" w:id="1025"/>
      <w:bookmarkStart w:name="_Toc511499104" w:id="1026"/>
      <w:bookmarkStart w:name="_Toc1106733684" w:id="1027"/>
      <w:bookmarkStart w:name="_Toc1288030710" w:id="1028"/>
      <w:bookmarkStart w:name="_Toc251032061" w:id="1029"/>
      <w:bookmarkStart w:name="_Toc1894457746" w:id="1030"/>
      <w:commentRangeStart w:id="1031"/>
      <w:commentRangeStart w:id="1032"/>
      <w:commentRangeStart w:id="1033"/>
      <w:commentRangeStart w:id="1034"/>
      <w:commentRangeStart w:id="1035"/>
      <w:commentRangeStart w:id="1036"/>
      <w:commentRangeStart w:id="1037"/>
      <w:commentRangeStart w:id="1038"/>
      <w:commentRangeStart w:id="1039"/>
      <w:commentRangeStart w:id="1040"/>
      <w:r>
        <w:t xml:space="preserve">Metadata definition </w:t>
      </w:r>
      <w:r w:rsidR="252C180B">
        <w:t>per content type</w:t>
      </w:r>
      <w:bookmarkEnd w:id="1024"/>
      <w:bookmarkEnd w:id="1025"/>
      <w:bookmarkEnd w:id="1026"/>
      <w:bookmarkEnd w:id="1027"/>
      <w:bookmarkEnd w:id="1028"/>
      <w:bookmarkEnd w:id="1029"/>
      <w:bookmarkEnd w:id="1030"/>
      <w:commentRangeEnd w:id="1031"/>
      <w:r>
        <w:rPr>
          <w:rStyle w:val="CommentReference"/>
          <w:sz w:val="26"/>
          <w:szCs w:val="26"/>
        </w:rPr>
        <w:commentReference w:id="1031"/>
      </w:r>
      <w:commentRangeEnd w:id="1032"/>
      <w:r>
        <w:rPr>
          <w:rStyle w:val="CommentReference"/>
        </w:rPr>
        <w:commentReference w:id="1032"/>
      </w:r>
      <w:commentRangeEnd w:id="1033"/>
      <w:r>
        <w:rPr>
          <w:rStyle w:val="CommentReference"/>
        </w:rPr>
        <w:commentReference w:id="1033"/>
      </w:r>
      <w:commentRangeEnd w:id="1034"/>
      <w:r>
        <w:rPr>
          <w:rStyle w:val="CommentReference"/>
        </w:rPr>
        <w:commentReference w:id="1034"/>
      </w:r>
      <w:commentRangeEnd w:id="1035"/>
      <w:r>
        <w:rPr>
          <w:rStyle w:val="CommentReference"/>
        </w:rPr>
        <w:commentReference w:id="1035"/>
      </w:r>
      <w:commentRangeEnd w:id="1036"/>
      <w:r>
        <w:rPr>
          <w:rStyle w:val="CommentReference"/>
        </w:rPr>
        <w:commentReference w:id="1036"/>
      </w:r>
      <w:commentRangeEnd w:id="1037"/>
      <w:r>
        <w:rPr>
          <w:rStyle w:val="CommentReference"/>
        </w:rPr>
        <w:commentReference w:id="1037"/>
      </w:r>
      <w:commentRangeEnd w:id="1038"/>
      <w:r>
        <w:rPr>
          <w:rStyle w:val="CommentReference"/>
        </w:rPr>
        <w:commentReference w:id="1038"/>
      </w:r>
      <w:commentRangeEnd w:id="1039"/>
      <w:r>
        <w:rPr>
          <w:rStyle w:val="CommentReference"/>
        </w:rPr>
        <w:commentReference w:id="1039"/>
      </w:r>
      <w:commentRangeEnd w:id="1040"/>
      <w:r>
        <w:rPr>
          <w:rStyle w:val="CommentReference"/>
        </w:rPr>
        <w:commentReference w:id="1040"/>
      </w:r>
    </w:p>
    <w:p w:rsidR="5877DB73" w:rsidP="67A8C63F" w:rsidRDefault="516A2D1F" w14:paraId="765322C2" w14:textId="46CDA9C4">
      <w:r w:rsidRPr="19659DE0">
        <w:rPr>
          <w:lang w:val="en-US"/>
        </w:rPr>
        <w:t>Please see ‘Metadata fields’ for metadata common to all content</w:t>
      </w:r>
    </w:p>
    <w:p w:rsidR="5877DB73" w:rsidP="19659DE0" w:rsidRDefault="5877DB73" w14:paraId="06C9BD38" w14:textId="69C00E16">
      <w:pPr>
        <w:rPr>
          <w:lang w:val="en-US"/>
        </w:rPr>
      </w:pPr>
    </w:p>
    <w:p w:rsidR="5877DB73" w:rsidP="19659DE0" w:rsidRDefault="035ED9B5" w14:paraId="77DA93A3" w14:textId="09B9DFC2">
      <w:pPr>
        <w:pStyle w:val="Heading3"/>
        <w:rPr>
          <w:lang w:val="en-US"/>
        </w:rPr>
      </w:pPr>
      <w:r w:rsidRPr="19659DE0">
        <w:rPr>
          <w:lang w:val="en-US"/>
        </w:rPr>
        <w:t>Books</w:t>
      </w:r>
    </w:p>
    <w:tbl>
      <w:tblPr>
        <w:tblW w:w="0" w:type="auto"/>
        <w:tblBorders>
          <w:top w:val="single" w:color="F2F2F2" w:themeColor="background1" w:themeShade="F2" w:sz="2" w:space="0"/>
          <w:left w:val="single" w:color="F2F2F2" w:themeColor="background1" w:themeShade="F2" w:sz="2" w:space="0"/>
          <w:bottom w:val="single" w:color="F2F2F2" w:themeColor="background1" w:themeShade="F2" w:sz="2" w:space="0"/>
          <w:right w:val="single" w:color="F2F2F2" w:themeColor="background1" w:themeShade="F2" w:sz="2" w:space="0"/>
          <w:insideH w:val="single" w:color="F2F2F2" w:themeColor="background1" w:themeShade="F2" w:sz="2" w:space="0"/>
          <w:insideV w:val="single" w:color="F2F2F2" w:themeColor="background1" w:themeShade="F2" w:sz="2" w:space="0"/>
        </w:tblBorders>
        <w:tblLook w:val="06A0" w:firstRow="1" w:lastRow="0" w:firstColumn="1" w:lastColumn="0" w:noHBand="1" w:noVBand="1"/>
      </w:tblPr>
      <w:tblGrid>
        <w:gridCol w:w="5340"/>
        <w:gridCol w:w="3081"/>
        <w:gridCol w:w="843"/>
      </w:tblGrid>
      <w:tr w:rsidR="19659DE0" w:rsidTr="6A7B6C43" w14:paraId="3A919206" w14:textId="77777777">
        <w:trPr>
          <w:trHeight w:val="300"/>
        </w:trPr>
        <w:tc>
          <w:tcPr>
            <w:tcW w:w="2505" w:type="dxa"/>
            <w:shd w:val="clear" w:color="auto" w:fill="DAE9F8"/>
            <w:tcMar>
              <w:top w:w="15" w:type="dxa"/>
              <w:left w:w="15" w:type="dxa"/>
              <w:right w:w="15" w:type="dxa"/>
            </w:tcMar>
            <w:vAlign w:val="bottom"/>
          </w:tcPr>
          <w:p w:rsidR="0A8917F0" w:rsidP="19659DE0" w:rsidRDefault="0A8917F0" w14:paraId="78240EA5" w14:textId="405E0DC7">
            <w:pPr>
              <w:spacing w:after="0"/>
            </w:pPr>
            <w:r w:rsidRPr="19659DE0">
              <w:rPr>
                <w:rFonts w:ascii="Aptos Narrow" w:hAnsi="Aptos Narrow" w:eastAsia="Aptos Narrow" w:cs="Aptos Narrow"/>
                <w:b/>
                <w:bCs/>
                <w:color w:val="000000" w:themeColor="text1"/>
                <w:sz w:val="22"/>
                <w:szCs w:val="22"/>
              </w:rPr>
              <w:t>Field</w:t>
            </w:r>
          </w:p>
        </w:tc>
        <w:tc>
          <w:tcPr>
            <w:tcW w:w="5190" w:type="dxa"/>
            <w:shd w:val="clear" w:color="auto" w:fill="DAE9F8"/>
            <w:tcMar>
              <w:top w:w="15" w:type="dxa"/>
              <w:left w:w="15" w:type="dxa"/>
              <w:right w:w="15" w:type="dxa"/>
            </w:tcMar>
            <w:vAlign w:val="bottom"/>
          </w:tcPr>
          <w:p w:rsidR="19659DE0" w:rsidP="19659DE0" w:rsidRDefault="19659DE0" w14:paraId="106E45E0" w14:textId="413DD455">
            <w:pPr>
              <w:spacing w:after="0"/>
            </w:pPr>
            <w:r w:rsidRPr="19659DE0">
              <w:rPr>
                <w:rFonts w:ascii="Aptos Narrow" w:hAnsi="Aptos Narrow" w:eastAsia="Aptos Narrow" w:cs="Aptos Narrow"/>
                <w:b/>
                <w:bCs/>
                <w:color w:val="000000" w:themeColor="text1"/>
                <w:sz w:val="22"/>
                <w:szCs w:val="22"/>
              </w:rPr>
              <w:t>Validation</w:t>
            </w:r>
          </w:p>
        </w:tc>
        <w:tc>
          <w:tcPr>
            <w:tcW w:w="1575" w:type="dxa"/>
            <w:shd w:val="clear" w:color="auto" w:fill="DAE9F8"/>
            <w:tcMar>
              <w:top w:w="15" w:type="dxa"/>
              <w:left w:w="15" w:type="dxa"/>
              <w:right w:w="15" w:type="dxa"/>
            </w:tcMar>
            <w:vAlign w:val="bottom"/>
          </w:tcPr>
          <w:p w:rsidR="19659DE0" w:rsidP="19659DE0" w:rsidRDefault="19659DE0" w14:paraId="10429714" w14:textId="12661326">
            <w:pPr>
              <w:spacing w:after="0"/>
            </w:pPr>
            <w:r w:rsidRPr="19659DE0">
              <w:rPr>
                <w:rFonts w:ascii="Aptos Narrow" w:hAnsi="Aptos Narrow" w:eastAsia="Aptos Narrow" w:cs="Aptos Narrow"/>
                <w:b/>
                <w:bCs/>
                <w:color w:val="000000" w:themeColor="text1"/>
                <w:sz w:val="22"/>
                <w:szCs w:val="22"/>
              </w:rPr>
              <w:t>Required?</w:t>
            </w:r>
          </w:p>
        </w:tc>
      </w:tr>
      <w:tr w:rsidR="19659DE0" w:rsidTr="6A7B6C43" w14:paraId="351EFC2A" w14:textId="77777777">
        <w:trPr>
          <w:trHeight w:val="300"/>
        </w:trPr>
        <w:tc>
          <w:tcPr>
            <w:tcW w:w="2505" w:type="dxa"/>
            <w:tcMar>
              <w:top w:w="15" w:type="dxa"/>
              <w:left w:w="15" w:type="dxa"/>
              <w:right w:w="15" w:type="dxa"/>
            </w:tcMar>
            <w:vAlign w:val="bottom"/>
          </w:tcPr>
          <w:p w:rsidR="6FA28203" w:rsidP="19659DE0" w:rsidRDefault="6FA28203" w14:paraId="312ED803" w14:textId="2F307110">
            <w:pPr>
              <w:spacing w:after="0"/>
            </w:pPr>
            <w:r w:rsidRPr="19659DE0">
              <w:t>ISBN</w:t>
            </w:r>
          </w:p>
        </w:tc>
        <w:tc>
          <w:tcPr>
            <w:tcW w:w="5190" w:type="dxa"/>
            <w:tcMar>
              <w:top w:w="15" w:type="dxa"/>
              <w:left w:w="15" w:type="dxa"/>
              <w:right w:w="15" w:type="dxa"/>
            </w:tcMar>
            <w:vAlign w:val="bottom"/>
          </w:tcPr>
          <w:p w:rsidR="6FA28203" w:rsidP="19659DE0" w:rsidRDefault="6FA28203" w14:paraId="6141F226" w14:textId="4250B1C0">
            <w:pPr>
              <w:spacing w:after="0"/>
            </w:pPr>
            <w:r w:rsidRPr="19659DE0">
              <w:t>eISBN-13;</w:t>
            </w:r>
            <w:r w:rsidRPr="19659DE0" w:rsidR="19659DE0">
              <w:t>10 or 13 characters</w:t>
            </w:r>
            <w:r w:rsidRPr="19659DE0" w:rsidR="28CD2C00">
              <w:t xml:space="preserve"> </w:t>
            </w:r>
          </w:p>
        </w:tc>
        <w:tc>
          <w:tcPr>
            <w:tcW w:w="1575" w:type="dxa"/>
            <w:tcMar>
              <w:top w:w="15" w:type="dxa"/>
              <w:left w:w="15" w:type="dxa"/>
              <w:right w:w="15" w:type="dxa"/>
            </w:tcMar>
            <w:vAlign w:val="bottom"/>
          </w:tcPr>
          <w:p w:rsidR="19659DE0" w:rsidP="19659DE0" w:rsidRDefault="19659DE0" w14:paraId="0374499F" w14:textId="6E58F3A2">
            <w:pPr>
              <w:spacing w:after="0"/>
            </w:pPr>
            <w:r w:rsidRPr="19659DE0">
              <w:t>N</w:t>
            </w:r>
          </w:p>
        </w:tc>
      </w:tr>
      <w:tr w:rsidR="19659DE0" w:rsidTr="6A7B6C43" w14:paraId="59108916" w14:textId="77777777">
        <w:trPr>
          <w:trHeight w:val="300"/>
        </w:trPr>
        <w:tc>
          <w:tcPr>
            <w:tcW w:w="2505" w:type="dxa"/>
            <w:tcMar>
              <w:top w:w="15" w:type="dxa"/>
              <w:left w:w="15" w:type="dxa"/>
              <w:right w:w="15" w:type="dxa"/>
            </w:tcMar>
            <w:vAlign w:val="bottom"/>
          </w:tcPr>
          <w:p w:rsidR="19659DE0" w:rsidP="19659DE0" w:rsidRDefault="19659DE0" w14:paraId="606B3577" w14:textId="6A772544">
            <w:pPr>
              <w:spacing w:after="0"/>
            </w:pPr>
            <w:r w:rsidRPr="19659DE0">
              <w:t>File format supplied</w:t>
            </w:r>
          </w:p>
        </w:tc>
        <w:tc>
          <w:tcPr>
            <w:tcW w:w="5190" w:type="dxa"/>
            <w:tcMar>
              <w:top w:w="15" w:type="dxa"/>
              <w:left w:w="15" w:type="dxa"/>
              <w:right w:w="15" w:type="dxa"/>
            </w:tcMar>
            <w:vAlign w:val="bottom"/>
          </w:tcPr>
          <w:p w:rsidR="19659DE0" w:rsidP="19659DE0" w:rsidRDefault="19659DE0" w14:paraId="40531476" w14:textId="36F5E7BF">
            <w:pPr>
              <w:spacing w:after="0"/>
              <w:rPr>
                <w:lang w:val="en-US"/>
              </w:rPr>
            </w:pPr>
            <w:r w:rsidRPr="19659DE0">
              <w:rPr>
                <w:lang w:val="en-US"/>
              </w:rPr>
              <w:t>Detected based on file format of upload</w:t>
            </w:r>
            <w:r w:rsidRPr="19659DE0" w:rsidR="7DC8318F">
              <w:rPr>
                <w:lang w:val="en-US"/>
              </w:rPr>
              <w:t xml:space="preserve"> – PDF or ePub</w:t>
            </w:r>
          </w:p>
        </w:tc>
        <w:tc>
          <w:tcPr>
            <w:tcW w:w="1575" w:type="dxa"/>
            <w:tcMar>
              <w:top w:w="15" w:type="dxa"/>
              <w:left w:w="15" w:type="dxa"/>
              <w:right w:w="15" w:type="dxa"/>
            </w:tcMar>
            <w:vAlign w:val="bottom"/>
          </w:tcPr>
          <w:p w:rsidR="19659DE0" w:rsidP="19659DE0" w:rsidRDefault="19659DE0" w14:paraId="04FEE86A" w14:textId="471D84C2">
            <w:pPr>
              <w:spacing w:after="0"/>
            </w:pPr>
            <w:r w:rsidRPr="19659DE0">
              <w:t>Automatic</w:t>
            </w:r>
          </w:p>
        </w:tc>
      </w:tr>
      <w:tr w:rsidR="19659DE0" w:rsidTr="6A7B6C43" w14:paraId="6DD08903" w14:textId="77777777">
        <w:trPr>
          <w:trHeight w:val="300"/>
        </w:trPr>
        <w:tc>
          <w:tcPr>
            <w:tcW w:w="2505" w:type="dxa"/>
            <w:tcMar>
              <w:top w:w="15" w:type="dxa"/>
              <w:left w:w="15" w:type="dxa"/>
              <w:right w:w="15" w:type="dxa"/>
            </w:tcMar>
            <w:vAlign w:val="bottom"/>
          </w:tcPr>
          <w:p w:rsidR="19659DE0" w:rsidP="19659DE0" w:rsidRDefault="19659DE0" w14:paraId="7C2F50F0" w14:textId="26B3FE71">
            <w:pPr>
              <w:spacing w:after="0"/>
            </w:pPr>
            <w:r w:rsidRPr="19659DE0">
              <w:t>Subtitle</w:t>
            </w:r>
          </w:p>
        </w:tc>
        <w:tc>
          <w:tcPr>
            <w:tcW w:w="5190" w:type="dxa"/>
            <w:tcMar>
              <w:top w:w="15" w:type="dxa"/>
              <w:left w:w="15" w:type="dxa"/>
              <w:right w:w="15" w:type="dxa"/>
            </w:tcMar>
            <w:vAlign w:val="bottom"/>
          </w:tcPr>
          <w:p w:rsidR="19659DE0" w:rsidP="19659DE0" w:rsidRDefault="19659DE0" w14:paraId="447B1A91" w14:textId="6EBF268F">
            <w:pPr>
              <w:spacing w:after="0"/>
            </w:pPr>
            <w:r w:rsidRPr="19659DE0">
              <w:t>Free text, &lt;200 words</w:t>
            </w:r>
          </w:p>
        </w:tc>
        <w:tc>
          <w:tcPr>
            <w:tcW w:w="1575" w:type="dxa"/>
            <w:tcMar>
              <w:top w:w="15" w:type="dxa"/>
              <w:left w:w="15" w:type="dxa"/>
              <w:right w:w="15" w:type="dxa"/>
            </w:tcMar>
            <w:vAlign w:val="bottom"/>
          </w:tcPr>
          <w:p w:rsidR="19659DE0" w:rsidP="19659DE0" w:rsidRDefault="19659DE0" w14:paraId="37776357" w14:textId="05688E44">
            <w:pPr>
              <w:spacing w:after="0"/>
            </w:pPr>
            <w:r w:rsidRPr="19659DE0">
              <w:t>N</w:t>
            </w:r>
          </w:p>
        </w:tc>
      </w:tr>
      <w:tr w:rsidR="19659DE0" w:rsidTr="6A7B6C43" w14:paraId="0A08DE7E" w14:textId="77777777">
        <w:trPr>
          <w:trHeight w:val="300"/>
        </w:trPr>
        <w:tc>
          <w:tcPr>
            <w:tcW w:w="2505" w:type="dxa"/>
            <w:tcMar>
              <w:top w:w="15" w:type="dxa"/>
              <w:left w:w="15" w:type="dxa"/>
              <w:right w:w="15" w:type="dxa"/>
            </w:tcMar>
            <w:vAlign w:val="bottom"/>
          </w:tcPr>
          <w:p w:rsidR="19659DE0" w:rsidP="19659DE0" w:rsidRDefault="5E1CFC0F" w14:paraId="43C71890" w14:textId="4E2C1FD6">
            <w:pPr>
              <w:spacing w:after="0"/>
            </w:pPr>
            <w:commentRangeStart w:id="1042"/>
            <w:commentRangeStart w:id="1043"/>
            <w:commentRangeStart w:id="1044"/>
            <w:commentRangeStart w:id="1045"/>
            <w:commentRangeStart w:id="1046"/>
            <w:commentRangeStart w:id="1047"/>
            <w:commentRangeStart w:id="1048"/>
            <w:r>
              <w:t>Author(s)</w:t>
            </w:r>
            <w:commentRangeEnd w:id="1042"/>
            <w:r w:rsidR="3370B52C">
              <w:rPr>
                <w:rStyle w:val="CommentReference"/>
                <w:sz w:val="18"/>
                <w:szCs w:val="18"/>
              </w:rPr>
              <w:commentReference w:id="1042"/>
            </w:r>
            <w:commentRangeEnd w:id="1043"/>
            <w:r>
              <w:rPr>
                <w:rStyle w:val="CommentReference"/>
              </w:rPr>
              <w:commentReference w:id="1043"/>
            </w:r>
            <w:commentRangeEnd w:id="1044"/>
            <w:r>
              <w:rPr>
                <w:rStyle w:val="CommentReference"/>
              </w:rPr>
              <w:commentReference w:id="1044"/>
            </w:r>
            <w:commentRangeEnd w:id="1045"/>
            <w:r>
              <w:rPr>
                <w:rStyle w:val="CommentReference"/>
              </w:rPr>
              <w:commentReference w:id="1045"/>
            </w:r>
            <w:commentRangeEnd w:id="1046"/>
            <w:r>
              <w:rPr>
                <w:rStyle w:val="CommentReference"/>
              </w:rPr>
              <w:commentReference w:id="1046"/>
            </w:r>
            <w:commentRangeEnd w:id="1047"/>
            <w:r>
              <w:rPr>
                <w:rStyle w:val="CommentReference"/>
              </w:rPr>
              <w:commentReference w:id="1047"/>
            </w:r>
            <w:commentRangeEnd w:id="1048"/>
            <w:r>
              <w:rPr>
                <w:rStyle w:val="CommentReference"/>
              </w:rPr>
              <w:commentReference w:id="1048"/>
            </w:r>
          </w:p>
        </w:tc>
        <w:tc>
          <w:tcPr>
            <w:tcW w:w="5190" w:type="dxa"/>
            <w:tcMar>
              <w:top w:w="15" w:type="dxa"/>
              <w:left w:w="15" w:type="dxa"/>
              <w:right w:w="15" w:type="dxa"/>
            </w:tcMar>
            <w:vAlign w:val="bottom"/>
          </w:tcPr>
          <w:p w:rsidR="2B149881" w:rsidP="1CC7193A" w:rsidRDefault="24377085" w14:paraId="16DEE26F" w14:textId="69A99A81">
            <w:pPr>
              <w:spacing w:after="0"/>
            </w:pPr>
            <w:r>
              <w:t xml:space="preserve">0-n: </w:t>
            </w:r>
            <w:r w:rsidR="19659DE0">
              <w:t>First names, last names, ORCID, role</w:t>
            </w:r>
            <w:ins w:author="Joshua Routh" w:date="2026-02-04T15:38:00Z" w16du:dateUtc="2026-02-04T15:38:36Z" w:id="1049">
              <w:r w:rsidR="1055721F">
                <w:t xml:space="preserve">, </w:t>
              </w:r>
              <w:r w:rsidRPr="1CC7193A" w:rsidR="1055721F">
                <w:rPr>
                  <w:lang w:val="en-US"/>
                </w:rPr>
                <w:t>corporate name, department.</w:t>
              </w:r>
            </w:ins>
            <w:del w:author="Joshua Routh" w:date="2026-02-04T15:38:00Z" w16du:dateUtc="2026-02-04T15:38:31Z" w:id="1050">
              <w:r w:rsidDel="19659DE0" w:rsidR="2B149881">
                <w:delText>.</w:delText>
              </w:r>
            </w:del>
            <w:r w:rsidR="19659DE0">
              <w:t xml:space="preserve"> </w:t>
            </w:r>
          </w:p>
          <w:p w:rsidR="19659DE0" w:rsidP="19659DE0" w:rsidRDefault="19659DE0" w14:paraId="7CE6CACC" w14:textId="7A5B1680">
            <w:pPr>
              <w:spacing w:after="0"/>
              <w:rPr>
                <w:lang w:val="en-US"/>
              </w:rPr>
            </w:pPr>
            <w:r w:rsidRPr="19659DE0">
              <w:rPr>
                <w:lang w:val="en-US"/>
              </w:rPr>
              <w:t xml:space="preserve">For roles see </w:t>
            </w:r>
            <w:r w:rsidRPr="19659DE0" w:rsidR="34C385A3">
              <w:rPr>
                <w:lang w:val="en-US"/>
              </w:rPr>
              <w:t>‘</w:t>
            </w:r>
            <w:r w:rsidRPr="19659DE0">
              <w:rPr>
                <w:lang w:val="en-US"/>
              </w:rPr>
              <w:t xml:space="preserve">List of </w:t>
            </w:r>
            <w:r w:rsidRPr="19659DE0" w:rsidR="4D7CD7B4">
              <w:rPr>
                <w:lang w:val="en-US"/>
              </w:rPr>
              <w:t>Autho</w:t>
            </w:r>
            <w:r w:rsidRPr="19659DE0" w:rsidR="4D7CD7B4">
              <w:t xml:space="preserve">r </w:t>
            </w:r>
            <w:r w:rsidRPr="19659DE0">
              <w:rPr>
                <w:lang w:val="en-US"/>
              </w:rPr>
              <w:t>Roles</w:t>
            </w:r>
            <w:r w:rsidRPr="19659DE0" w:rsidR="43EAD7D3">
              <w:rPr>
                <w:lang w:val="en-US"/>
              </w:rPr>
              <w:t>’</w:t>
            </w:r>
            <w:r w:rsidRPr="19659DE0" w:rsidR="34C385A3">
              <w:rPr>
                <w:lang w:val="en-US"/>
              </w:rPr>
              <w:t xml:space="preserve"> in Appendix</w:t>
            </w:r>
          </w:p>
        </w:tc>
        <w:tc>
          <w:tcPr>
            <w:tcW w:w="1575" w:type="dxa"/>
            <w:tcMar>
              <w:top w:w="15" w:type="dxa"/>
              <w:left w:w="15" w:type="dxa"/>
              <w:right w:w="15" w:type="dxa"/>
            </w:tcMar>
            <w:vAlign w:val="bottom"/>
          </w:tcPr>
          <w:p w:rsidR="19659DE0" w:rsidP="19659DE0" w:rsidRDefault="19659DE0" w14:paraId="0E5CC350" w14:textId="03839E0E">
            <w:pPr>
              <w:spacing w:after="0"/>
            </w:pPr>
            <w:r w:rsidRPr="19659DE0">
              <w:t>N</w:t>
            </w:r>
          </w:p>
        </w:tc>
      </w:tr>
      <w:tr w:rsidR="19659DE0" w:rsidTr="6A7B6C43" w14:paraId="44C49546" w14:textId="77777777">
        <w:trPr>
          <w:trHeight w:val="300"/>
        </w:trPr>
        <w:tc>
          <w:tcPr>
            <w:tcW w:w="2505" w:type="dxa"/>
            <w:tcMar>
              <w:top w:w="15" w:type="dxa"/>
              <w:left w:w="15" w:type="dxa"/>
              <w:right w:w="15" w:type="dxa"/>
            </w:tcMar>
            <w:vAlign w:val="bottom"/>
          </w:tcPr>
          <w:p w:rsidR="19659DE0" w:rsidP="19659DE0" w:rsidRDefault="19659DE0" w14:paraId="32FB31D8" w14:textId="447FF191">
            <w:pPr>
              <w:spacing w:after="0"/>
            </w:pPr>
            <w:r w:rsidRPr="19659DE0">
              <w:t>City of publication</w:t>
            </w:r>
          </w:p>
        </w:tc>
        <w:tc>
          <w:tcPr>
            <w:tcW w:w="5190" w:type="dxa"/>
            <w:tcMar>
              <w:top w:w="15" w:type="dxa"/>
              <w:left w:w="15" w:type="dxa"/>
              <w:right w:w="15" w:type="dxa"/>
            </w:tcMar>
            <w:vAlign w:val="bottom"/>
          </w:tcPr>
          <w:p w:rsidR="19659DE0" w:rsidP="19659DE0" w:rsidRDefault="19659DE0" w14:paraId="37B233D4" w14:textId="105CD3FB">
            <w:pPr>
              <w:spacing w:after="0"/>
            </w:pPr>
            <w:r w:rsidRPr="19659DE0">
              <w:t>Standard list of cities</w:t>
            </w:r>
          </w:p>
        </w:tc>
        <w:tc>
          <w:tcPr>
            <w:tcW w:w="1575" w:type="dxa"/>
            <w:tcMar>
              <w:top w:w="15" w:type="dxa"/>
              <w:left w:w="15" w:type="dxa"/>
              <w:right w:w="15" w:type="dxa"/>
            </w:tcMar>
            <w:vAlign w:val="bottom"/>
          </w:tcPr>
          <w:p w:rsidR="19659DE0" w:rsidP="19659DE0" w:rsidRDefault="19659DE0" w14:paraId="73150781" w14:textId="6A559DF1">
            <w:pPr>
              <w:spacing w:after="0"/>
            </w:pPr>
            <w:r w:rsidRPr="19659DE0">
              <w:t>N</w:t>
            </w:r>
          </w:p>
        </w:tc>
      </w:tr>
      <w:tr w:rsidR="19659DE0" w:rsidTr="6A7B6C43" w14:paraId="2ED3B928" w14:textId="77777777">
        <w:trPr>
          <w:trHeight w:val="300"/>
        </w:trPr>
        <w:tc>
          <w:tcPr>
            <w:tcW w:w="2505" w:type="dxa"/>
            <w:tcMar>
              <w:top w:w="15" w:type="dxa"/>
              <w:left w:w="15" w:type="dxa"/>
              <w:right w:w="15" w:type="dxa"/>
            </w:tcMar>
            <w:vAlign w:val="bottom"/>
          </w:tcPr>
          <w:p w:rsidR="19659DE0" w:rsidP="19659DE0" w:rsidRDefault="19659DE0" w14:paraId="48A937CC" w14:textId="1B4DDA9C">
            <w:pPr>
              <w:spacing w:after="0"/>
            </w:pPr>
            <w:r w:rsidRPr="19659DE0">
              <w:t>Publisher</w:t>
            </w:r>
          </w:p>
        </w:tc>
        <w:tc>
          <w:tcPr>
            <w:tcW w:w="5190" w:type="dxa"/>
            <w:tcMar>
              <w:top w:w="15" w:type="dxa"/>
              <w:left w:w="15" w:type="dxa"/>
              <w:right w:w="15" w:type="dxa"/>
            </w:tcMar>
            <w:vAlign w:val="bottom"/>
          </w:tcPr>
          <w:p w:rsidR="7D5E20A2" w:rsidP="19659DE0" w:rsidRDefault="7D5E20A2" w14:paraId="3402BB67" w14:textId="041E9E42">
            <w:pPr>
              <w:spacing w:after="0"/>
            </w:pPr>
            <w:r w:rsidRPr="19659DE0">
              <w:rPr>
                <w:lang w:val="en-US"/>
              </w:rPr>
              <w:t>Automatic</w:t>
            </w:r>
            <w:r w:rsidRPr="19659DE0" w:rsidR="19659DE0">
              <w:rPr>
                <w:lang w:val="en-US"/>
              </w:rPr>
              <w:t xml:space="preserve"> </w:t>
            </w:r>
            <w:r w:rsidRPr="19659DE0">
              <w:rPr>
                <w:lang w:val="en-US"/>
              </w:rPr>
              <w:t>base</w:t>
            </w:r>
            <w:r w:rsidRPr="19659DE0">
              <w:t xml:space="preserve">d </w:t>
            </w:r>
            <w:r w:rsidRPr="19659DE0" w:rsidR="19659DE0">
              <w:rPr>
                <w:lang w:val="en-US"/>
              </w:rPr>
              <w:t>o</w:t>
            </w:r>
            <w:r w:rsidRPr="19659DE0">
              <w:t>n</w:t>
            </w:r>
            <w:r w:rsidRPr="19659DE0" w:rsidR="19659DE0">
              <w:rPr>
                <w:lang w:val="en-US"/>
              </w:rPr>
              <w:t xml:space="preserve"> users' log in for Publishers. </w:t>
            </w:r>
          </w:p>
          <w:p w:rsidR="23F343D2" w:rsidP="19659DE0" w:rsidRDefault="23F343D2" w14:paraId="1A93078A" w14:textId="34FFD2BE">
            <w:pPr>
              <w:spacing w:after="0"/>
              <w:rPr>
                <w:lang w:val="en-US"/>
              </w:rPr>
            </w:pPr>
            <w:r w:rsidRPr="19659DE0">
              <w:rPr>
                <w:lang w:val="en-US"/>
              </w:rPr>
              <w:t>Single selection based on list of</w:t>
            </w:r>
            <w:r w:rsidRPr="19659DE0" w:rsidR="19659DE0">
              <w:rPr>
                <w:lang w:val="en-US"/>
              </w:rPr>
              <w:t xml:space="preserve"> existing Publishers for LDL staff</w:t>
            </w:r>
          </w:p>
        </w:tc>
        <w:tc>
          <w:tcPr>
            <w:tcW w:w="1575" w:type="dxa"/>
            <w:tcMar>
              <w:top w:w="15" w:type="dxa"/>
              <w:left w:w="15" w:type="dxa"/>
              <w:right w:w="15" w:type="dxa"/>
            </w:tcMar>
            <w:vAlign w:val="bottom"/>
          </w:tcPr>
          <w:p w:rsidR="19659DE0" w:rsidP="19659DE0" w:rsidRDefault="19659DE0" w14:paraId="4338D7A1" w14:textId="0FB9962F">
            <w:pPr>
              <w:spacing w:after="0"/>
            </w:pPr>
            <w:r w:rsidRPr="19659DE0">
              <w:t>Automatic</w:t>
            </w:r>
          </w:p>
        </w:tc>
      </w:tr>
      <w:tr w:rsidR="19659DE0" w:rsidTr="6A7B6C43" w14:paraId="6212B5CC" w14:textId="77777777">
        <w:trPr>
          <w:trHeight w:val="300"/>
        </w:trPr>
        <w:tc>
          <w:tcPr>
            <w:tcW w:w="2505" w:type="dxa"/>
            <w:tcMar>
              <w:top w:w="15" w:type="dxa"/>
              <w:left w:w="15" w:type="dxa"/>
              <w:right w:w="15" w:type="dxa"/>
            </w:tcMar>
            <w:vAlign w:val="bottom"/>
          </w:tcPr>
          <w:p w:rsidR="19659DE0" w:rsidP="19659DE0" w:rsidRDefault="19659DE0" w14:paraId="46EA45AF" w14:textId="2B9C79D0">
            <w:pPr>
              <w:spacing w:after="0"/>
            </w:pPr>
            <w:r w:rsidRPr="19659DE0">
              <w:t xml:space="preserve">Edition </w:t>
            </w:r>
          </w:p>
        </w:tc>
        <w:tc>
          <w:tcPr>
            <w:tcW w:w="5190" w:type="dxa"/>
            <w:tcMar>
              <w:top w:w="15" w:type="dxa"/>
              <w:left w:w="15" w:type="dxa"/>
              <w:right w:w="15" w:type="dxa"/>
            </w:tcMar>
            <w:vAlign w:val="bottom"/>
          </w:tcPr>
          <w:p w:rsidR="19659DE0" w:rsidP="19659DE0" w:rsidRDefault="19659DE0" w14:paraId="542B052A" w14:textId="144E9C5F">
            <w:pPr>
              <w:spacing w:after="0"/>
            </w:pPr>
            <w:r w:rsidRPr="19659DE0">
              <w:t>Free text</w:t>
            </w:r>
          </w:p>
        </w:tc>
        <w:tc>
          <w:tcPr>
            <w:tcW w:w="1575" w:type="dxa"/>
            <w:tcMar>
              <w:top w:w="15" w:type="dxa"/>
              <w:left w:w="15" w:type="dxa"/>
              <w:right w:w="15" w:type="dxa"/>
            </w:tcMar>
            <w:vAlign w:val="bottom"/>
          </w:tcPr>
          <w:p w:rsidR="19659DE0" w:rsidP="19659DE0" w:rsidRDefault="19659DE0" w14:paraId="055352EE" w14:textId="1D2E77A2">
            <w:pPr>
              <w:spacing w:after="0"/>
            </w:pPr>
            <w:r w:rsidRPr="19659DE0">
              <w:t>N</w:t>
            </w:r>
          </w:p>
        </w:tc>
      </w:tr>
      <w:tr w:rsidR="19659DE0" w:rsidTr="6A7B6C43" w14:paraId="028D3D9D" w14:textId="77777777">
        <w:trPr>
          <w:trHeight w:val="300"/>
        </w:trPr>
        <w:tc>
          <w:tcPr>
            <w:tcW w:w="2505" w:type="dxa"/>
            <w:tcMar>
              <w:top w:w="15" w:type="dxa"/>
              <w:left w:w="15" w:type="dxa"/>
              <w:right w:w="15" w:type="dxa"/>
            </w:tcMar>
            <w:vAlign w:val="bottom"/>
          </w:tcPr>
          <w:p w:rsidR="19659DE0" w:rsidP="19659DE0" w:rsidRDefault="19659DE0" w14:paraId="1E9D591F" w14:textId="619229B4">
            <w:pPr>
              <w:spacing w:after="0"/>
            </w:pPr>
            <w:r w:rsidRPr="19659DE0">
              <w:t xml:space="preserve">Series title </w:t>
            </w:r>
          </w:p>
        </w:tc>
        <w:tc>
          <w:tcPr>
            <w:tcW w:w="5190" w:type="dxa"/>
            <w:tcMar>
              <w:top w:w="15" w:type="dxa"/>
              <w:left w:w="15" w:type="dxa"/>
              <w:right w:w="15" w:type="dxa"/>
            </w:tcMar>
            <w:vAlign w:val="bottom"/>
          </w:tcPr>
          <w:p w:rsidR="19659DE0" w:rsidP="19659DE0" w:rsidRDefault="19659DE0" w14:paraId="074F09FE" w14:textId="796900B0">
            <w:pPr>
              <w:spacing w:after="0"/>
              <w:rPr>
                <w:lang w:val="en-US"/>
              </w:rPr>
            </w:pPr>
            <w:r w:rsidRPr="19659DE0">
              <w:rPr>
                <w:lang w:val="en-US"/>
              </w:rPr>
              <w:t xml:space="preserve">Drop down of previous </w:t>
            </w:r>
            <w:r w:rsidRPr="19659DE0" w:rsidR="3F985816">
              <w:rPr>
                <w:lang w:val="en-US"/>
              </w:rPr>
              <w:t>S</w:t>
            </w:r>
            <w:r w:rsidRPr="19659DE0">
              <w:rPr>
                <w:lang w:val="en-US"/>
              </w:rPr>
              <w:t>eries created by this publisher (490 field in bib record)</w:t>
            </w:r>
          </w:p>
          <w:p w:rsidR="6F0150F6" w:rsidP="19659DE0" w:rsidRDefault="6F0150F6" w14:paraId="2D40FF6B" w14:textId="5665381F">
            <w:pPr>
              <w:spacing w:after="0"/>
              <w:rPr>
                <w:lang w:val="en-US"/>
              </w:rPr>
            </w:pPr>
            <w:r w:rsidRPr="19659DE0">
              <w:rPr>
                <w:lang w:val="en-US"/>
              </w:rPr>
              <w:t>F</w:t>
            </w:r>
            <w:r w:rsidRPr="19659DE0" w:rsidR="19659DE0">
              <w:rPr>
                <w:lang w:val="en-US"/>
              </w:rPr>
              <w:t xml:space="preserve">ree text also permitted </w:t>
            </w:r>
            <w:r w:rsidRPr="19659DE0" w:rsidR="7675517C">
              <w:rPr>
                <w:lang w:val="en-US"/>
              </w:rPr>
              <w:t>for creating new Series</w:t>
            </w:r>
          </w:p>
        </w:tc>
        <w:tc>
          <w:tcPr>
            <w:tcW w:w="1575" w:type="dxa"/>
            <w:tcMar>
              <w:top w:w="15" w:type="dxa"/>
              <w:left w:w="15" w:type="dxa"/>
              <w:right w:w="15" w:type="dxa"/>
            </w:tcMar>
            <w:vAlign w:val="bottom"/>
          </w:tcPr>
          <w:p w:rsidR="19659DE0" w:rsidP="19659DE0" w:rsidRDefault="19659DE0" w14:paraId="41BBADBF" w14:textId="2BB39137">
            <w:pPr>
              <w:spacing w:after="0"/>
            </w:pPr>
            <w:r w:rsidRPr="19659DE0">
              <w:t>N</w:t>
            </w:r>
          </w:p>
        </w:tc>
      </w:tr>
      <w:tr w:rsidR="19659DE0" w:rsidTr="6A7B6C43" w14:paraId="4D01785B" w14:textId="77777777">
        <w:trPr>
          <w:trHeight w:val="300"/>
        </w:trPr>
        <w:tc>
          <w:tcPr>
            <w:tcW w:w="2505" w:type="dxa"/>
            <w:tcMar>
              <w:top w:w="15" w:type="dxa"/>
              <w:left w:w="15" w:type="dxa"/>
              <w:right w:w="15" w:type="dxa"/>
            </w:tcMar>
            <w:vAlign w:val="bottom"/>
          </w:tcPr>
          <w:p w:rsidR="19659DE0" w:rsidP="19659DE0" w:rsidRDefault="19659DE0" w14:paraId="05317EEB" w14:textId="76ADC990">
            <w:pPr>
              <w:spacing w:after="0"/>
            </w:pPr>
            <w:r w:rsidRPr="19659DE0">
              <w:t>Series numbering</w:t>
            </w:r>
          </w:p>
        </w:tc>
        <w:tc>
          <w:tcPr>
            <w:tcW w:w="5190" w:type="dxa"/>
            <w:tcMar>
              <w:top w:w="15" w:type="dxa"/>
              <w:left w:w="15" w:type="dxa"/>
              <w:right w:w="15" w:type="dxa"/>
            </w:tcMar>
            <w:vAlign w:val="bottom"/>
          </w:tcPr>
          <w:p w:rsidR="19659DE0" w:rsidP="19659DE0" w:rsidRDefault="19659DE0" w14:paraId="4D33BE4D" w14:textId="7D15DFCF">
            <w:pPr>
              <w:spacing w:after="0"/>
            </w:pPr>
            <w:r w:rsidRPr="19659DE0">
              <w:t>Free text</w:t>
            </w:r>
          </w:p>
        </w:tc>
        <w:tc>
          <w:tcPr>
            <w:tcW w:w="1575" w:type="dxa"/>
            <w:tcMar>
              <w:top w:w="15" w:type="dxa"/>
              <w:left w:w="15" w:type="dxa"/>
              <w:right w:w="15" w:type="dxa"/>
            </w:tcMar>
            <w:vAlign w:val="bottom"/>
          </w:tcPr>
          <w:p w:rsidR="19659DE0" w:rsidP="19659DE0" w:rsidRDefault="19659DE0" w14:paraId="42245C68" w14:textId="02E719B1">
            <w:pPr>
              <w:spacing w:after="0"/>
            </w:pPr>
            <w:r w:rsidRPr="19659DE0">
              <w:t>N</w:t>
            </w:r>
          </w:p>
        </w:tc>
      </w:tr>
      <w:tr w:rsidR="19659DE0" w:rsidTr="6A7B6C43" w14:paraId="3BCD3EE9" w14:textId="77777777">
        <w:trPr>
          <w:trHeight w:val="300"/>
        </w:trPr>
        <w:tc>
          <w:tcPr>
            <w:tcW w:w="2505" w:type="dxa"/>
            <w:tcMar>
              <w:top w:w="15" w:type="dxa"/>
              <w:left w:w="15" w:type="dxa"/>
              <w:right w:w="15" w:type="dxa"/>
            </w:tcMar>
            <w:vAlign w:val="bottom"/>
          </w:tcPr>
          <w:p w:rsidR="19659DE0" w:rsidP="19659DE0" w:rsidRDefault="19659DE0" w14:paraId="7A32E830" w14:textId="44BA2CE2">
            <w:pPr>
              <w:spacing w:after="0"/>
            </w:pPr>
            <w:r w:rsidRPr="19659DE0">
              <w:t>Print equivalent ISBN-13</w:t>
            </w:r>
          </w:p>
        </w:tc>
        <w:tc>
          <w:tcPr>
            <w:tcW w:w="5190" w:type="dxa"/>
            <w:tcMar>
              <w:top w:w="15" w:type="dxa"/>
              <w:left w:w="15" w:type="dxa"/>
              <w:right w:w="15" w:type="dxa"/>
            </w:tcMar>
            <w:vAlign w:val="bottom"/>
          </w:tcPr>
          <w:p w:rsidR="19659DE0" w:rsidP="19659DE0" w:rsidRDefault="19659DE0" w14:paraId="73E7C357" w14:textId="149141E2">
            <w:pPr>
              <w:spacing w:after="0"/>
            </w:pPr>
            <w:r w:rsidRPr="19659DE0">
              <w:t>Free text</w:t>
            </w:r>
          </w:p>
        </w:tc>
        <w:tc>
          <w:tcPr>
            <w:tcW w:w="1575" w:type="dxa"/>
            <w:tcMar>
              <w:top w:w="15" w:type="dxa"/>
              <w:left w:w="15" w:type="dxa"/>
              <w:right w:w="15" w:type="dxa"/>
            </w:tcMar>
            <w:vAlign w:val="bottom"/>
          </w:tcPr>
          <w:p w:rsidR="19659DE0" w:rsidP="19659DE0" w:rsidRDefault="19659DE0" w14:paraId="67FD03E2" w14:textId="3200F623">
            <w:pPr>
              <w:spacing w:after="0"/>
            </w:pPr>
            <w:r w:rsidRPr="19659DE0">
              <w:t>N</w:t>
            </w:r>
          </w:p>
        </w:tc>
      </w:tr>
      <w:tr w:rsidR="19659DE0" w:rsidTr="6A7B6C43" w14:paraId="44B83065" w14:textId="77777777">
        <w:trPr>
          <w:trHeight w:val="300"/>
        </w:trPr>
        <w:tc>
          <w:tcPr>
            <w:tcW w:w="2505" w:type="dxa"/>
            <w:tcMar>
              <w:top w:w="15" w:type="dxa"/>
              <w:left w:w="15" w:type="dxa"/>
              <w:right w:w="15" w:type="dxa"/>
            </w:tcMar>
            <w:vAlign w:val="bottom"/>
          </w:tcPr>
          <w:p w:rsidR="19659DE0" w:rsidP="19659DE0" w:rsidRDefault="19659DE0" w14:paraId="43B0F693" w14:textId="024282FB">
            <w:pPr>
              <w:spacing w:after="0"/>
            </w:pPr>
            <w:r w:rsidRPr="19659DE0">
              <w:t>Language</w:t>
            </w:r>
          </w:p>
        </w:tc>
        <w:tc>
          <w:tcPr>
            <w:tcW w:w="5190" w:type="dxa"/>
            <w:tcMar>
              <w:top w:w="15" w:type="dxa"/>
              <w:left w:w="15" w:type="dxa"/>
              <w:right w:w="15" w:type="dxa"/>
            </w:tcMar>
            <w:vAlign w:val="bottom"/>
          </w:tcPr>
          <w:p w:rsidR="2C36C656" w:rsidP="19659DE0" w:rsidRDefault="2C36C656" w14:paraId="38A33967" w14:textId="7493271B">
            <w:pPr>
              <w:spacing w:after="0"/>
              <w:rPr>
                <w:lang w:val="en-US"/>
              </w:rPr>
            </w:pPr>
            <w:r w:rsidRPr="19659DE0">
              <w:rPr>
                <w:lang w:val="en-US"/>
              </w:rPr>
              <w:t>Single selection fr</w:t>
            </w:r>
            <w:r w:rsidRPr="19659DE0">
              <w:t xml:space="preserve">om </w:t>
            </w:r>
            <w:hyperlink r:id="rId26">
              <w:r w:rsidRPr="19659DE0" w:rsidR="19659DE0">
                <w:rPr>
                  <w:lang w:val="en-US"/>
                </w:rPr>
                <w:t>https://www.loc.gov/marc/languages/</w:t>
              </w:r>
            </w:hyperlink>
          </w:p>
        </w:tc>
        <w:tc>
          <w:tcPr>
            <w:tcW w:w="1575" w:type="dxa"/>
            <w:tcMar>
              <w:top w:w="15" w:type="dxa"/>
              <w:left w:w="15" w:type="dxa"/>
              <w:right w:w="15" w:type="dxa"/>
            </w:tcMar>
            <w:vAlign w:val="bottom"/>
          </w:tcPr>
          <w:p w:rsidR="19659DE0" w:rsidP="19659DE0" w:rsidRDefault="19659DE0" w14:paraId="0E7CA9EE" w14:textId="69644628">
            <w:pPr>
              <w:spacing w:after="0"/>
            </w:pPr>
            <w:r w:rsidRPr="19659DE0">
              <w:t>N</w:t>
            </w:r>
          </w:p>
        </w:tc>
      </w:tr>
      <w:tr w:rsidR="19659DE0" w:rsidTr="6A7B6C43" w14:paraId="439C8569" w14:textId="77777777">
        <w:trPr>
          <w:trHeight w:val="300"/>
        </w:trPr>
        <w:tc>
          <w:tcPr>
            <w:tcW w:w="2505" w:type="dxa"/>
            <w:tcMar>
              <w:top w:w="15" w:type="dxa"/>
              <w:left w:w="15" w:type="dxa"/>
              <w:right w:w="15" w:type="dxa"/>
            </w:tcMar>
            <w:vAlign w:val="bottom"/>
          </w:tcPr>
          <w:p w:rsidR="19659DE0" w:rsidP="19659DE0" w:rsidRDefault="19659DE0" w14:paraId="196A9A66" w14:textId="566B7EA4">
            <w:pPr>
              <w:spacing w:after="0"/>
            </w:pPr>
            <w:del w:author="Joshua Routh" w:date="2026-02-04T15:38:00Z" w16du:dateUtc="2026-02-04T15:38:03Z" w:id="1051">
              <w:r w:rsidDel="19659DE0">
                <w:delText>Corporate names</w:delText>
              </w:r>
            </w:del>
          </w:p>
        </w:tc>
        <w:tc>
          <w:tcPr>
            <w:tcW w:w="5190" w:type="dxa"/>
            <w:tcMar>
              <w:top w:w="15" w:type="dxa"/>
              <w:left w:w="15" w:type="dxa"/>
              <w:right w:w="15" w:type="dxa"/>
            </w:tcMar>
            <w:vAlign w:val="bottom"/>
          </w:tcPr>
          <w:p w:rsidR="19659DE0" w:rsidP="19659DE0" w:rsidRDefault="19659DE0" w14:paraId="64F1568D" w14:textId="305ED620">
            <w:pPr>
              <w:spacing w:after="0"/>
            </w:pPr>
            <w:del w:author="Joshua Routh" w:date="2026-02-04T15:38:00Z" w16du:dateUtc="2026-02-04T15:38:03Z" w:id="1052">
              <w:r w:rsidDel="19659DE0">
                <w:delText>Free text</w:delText>
              </w:r>
            </w:del>
          </w:p>
        </w:tc>
        <w:tc>
          <w:tcPr>
            <w:tcW w:w="1575" w:type="dxa"/>
            <w:tcMar>
              <w:top w:w="15" w:type="dxa"/>
              <w:left w:w="15" w:type="dxa"/>
              <w:right w:w="15" w:type="dxa"/>
            </w:tcMar>
            <w:vAlign w:val="bottom"/>
          </w:tcPr>
          <w:p w:rsidR="19659DE0" w:rsidP="19659DE0" w:rsidRDefault="19659DE0" w14:paraId="194C276E" w14:textId="406D9247">
            <w:pPr>
              <w:spacing w:after="0"/>
            </w:pPr>
            <w:del w:author="Joshua Routh" w:date="2026-02-04T15:38:00Z" w16du:dateUtc="2026-02-04T15:38:03Z" w:id="1053">
              <w:r w:rsidDel="19659DE0">
                <w:delText>N</w:delText>
              </w:r>
            </w:del>
          </w:p>
        </w:tc>
      </w:tr>
      <w:tr w:rsidR="19659DE0" w:rsidTr="6A7B6C43" w14:paraId="096D22F3" w14:textId="77777777">
        <w:trPr>
          <w:trHeight w:val="300"/>
        </w:trPr>
        <w:tc>
          <w:tcPr>
            <w:tcW w:w="2505" w:type="dxa"/>
            <w:tcMar>
              <w:top w:w="15" w:type="dxa"/>
              <w:left w:w="15" w:type="dxa"/>
              <w:right w:w="15" w:type="dxa"/>
            </w:tcMar>
            <w:vAlign w:val="bottom"/>
          </w:tcPr>
          <w:p w:rsidR="19659DE0" w:rsidP="19659DE0" w:rsidRDefault="19659DE0" w14:paraId="19EAFD38" w14:textId="26948F13">
            <w:pPr>
              <w:spacing w:after="0"/>
            </w:pPr>
            <w:r w:rsidRPr="19659DE0">
              <w:t>Number of pages</w:t>
            </w:r>
          </w:p>
        </w:tc>
        <w:tc>
          <w:tcPr>
            <w:tcW w:w="5190" w:type="dxa"/>
            <w:tcMar>
              <w:top w:w="15" w:type="dxa"/>
              <w:left w:w="15" w:type="dxa"/>
              <w:right w:w="15" w:type="dxa"/>
            </w:tcMar>
            <w:vAlign w:val="bottom"/>
          </w:tcPr>
          <w:p w:rsidR="19659DE0" w:rsidP="19659DE0" w:rsidRDefault="19659DE0" w14:paraId="3C30EB5A" w14:textId="5686B194">
            <w:pPr>
              <w:spacing w:after="0"/>
            </w:pPr>
            <w:r w:rsidRPr="19659DE0">
              <w:t>Integer</w:t>
            </w:r>
          </w:p>
        </w:tc>
        <w:tc>
          <w:tcPr>
            <w:tcW w:w="1575" w:type="dxa"/>
            <w:tcMar>
              <w:top w:w="15" w:type="dxa"/>
              <w:left w:w="15" w:type="dxa"/>
              <w:right w:w="15" w:type="dxa"/>
            </w:tcMar>
            <w:vAlign w:val="bottom"/>
          </w:tcPr>
          <w:p w:rsidR="19659DE0" w:rsidP="19659DE0" w:rsidRDefault="19659DE0" w14:paraId="217C0360" w14:textId="0F38395E">
            <w:pPr>
              <w:spacing w:after="0"/>
            </w:pPr>
            <w:r w:rsidRPr="19659DE0">
              <w:t>N</w:t>
            </w:r>
          </w:p>
        </w:tc>
      </w:tr>
      <w:tr w:rsidR="19659DE0" w:rsidTr="6A7B6C43" w14:paraId="3F4B6FEB" w14:textId="77777777">
        <w:trPr>
          <w:trHeight w:val="300"/>
        </w:trPr>
        <w:tc>
          <w:tcPr>
            <w:tcW w:w="2505" w:type="dxa"/>
            <w:tcMar>
              <w:top w:w="15" w:type="dxa"/>
              <w:left w:w="15" w:type="dxa"/>
              <w:right w:w="15" w:type="dxa"/>
            </w:tcMar>
            <w:vAlign w:val="bottom"/>
          </w:tcPr>
          <w:p w:rsidR="19659DE0" w:rsidP="19659DE0" w:rsidRDefault="3370B52C" w14:paraId="27D9D5F1" w14:textId="5EF5B5A7">
            <w:pPr>
              <w:spacing w:after="0"/>
            </w:pPr>
            <w:r>
              <w:t xml:space="preserve">Year of </w:t>
            </w:r>
            <w:commentRangeStart w:id="1054"/>
            <w:commentRangeStart w:id="1055"/>
            <w:commentRangeStart w:id="1056"/>
            <w:r>
              <w:t>copyright</w:t>
            </w:r>
            <w:commentRangeEnd w:id="1054"/>
            <w:r w:rsidR="19659DE0">
              <w:rPr>
                <w:rStyle w:val="CommentReference"/>
                <w:sz w:val="18"/>
                <w:szCs w:val="18"/>
              </w:rPr>
              <w:commentReference w:id="1054"/>
            </w:r>
            <w:commentRangeEnd w:id="1055"/>
            <w:r>
              <w:rPr>
                <w:rStyle w:val="CommentReference"/>
              </w:rPr>
              <w:commentReference w:id="1055"/>
            </w:r>
            <w:commentRangeEnd w:id="1056"/>
            <w:r>
              <w:rPr>
                <w:rStyle w:val="CommentReference"/>
              </w:rPr>
              <w:commentReference w:id="1056"/>
            </w:r>
            <w:r>
              <w:t xml:space="preserve"> </w:t>
            </w:r>
          </w:p>
        </w:tc>
        <w:tc>
          <w:tcPr>
            <w:tcW w:w="5190" w:type="dxa"/>
            <w:tcMar>
              <w:top w:w="15" w:type="dxa"/>
              <w:left w:w="15" w:type="dxa"/>
              <w:right w:w="15" w:type="dxa"/>
            </w:tcMar>
            <w:vAlign w:val="bottom"/>
          </w:tcPr>
          <w:p w:rsidR="19659DE0" w:rsidP="19659DE0" w:rsidRDefault="19659DE0" w14:paraId="36749039" w14:textId="71962785">
            <w:pPr>
              <w:spacing w:after="0"/>
            </w:pPr>
            <w:r w:rsidRPr="19659DE0">
              <w:t>Integer &gt;0, &lt;=current year</w:t>
            </w:r>
          </w:p>
        </w:tc>
        <w:tc>
          <w:tcPr>
            <w:tcW w:w="1575" w:type="dxa"/>
            <w:tcMar>
              <w:top w:w="15" w:type="dxa"/>
              <w:left w:w="15" w:type="dxa"/>
              <w:right w:w="15" w:type="dxa"/>
            </w:tcMar>
            <w:vAlign w:val="bottom"/>
          </w:tcPr>
          <w:p w:rsidR="19659DE0" w:rsidP="19659DE0" w:rsidRDefault="19659DE0" w14:paraId="683CC63A" w14:textId="2123B39F">
            <w:pPr>
              <w:spacing w:after="0"/>
            </w:pPr>
            <w:r w:rsidRPr="19659DE0">
              <w:t>N</w:t>
            </w:r>
          </w:p>
        </w:tc>
      </w:tr>
      <w:tr w:rsidR="19659DE0" w:rsidTr="6A7B6C43" w14:paraId="6C9F07B5" w14:textId="77777777">
        <w:trPr>
          <w:trHeight w:val="300"/>
        </w:trPr>
        <w:tc>
          <w:tcPr>
            <w:tcW w:w="2505" w:type="dxa"/>
            <w:tcMar>
              <w:top w:w="15" w:type="dxa"/>
              <w:left w:w="15" w:type="dxa"/>
              <w:right w:w="15" w:type="dxa"/>
            </w:tcMar>
            <w:vAlign w:val="bottom"/>
          </w:tcPr>
          <w:p w:rsidR="19659DE0" w:rsidP="19659DE0" w:rsidRDefault="19659DE0" w14:paraId="308BBCEA" w14:textId="3062EDCE">
            <w:pPr>
              <w:spacing w:after="0"/>
            </w:pPr>
            <w:r w:rsidRPr="19659DE0">
              <w:t xml:space="preserve">Script </w:t>
            </w:r>
          </w:p>
        </w:tc>
        <w:tc>
          <w:tcPr>
            <w:tcW w:w="5190" w:type="dxa"/>
            <w:tcMar>
              <w:top w:w="15" w:type="dxa"/>
              <w:left w:w="15" w:type="dxa"/>
              <w:right w:w="15" w:type="dxa"/>
            </w:tcMar>
            <w:vAlign w:val="bottom"/>
          </w:tcPr>
          <w:p w:rsidR="19659DE0" w:rsidP="19659DE0" w:rsidRDefault="19659DE0" w14:paraId="02747664" w14:textId="6A380D7D">
            <w:pPr>
              <w:spacing w:after="0"/>
            </w:pPr>
            <w:r w:rsidRPr="19659DE0">
              <w:t>Free text</w:t>
            </w:r>
          </w:p>
        </w:tc>
        <w:tc>
          <w:tcPr>
            <w:tcW w:w="1575" w:type="dxa"/>
            <w:tcMar>
              <w:top w:w="15" w:type="dxa"/>
              <w:left w:w="15" w:type="dxa"/>
              <w:right w:w="15" w:type="dxa"/>
            </w:tcMar>
            <w:vAlign w:val="bottom"/>
          </w:tcPr>
          <w:p w:rsidR="19659DE0" w:rsidP="19659DE0" w:rsidRDefault="19659DE0" w14:paraId="1AE3B90F" w14:textId="43A028C4">
            <w:pPr>
              <w:spacing w:after="0"/>
            </w:pPr>
            <w:r w:rsidRPr="19659DE0">
              <w:t>N</w:t>
            </w:r>
          </w:p>
        </w:tc>
      </w:tr>
      <w:tr w:rsidR="19659DE0" w:rsidTr="6A7B6C43" w14:paraId="4206F624" w14:textId="77777777">
        <w:trPr>
          <w:trHeight w:val="300"/>
        </w:trPr>
        <w:tc>
          <w:tcPr>
            <w:tcW w:w="2505" w:type="dxa"/>
            <w:tcMar>
              <w:top w:w="15" w:type="dxa"/>
              <w:left w:w="15" w:type="dxa"/>
              <w:right w:w="15" w:type="dxa"/>
            </w:tcMar>
            <w:vAlign w:val="bottom"/>
          </w:tcPr>
          <w:p w:rsidR="19659DE0" w:rsidP="6A7B6C43" w:rsidRDefault="19659DE0" w14:paraId="4D167319" w14:textId="13B846B8">
            <w:pPr>
              <w:spacing w:after="0"/>
              <w:rPr>
                <w:lang w:val="en-US"/>
              </w:rPr>
            </w:pPr>
            <w:r w:rsidRPr="6A7B6C43" w:rsidR="19659DE0">
              <w:rPr>
                <w:lang w:val="en-US"/>
              </w:rPr>
              <w:t xml:space="preserve">Fiction or </w:t>
            </w:r>
            <w:r w:rsidRPr="6A7B6C43" w:rsidR="19659DE0">
              <w:rPr>
                <w:lang w:val="en-US"/>
              </w:rPr>
              <w:t>Non-Fiction</w:t>
            </w:r>
          </w:p>
        </w:tc>
        <w:tc>
          <w:tcPr>
            <w:tcW w:w="5190" w:type="dxa"/>
            <w:tcMar>
              <w:top w:w="15" w:type="dxa"/>
              <w:left w:w="15" w:type="dxa"/>
              <w:right w:w="15" w:type="dxa"/>
            </w:tcMar>
            <w:vAlign w:val="bottom"/>
          </w:tcPr>
          <w:p w:rsidR="5DA5F3FF" w:rsidP="19659DE0" w:rsidRDefault="5DA5F3FF" w14:paraId="48807E22" w14:textId="595C7C0A">
            <w:pPr>
              <w:spacing w:after="0"/>
            </w:pPr>
            <w:r w:rsidRPr="19659DE0">
              <w:rPr>
                <w:lang w:val="en-US"/>
              </w:rPr>
              <w:t xml:space="preserve">Single selection: </w:t>
            </w:r>
            <w:r w:rsidRPr="19659DE0" w:rsidR="19659DE0">
              <w:t>Fiction or Non-Fiction</w:t>
            </w:r>
          </w:p>
        </w:tc>
        <w:tc>
          <w:tcPr>
            <w:tcW w:w="1575" w:type="dxa"/>
            <w:tcMar>
              <w:top w:w="15" w:type="dxa"/>
              <w:left w:w="15" w:type="dxa"/>
              <w:right w:w="15" w:type="dxa"/>
            </w:tcMar>
            <w:vAlign w:val="bottom"/>
          </w:tcPr>
          <w:p w:rsidR="19659DE0" w:rsidP="19659DE0" w:rsidRDefault="19659DE0" w14:paraId="137C69F9" w14:textId="411DD9EE">
            <w:pPr>
              <w:spacing w:after="0"/>
            </w:pPr>
            <w:r w:rsidRPr="19659DE0">
              <w:t>N</w:t>
            </w:r>
          </w:p>
        </w:tc>
      </w:tr>
      <w:tr w:rsidR="19659DE0" w:rsidTr="6A7B6C43" w14:paraId="632B8C9B" w14:textId="77777777">
        <w:trPr>
          <w:trHeight w:val="300"/>
        </w:trPr>
        <w:tc>
          <w:tcPr>
            <w:tcW w:w="2505" w:type="dxa"/>
            <w:tcMar>
              <w:top w:w="15" w:type="dxa"/>
              <w:left w:w="15" w:type="dxa"/>
              <w:right w:w="15" w:type="dxa"/>
            </w:tcMar>
            <w:vAlign w:val="bottom"/>
          </w:tcPr>
          <w:p w:rsidR="19659DE0" w:rsidP="19659DE0" w:rsidRDefault="19659DE0" w14:paraId="559EAF3D" w14:textId="42975802">
            <w:pPr>
              <w:spacing w:after="0"/>
              <w:rPr>
                <w:lang w:val="en-US"/>
              </w:rPr>
            </w:pPr>
            <w:r w:rsidRPr="19659DE0">
              <w:rPr>
                <w:lang w:val="en-US"/>
              </w:rPr>
              <w:t>Text or Non-text</w:t>
            </w:r>
          </w:p>
        </w:tc>
        <w:tc>
          <w:tcPr>
            <w:tcW w:w="5190" w:type="dxa"/>
            <w:tcMar>
              <w:top w:w="15" w:type="dxa"/>
              <w:left w:w="15" w:type="dxa"/>
              <w:right w:w="15" w:type="dxa"/>
            </w:tcMar>
            <w:vAlign w:val="bottom"/>
          </w:tcPr>
          <w:p w:rsidR="2501D386" w:rsidP="19659DE0" w:rsidRDefault="2501D386" w14:paraId="19EE2330" w14:textId="68B1B06C">
            <w:pPr>
              <w:spacing w:after="0"/>
              <w:rPr>
                <w:lang w:val="en-US"/>
              </w:rPr>
            </w:pPr>
            <w:r w:rsidRPr="19659DE0">
              <w:rPr>
                <w:lang w:val="en-US"/>
              </w:rPr>
              <w:t xml:space="preserve">Single selection: </w:t>
            </w:r>
            <w:r w:rsidRPr="19659DE0" w:rsidR="19659DE0">
              <w:rPr>
                <w:lang w:val="en-US"/>
              </w:rPr>
              <w:t>Text or Non-text</w:t>
            </w:r>
          </w:p>
        </w:tc>
        <w:tc>
          <w:tcPr>
            <w:tcW w:w="1575" w:type="dxa"/>
            <w:tcMar>
              <w:top w:w="15" w:type="dxa"/>
              <w:left w:w="15" w:type="dxa"/>
              <w:right w:w="15" w:type="dxa"/>
            </w:tcMar>
            <w:vAlign w:val="bottom"/>
          </w:tcPr>
          <w:p w:rsidR="19659DE0" w:rsidP="19659DE0" w:rsidRDefault="19659DE0" w14:paraId="133C56C2" w14:textId="40337FBD">
            <w:pPr>
              <w:spacing w:after="0"/>
            </w:pPr>
            <w:r w:rsidRPr="19659DE0">
              <w:t>N</w:t>
            </w:r>
          </w:p>
        </w:tc>
      </w:tr>
      <w:tr w:rsidR="19659DE0" w:rsidTr="6A7B6C43" w14:paraId="4ABE0BD7" w14:textId="77777777">
        <w:trPr>
          <w:trHeight w:val="300"/>
        </w:trPr>
        <w:tc>
          <w:tcPr>
            <w:tcW w:w="2505" w:type="dxa"/>
            <w:tcMar>
              <w:top w:w="15" w:type="dxa"/>
              <w:left w:w="15" w:type="dxa"/>
              <w:right w:w="15" w:type="dxa"/>
            </w:tcMar>
            <w:vAlign w:val="bottom"/>
          </w:tcPr>
          <w:p w:rsidR="19659DE0" w:rsidP="19659DE0" w:rsidRDefault="19659DE0" w14:paraId="4E1E243C" w14:textId="26CE9EF4">
            <w:pPr>
              <w:spacing w:after="0"/>
            </w:pPr>
            <w:r w:rsidRPr="19659DE0">
              <w:t>Statement of responsibility</w:t>
            </w:r>
          </w:p>
        </w:tc>
        <w:tc>
          <w:tcPr>
            <w:tcW w:w="5190" w:type="dxa"/>
            <w:tcMar>
              <w:top w:w="15" w:type="dxa"/>
              <w:left w:w="15" w:type="dxa"/>
              <w:right w:w="15" w:type="dxa"/>
            </w:tcMar>
            <w:vAlign w:val="bottom"/>
          </w:tcPr>
          <w:p w:rsidR="19659DE0" w:rsidP="19659DE0" w:rsidRDefault="19659DE0" w14:paraId="78360FB6" w14:textId="0F577FE5">
            <w:pPr>
              <w:spacing w:after="0"/>
            </w:pPr>
            <w:r w:rsidRPr="19659DE0">
              <w:t>Free text</w:t>
            </w:r>
          </w:p>
        </w:tc>
        <w:tc>
          <w:tcPr>
            <w:tcW w:w="1575" w:type="dxa"/>
            <w:tcMar>
              <w:top w:w="15" w:type="dxa"/>
              <w:left w:w="15" w:type="dxa"/>
              <w:right w:w="15" w:type="dxa"/>
            </w:tcMar>
            <w:vAlign w:val="bottom"/>
          </w:tcPr>
          <w:p w:rsidR="19659DE0" w:rsidP="19659DE0" w:rsidRDefault="19659DE0" w14:paraId="33171D12" w14:textId="28AC3AF5">
            <w:pPr>
              <w:spacing w:after="0"/>
            </w:pPr>
            <w:r w:rsidRPr="19659DE0">
              <w:t>N</w:t>
            </w:r>
          </w:p>
        </w:tc>
      </w:tr>
      <w:tr w:rsidR="477C5BEC" w:rsidTr="6A7B6C43" w14:paraId="38481F81" w14:textId="77777777">
        <w:trPr>
          <w:trHeight w:val="300"/>
          <w:ins w:author="Joshua Routh" w:date="2026-01-20T10:39:00Z" w:id="288144427"/>
        </w:trPr>
        <w:tc>
          <w:tcPr>
            <w:tcW w:w="3194" w:type="dxa"/>
            <w:tcMar>
              <w:top w:w="15" w:type="dxa"/>
              <w:left w:w="15" w:type="dxa"/>
              <w:right w:w="15" w:type="dxa"/>
            </w:tcMar>
            <w:vAlign w:val="bottom"/>
          </w:tcPr>
          <w:p w:rsidR="7FB20026" w:rsidP="477C5BEC" w:rsidRDefault="7FB20026" w14:paraId="0846139A" w14:textId="4F79CA2C">
            <w:ins w:author="Joshua Routh" w:date="2026-01-20T10:39:00Z" w16du:dateUtc="2026-01-20T10:39:35Z" w:id="1058">
              <w:r>
                <w:t>DOI</w:t>
              </w:r>
            </w:ins>
          </w:p>
        </w:tc>
        <w:tc>
          <w:tcPr>
            <w:tcW w:w="4684" w:type="dxa"/>
            <w:tcMar>
              <w:top w:w="15" w:type="dxa"/>
              <w:left w:w="15" w:type="dxa"/>
              <w:right w:w="15" w:type="dxa"/>
            </w:tcMar>
            <w:vAlign w:val="bottom"/>
          </w:tcPr>
          <w:p w:rsidR="7FB20026" w:rsidP="477C5BEC" w:rsidRDefault="7FB20026" w14:paraId="3AEEA9F5" w14:textId="603B1E1D">
            <w:ins w:author="Joshua Routh" w:date="2026-01-20T10:39:00Z" w16du:dateUtc="2026-01-20T10:39:37Z" w:id="1059">
              <w:r>
                <w:t>Free text</w:t>
              </w:r>
            </w:ins>
          </w:p>
        </w:tc>
        <w:tc>
          <w:tcPr>
            <w:tcW w:w="1386" w:type="dxa"/>
            <w:tcMar>
              <w:top w:w="15" w:type="dxa"/>
              <w:left w:w="15" w:type="dxa"/>
              <w:right w:w="15" w:type="dxa"/>
            </w:tcMar>
            <w:vAlign w:val="bottom"/>
          </w:tcPr>
          <w:p w:rsidR="477C5BEC" w:rsidP="477C5BEC" w:rsidRDefault="477C5BEC" w14:paraId="03DB9251" w14:textId="21D3DBA5"/>
        </w:tc>
      </w:tr>
      <w:tr w:rsidR="19659DE0" w:rsidTr="6A7B6C43" w14:paraId="02529C58" w14:textId="77777777">
        <w:trPr>
          <w:trHeight w:val="300"/>
        </w:trPr>
        <w:tc>
          <w:tcPr>
            <w:tcW w:w="2505" w:type="dxa"/>
            <w:tcMar>
              <w:top w:w="15" w:type="dxa"/>
              <w:left w:w="15" w:type="dxa"/>
              <w:right w:w="15" w:type="dxa"/>
            </w:tcMar>
            <w:vAlign w:val="bottom"/>
          </w:tcPr>
          <w:p w:rsidR="19659DE0" w:rsidP="19659DE0" w:rsidRDefault="19659DE0" w14:paraId="6AFA970D" w14:textId="7954F28B">
            <w:pPr>
              <w:spacing w:after="0"/>
            </w:pPr>
            <w:r w:rsidRPr="19659DE0">
              <w:t>Type</w:t>
            </w:r>
          </w:p>
        </w:tc>
        <w:tc>
          <w:tcPr>
            <w:tcW w:w="5190" w:type="dxa"/>
            <w:tcMar>
              <w:top w:w="15" w:type="dxa"/>
              <w:left w:w="15" w:type="dxa"/>
              <w:right w:w="15" w:type="dxa"/>
            </w:tcMar>
            <w:vAlign w:val="bottom"/>
          </w:tcPr>
          <w:p w:rsidR="19659DE0" w:rsidP="19659DE0" w:rsidRDefault="19659DE0" w14:paraId="53621497" w14:textId="0B5897B6">
            <w:pPr>
              <w:spacing w:after="0"/>
            </w:pPr>
            <w:r w:rsidRPr="19659DE0">
              <w:t>Monograph, Serial, Chapter, Map, Zine, Comic, Visual material</w:t>
            </w:r>
          </w:p>
        </w:tc>
        <w:tc>
          <w:tcPr>
            <w:tcW w:w="1575" w:type="dxa"/>
            <w:tcMar>
              <w:top w:w="15" w:type="dxa"/>
              <w:left w:w="15" w:type="dxa"/>
              <w:right w:w="15" w:type="dxa"/>
            </w:tcMar>
            <w:vAlign w:val="bottom"/>
          </w:tcPr>
          <w:p w:rsidR="19659DE0" w:rsidP="19659DE0" w:rsidRDefault="19659DE0" w14:paraId="07C19834" w14:textId="60E38D3B">
            <w:pPr>
              <w:spacing w:after="0"/>
            </w:pPr>
            <w:r w:rsidRPr="19659DE0">
              <w:t>N</w:t>
            </w:r>
          </w:p>
        </w:tc>
      </w:tr>
    </w:tbl>
    <w:p w:rsidR="5877DB73" w:rsidP="19659DE0" w:rsidRDefault="5877DB73" w14:paraId="639211CB" w14:textId="665ED503">
      <w:pPr>
        <w:rPr>
          <w:lang w:val="en-US"/>
        </w:rPr>
      </w:pPr>
    </w:p>
    <w:p w:rsidR="5877DB73" w:rsidP="19659DE0" w:rsidRDefault="79E1ECF4" w14:paraId="41332FDA" w14:textId="0AC4EA28">
      <w:pPr>
        <w:pStyle w:val="Heading3"/>
        <w:rPr>
          <w:lang w:val="en-US"/>
        </w:rPr>
      </w:pPr>
      <w:r w:rsidRPr="19659DE0">
        <w:rPr>
          <w:lang w:val="en-US"/>
        </w:rPr>
        <w:t>Journals</w:t>
      </w:r>
    </w:p>
    <w:tbl>
      <w:tblPr>
        <w:tblW w:w="0" w:type="auto"/>
        <w:tblBorders>
          <w:top w:val="single" w:color="F2F2F2" w:themeColor="background1" w:themeShade="F2" w:sz="2" w:space="0"/>
          <w:left w:val="single" w:color="F2F2F2" w:themeColor="background1" w:themeShade="F2" w:sz="2" w:space="0"/>
          <w:bottom w:val="single" w:color="F2F2F2" w:themeColor="background1" w:themeShade="F2" w:sz="2" w:space="0"/>
          <w:right w:val="single" w:color="F2F2F2" w:themeColor="background1" w:themeShade="F2" w:sz="2" w:space="0"/>
          <w:insideH w:val="single" w:color="F2F2F2" w:themeColor="background1" w:themeShade="F2" w:sz="2" w:space="0"/>
          <w:insideV w:val="single" w:color="F2F2F2" w:themeColor="background1" w:themeShade="F2" w:sz="2" w:space="0"/>
        </w:tblBorders>
        <w:tblLook w:val="06A0" w:firstRow="1" w:lastRow="0" w:firstColumn="1" w:lastColumn="0" w:noHBand="1" w:noVBand="1"/>
      </w:tblPr>
      <w:tblGrid>
        <w:gridCol w:w="3100"/>
        <w:gridCol w:w="5153"/>
        <w:gridCol w:w="1011"/>
      </w:tblGrid>
      <w:tr w:rsidR="19659DE0" w:rsidTr="1CC7193A" w14:paraId="76E2DCAD" w14:textId="77777777">
        <w:trPr>
          <w:trHeight w:val="300"/>
        </w:trPr>
        <w:tc>
          <w:tcPr>
            <w:tcW w:w="2415" w:type="dxa"/>
            <w:shd w:val="clear" w:color="auto" w:fill="DBE5F1" w:themeFill="accent1" w:themeFillTint="33"/>
            <w:tcMar>
              <w:top w:w="15" w:type="dxa"/>
              <w:left w:w="15" w:type="dxa"/>
              <w:right w:w="15" w:type="dxa"/>
            </w:tcMar>
            <w:vAlign w:val="bottom"/>
          </w:tcPr>
          <w:p w:rsidR="575CC574" w:rsidP="19659DE0" w:rsidRDefault="575CC574" w14:paraId="422F38C2" w14:textId="3CDA92B4">
            <w:pPr>
              <w:spacing w:after="0"/>
              <w:rPr>
                <w:rFonts w:ascii="Aptos Narrow" w:hAnsi="Aptos Narrow" w:eastAsia="Aptos Narrow" w:cs="Aptos Narrow"/>
                <w:b/>
                <w:bCs/>
                <w:color w:val="000000" w:themeColor="text1"/>
                <w:sz w:val="22"/>
                <w:szCs w:val="22"/>
              </w:rPr>
            </w:pPr>
            <w:r w:rsidRPr="19659DE0">
              <w:rPr>
                <w:rFonts w:ascii="Aptos Narrow" w:hAnsi="Aptos Narrow" w:eastAsia="Aptos Narrow" w:cs="Aptos Narrow"/>
                <w:b/>
                <w:bCs/>
                <w:color w:val="000000" w:themeColor="text1"/>
                <w:sz w:val="22"/>
                <w:szCs w:val="22"/>
              </w:rPr>
              <w:t>Field</w:t>
            </w:r>
          </w:p>
        </w:tc>
        <w:tc>
          <w:tcPr>
            <w:tcW w:w="5760" w:type="dxa"/>
            <w:shd w:val="clear" w:color="auto" w:fill="DBE5F1" w:themeFill="accent1" w:themeFillTint="33"/>
            <w:tcMar>
              <w:top w:w="15" w:type="dxa"/>
              <w:left w:w="15" w:type="dxa"/>
              <w:right w:w="15" w:type="dxa"/>
            </w:tcMar>
            <w:vAlign w:val="bottom"/>
          </w:tcPr>
          <w:p w:rsidR="575CC574" w:rsidP="19659DE0" w:rsidRDefault="575CC574" w14:paraId="6EDD6B54" w14:textId="678DA4B4">
            <w:pPr>
              <w:spacing w:after="0"/>
              <w:rPr>
                <w:rFonts w:ascii="Aptos Narrow" w:hAnsi="Aptos Narrow" w:eastAsia="Aptos Narrow" w:cs="Aptos Narrow"/>
                <w:b/>
                <w:bCs/>
                <w:color w:val="000000" w:themeColor="text1"/>
                <w:sz w:val="22"/>
                <w:szCs w:val="22"/>
                <w:lang w:val="en-US"/>
              </w:rPr>
            </w:pPr>
            <w:r w:rsidRPr="19659DE0">
              <w:rPr>
                <w:rFonts w:ascii="Aptos Narrow" w:hAnsi="Aptos Narrow" w:eastAsia="Aptos Narrow" w:cs="Aptos Narrow"/>
                <w:b/>
                <w:bCs/>
                <w:color w:val="000000" w:themeColor="text1"/>
                <w:sz w:val="22"/>
                <w:szCs w:val="22"/>
                <w:lang w:val="en-US"/>
              </w:rPr>
              <w:t>Validation</w:t>
            </w:r>
          </w:p>
        </w:tc>
        <w:tc>
          <w:tcPr>
            <w:tcW w:w="1095" w:type="dxa"/>
            <w:shd w:val="clear" w:color="auto" w:fill="DBE5F1" w:themeFill="accent1" w:themeFillTint="33"/>
            <w:tcMar>
              <w:top w:w="15" w:type="dxa"/>
              <w:left w:w="15" w:type="dxa"/>
              <w:right w:w="15" w:type="dxa"/>
            </w:tcMar>
            <w:vAlign w:val="bottom"/>
          </w:tcPr>
          <w:p w:rsidR="575CC574" w:rsidP="19659DE0" w:rsidRDefault="575CC574" w14:paraId="61F237D1" w14:textId="3545B6C0">
            <w:pPr>
              <w:spacing w:after="0"/>
              <w:rPr>
                <w:rFonts w:ascii="Aptos Narrow" w:hAnsi="Aptos Narrow" w:eastAsia="Aptos Narrow" w:cs="Aptos Narrow"/>
                <w:b/>
                <w:bCs/>
                <w:color w:val="000000" w:themeColor="text1"/>
                <w:sz w:val="22"/>
                <w:szCs w:val="22"/>
              </w:rPr>
            </w:pPr>
            <w:r w:rsidRPr="19659DE0">
              <w:rPr>
                <w:rFonts w:ascii="Aptos Narrow" w:hAnsi="Aptos Narrow" w:eastAsia="Aptos Narrow" w:cs="Aptos Narrow"/>
                <w:b/>
                <w:bCs/>
                <w:color w:val="000000" w:themeColor="text1"/>
                <w:sz w:val="22"/>
                <w:szCs w:val="22"/>
                <w:lang w:val="en-US"/>
              </w:rPr>
              <w:t>Require</w:t>
            </w:r>
            <w:r w:rsidRPr="19659DE0">
              <w:rPr>
                <w:rFonts w:ascii="Aptos Narrow" w:hAnsi="Aptos Narrow" w:eastAsia="Aptos Narrow" w:cs="Aptos Narrow"/>
                <w:b/>
                <w:bCs/>
                <w:color w:val="000000" w:themeColor="text1"/>
                <w:sz w:val="22"/>
                <w:szCs w:val="22"/>
              </w:rPr>
              <w:t>d</w:t>
            </w:r>
          </w:p>
        </w:tc>
      </w:tr>
      <w:tr w:rsidR="19659DE0" w:rsidTr="1CC7193A" w14:paraId="50FA73E8" w14:textId="77777777">
        <w:trPr>
          <w:trHeight w:val="300"/>
        </w:trPr>
        <w:tc>
          <w:tcPr>
            <w:tcW w:w="2415" w:type="dxa"/>
            <w:tcMar>
              <w:top w:w="15" w:type="dxa"/>
              <w:left w:w="15" w:type="dxa"/>
              <w:right w:w="15" w:type="dxa"/>
            </w:tcMar>
            <w:vAlign w:val="bottom"/>
          </w:tcPr>
          <w:p w:rsidR="25F5DD24" w:rsidP="19659DE0" w:rsidRDefault="25F5DD24" w14:paraId="4774BBF8" w14:textId="6D76E47D">
            <w:pPr>
              <w:spacing w:after="0"/>
            </w:pPr>
            <w:r w:rsidRPr="19659DE0">
              <w:t>ISSN</w:t>
            </w:r>
          </w:p>
        </w:tc>
        <w:tc>
          <w:tcPr>
            <w:tcW w:w="5760" w:type="dxa"/>
            <w:tcMar>
              <w:top w:w="15" w:type="dxa"/>
              <w:left w:w="15" w:type="dxa"/>
              <w:right w:w="15" w:type="dxa"/>
            </w:tcMar>
            <w:vAlign w:val="bottom"/>
          </w:tcPr>
          <w:p w:rsidR="19659DE0" w:rsidP="19659DE0" w:rsidRDefault="19659DE0" w14:paraId="6F58C904" w14:textId="67DC62CB">
            <w:pPr>
              <w:spacing w:after="0"/>
            </w:pPr>
            <w:r w:rsidRPr="19659DE0">
              <w:t>10 or 13 characters</w:t>
            </w:r>
          </w:p>
        </w:tc>
        <w:tc>
          <w:tcPr>
            <w:tcW w:w="1095" w:type="dxa"/>
            <w:tcMar>
              <w:top w:w="15" w:type="dxa"/>
              <w:left w:w="15" w:type="dxa"/>
              <w:right w:w="15" w:type="dxa"/>
            </w:tcMar>
            <w:vAlign w:val="bottom"/>
          </w:tcPr>
          <w:p w:rsidR="19659DE0" w:rsidP="19659DE0" w:rsidRDefault="19659DE0" w14:paraId="1B7664BB" w14:textId="5B7A5779">
            <w:pPr>
              <w:spacing w:after="0"/>
            </w:pPr>
            <w:r w:rsidRPr="19659DE0">
              <w:t>N</w:t>
            </w:r>
          </w:p>
        </w:tc>
      </w:tr>
      <w:tr w:rsidR="19659DE0" w:rsidTr="1CC7193A" w14:paraId="2F8AB4F7" w14:textId="77777777">
        <w:trPr>
          <w:trHeight w:val="300"/>
        </w:trPr>
        <w:tc>
          <w:tcPr>
            <w:tcW w:w="2415" w:type="dxa"/>
            <w:tcMar>
              <w:top w:w="15" w:type="dxa"/>
              <w:left w:w="15" w:type="dxa"/>
              <w:right w:w="15" w:type="dxa"/>
            </w:tcMar>
            <w:vAlign w:val="bottom"/>
          </w:tcPr>
          <w:p w:rsidR="19659DE0" w:rsidP="19659DE0" w:rsidRDefault="19659DE0" w14:paraId="2B46EE6B" w14:textId="67739253">
            <w:pPr>
              <w:spacing w:after="0"/>
            </w:pPr>
            <w:r w:rsidRPr="19659DE0">
              <w:t xml:space="preserve">File format supplied </w:t>
            </w:r>
          </w:p>
        </w:tc>
        <w:tc>
          <w:tcPr>
            <w:tcW w:w="5760" w:type="dxa"/>
            <w:tcMar>
              <w:top w:w="15" w:type="dxa"/>
              <w:left w:w="15" w:type="dxa"/>
              <w:right w:w="15" w:type="dxa"/>
            </w:tcMar>
            <w:vAlign w:val="bottom"/>
          </w:tcPr>
          <w:p w:rsidR="19659DE0" w:rsidP="19659DE0" w:rsidRDefault="19659DE0" w14:paraId="518385B6" w14:textId="2F2FDF43">
            <w:pPr>
              <w:spacing w:after="0"/>
              <w:rPr>
                <w:lang w:val="en-US"/>
              </w:rPr>
            </w:pPr>
            <w:r w:rsidRPr="19659DE0">
              <w:rPr>
                <w:lang w:val="en-US"/>
              </w:rPr>
              <w:t>Detected based on file format of upload</w:t>
            </w:r>
            <w:r w:rsidRPr="19659DE0" w:rsidR="7D7DB2D9">
              <w:rPr>
                <w:lang w:val="en-US"/>
              </w:rPr>
              <w:t xml:space="preserve"> – PDF or eP</w:t>
            </w:r>
            <w:r w:rsidRPr="19659DE0" w:rsidR="7D7DB2D9">
              <w:t>ub</w:t>
            </w:r>
          </w:p>
        </w:tc>
        <w:tc>
          <w:tcPr>
            <w:tcW w:w="1095" w:type="dxa"/>
            <w:tcMar>
              <w:top w:w="15" w:type="dxa"/>
              <w:left w:w="15" w:type="dxa"/>
              <w:right w:w="15" w:type="dxa"/>
            </w:tcMar>
            <w:vAlign w:val="bottom"/>
          </w:tcPr>
          <w:p w:rsidR="19659DE0" w:rsidP="19659DE0" w:rsidRDefault="19659DE0" w14:paraId="1008AC08" w14:textId="5C6090AE">
            <w:pPr>
              <w:spacing w:after="0"/>
            </w:pPr>
            <w:r w:rsidRPr="19659DE0">
              <w:t>Automatic</w:t>
            </w:r>
          </w:p>
        </w:tc>
      </w:tr>
      <w:tr w:rsidR="19659DE0" w:rsidTr="1CC7193A" w14:paraId="31EF15D1" w14:textId="77777777">
        <w:trPr>
          <w:trHeight w:val="300"/>
        </w:trPr>
        <w:tc>
          <w:tcPr>
            <w:tcW w:w="2415" w:type="dxa"/>
            <w:tcMar>
              <w:top w:w="15" w:type="dxa"/>
              <w:left w:w="15" w:type="dxa"/>
              <w:right w:w="15" w:type="dxa"/>
            </w:tcMar>
            <w:vAlign w:val="bottom"/>
          </w:tcPr>
          <w:p w:rsidR="19659DE0" w:rsidP="19659DE0" w:rsidRDefault="32766657" w14:paraId="296807A4" w14:textId="18B85F16">
            <w:pPr>
              <w:spacing w:after="0"/>
            </w:pPr>
            <w:commentRangeStart w:id="1060"/>
            <w:commentRangeStart w:id="1061"/>
            <w:commentRangeStart w:id="1062"/>
            <w:r>
              <w:t>Subtitle</w:t>
            </w:r>
            <w:commentRangeEnd w:id="1060"/>
            <w:r w:rsidR="19659DE0">
              <w:rPr>
                <w:rStyle w:val="CommentReference"/>
                <w:sz w:val="18"/>
                <w:szCs w:val="18"/>
              </w:rPr>
              <w:commentReference w:id="1060"/>
            </w:r>
            <w:commentRangeEnd w:id="1061"/>
            <w:r>
              <w:rPr>
                <w:rStyle w:val="CommentReference"/>
              </w:rPr>
              <w:commentReference w:id="1061"/>
            </w:r>
            <w:commentRangeEnd w:id="1062"/>
            <w:r>
              <w:rPr>
                <w:rStyle w:val="CommentReference"/>
              </w:rPr>
              <w:commentReference w:id="1062"/>
            </w:r>
          </w:p>
        </w:tc>
        <w:tc>
          <w:tcPr>
            <w:tcW w:w="5760" w:type="dxa"/>
            <w:tcMar>
              <w:top w:w="15" w:type="dxa"/>
              <w:left w:w="15" w:type="dxa"/>
              <w:right w:w="15" w:type="dxa"/>
            </w:tcMar>
            <w:vAlign w:val="bottom"/>
          </w:tcPr>
          <w:p w:rsidR="19659DE0" w:rsidP="19659DE0" w:rsidRDefault="19659DE0" w14:paraId="350E27BA" w14:textId="7872D36A">
            <w:pPr>
              <w:spacing w:after="0"/>
            </w:pPr>
            <w:r w:rsidRPr="19659DE0">
              <w:t>Free text, &lt;200 words</w:t>
            </w:r>
          </w:p>
        </w:tc>
        <w:tc>
          <w:tcPr>
            <w:tcW w:w="1095" w:type="dxa"/>
            <w:tcMar>
              <w:top w:w="15" w:type="dxa"/>
              <w:left w:w="15" w:type="dxa"/>
              <w:right w:w="15" w:type="dxa"/>
            </w:tcMar>
            <w:vAlign w:val="bottom"/>
          </w:tcPr>
          <w:p w:rsidR="19659DE0" w:rsidP="19659DE0" w:rsidRDefault="19659DE0" w14:paraId="3A0C4303" w14:textId="641C4237">
            <w:pPr>
              <w:spacing w:after="0"/>
            </w:pPr>
            <w:r w:rsidRPr="19659DE0">
              <w:t>N</w:t>
            </w:r>
          </w:p>
        </w:tc>
      </w:tr>
      <w:tr w:rsidR="19659DE0" w:rsidTr="1CC7193A" w14:paraId="5186E1A0" w14:textId="77777777">
        <w:trPr>
          <w:trHeight w:val="300"/>
        </w:trPr>
        <w:tc>
          <w:tcPr>
            <w:tcW w:w="2415" w:type="dxa"/>
            <w:tcMar>
              <w:top w:w="15" w:type="dxa"/>
              <w:left w:w="15" w:type="dxa"/>
              <w:right w:w="15" w:type="dxa"/>
            </w:tcMar>
            <w:vAlign w:val="bottom"/>
          </w:tcPr>
          <w:p w:rsidR="19659DE0" w:rsidP="19659DE0" w:rsidRDefault="3370B52C" w14:paraId="40594708" w14:textId="6B51435D">
            <w:pPr>
              <w:spacing w:after="0"/>
            </w:pPr>
            <w:commentRangeStart w:id="1063"/>
            <w:commentRangeStart w:id="1064"/>
            <w:commentRangeStart w:id="1065"/>
            <w:r>
              <w:t>Author(s)</w:t>
            </w:r>
            <w:commentRangeEnd w:id="1063"/>
            <w:r w:rsidR="19659DE0">
              <w:rPr>
                <w:rStyle w:val="CommentReference"/>
                <w:sz w:val="18"/>
                <w:szCs w:val="18"/>
              </w:rPr>
              <w:commentReference w:id="1063"/>
            </w:r>
            <w:commentRangeEnd w:id="1064"/>
            <w:r>
              <w:rPr>
                <w:rStyle w:val="CommentReference"/>
              </w:rPr>
              <w:commentReference w:id="1064"/>
            </w:r>
            <w:commentRangeEnd w:id="1065"/>
            <w:r>
              <w:rPr>
                <w:rStyle w:val="CommentReference"/>
              </w:rPr>
              <w:commentReference w:id="1065"/>
            </w:r>
          </w:p>
        </w:tc>
        <w:tc>
          <w:tcPr>
            <w:tcW w:w="5760" w:type="dxa"/>
            <w:tcMar>
              <w:top w:w="15" w:type="dxa"/>
              <w:left w:w="15" w:type="dxa"/>
              <w:right w:w="15" w:type="dxa"/>
            </w:tcMar>
            <w:vAlign w:val="bottom"/>
          </w:tcPr>
          <w:p w:rsidR="76FB97EF" w:rsidP="1CC7193A" w:rsidRDefault="7EB5AB67" w14:paraId="4CCF9353" w14:textId="566162EA">
            <w:pPr>
              <w:spacing w:after="0"/>
              <w:rPr>
                <w:lang w:val="en-US"/>
              </w:rPr>
            </w:pPr>
            <w:r>
              <w:t>0-n: First names, last names, ORCID, role</w:t>
            </w:r>
            <w:ins w:author="Joshua Routh" w:date="2026-02-04T15:38:00Z" w16du:dateUtc="2026-02-04T15:38:47Z" w:id="1066">
              <w:r w:rsidR="11DC4B36">
                <w:t>,</w:t>
              </w:r>
            </w:ins>
            <w:del w:author="Joshua Routh" w:date="2026-02-04T15:38:00Z" w16du:dateUtc="2026-02-04T15:38:46Z" w:id="1067">
              <w:r w:rsidDel="7EB5AB67" w:rsidR="76FB97EF">
                <w:delText>.</w:delText>
              </w:r>
            </w:del>
            <w:r>
              <w:t xml:space="preserve"> </w:t>
            </w:r>
            <w:ins w:author="Joshua Routh" w:date="2026-02-04T15:38:00Z" w16du:dateUtc="2026-02-04T15:38:45Z" w:id="1068">
              <w:r w:rsidRPr="1CC7193A" w:rsidR="11430BA2">
                <w:rPr>
                  <w:lang w:val="en-US"/>
                </w:rPr>
                <w:t>corporate name, department,</w:t>
              </w:r>
            </w:ins>
          </w:p>
          <w:p w:rsidR="76FB97EF" w:rsidP="19659DE0" w:rsidRDefault="76FB97EF" w14:paraId="3E97E2B8" w14:textId="6D824F2F">
            <w:pPr>
              <w:spacing w:after="0"/>
              <w:rPr>
                <w:lang w:val="en-US"/>
              </w:rPr>
            </w:pPr>
            <w:r w:rsidRPr="19659DE0">
              <w:rPr>
                <w:lang w:val="en-US"/>
              </w:rPr>
              <w:t>For roles see ‘List of Autho</w:t>
            </w:r>
            <w:r w:rsidRPr="19659DE0">
              <w:t xml:space="preserve">r </w:t>
            </w:r>
            <w:r w:rsidRPr="19659DE0">
              <w:rPr>
                <w:lang w:val="en-US"/>
              </w:rPr>
              <w:t>Roles’ in Appendix</w:t>
            </w:r>
          </w:p>
        </w:tc>
        <w:tc>
          <w:tcPr>
            <w:tcW w:w="1095" w:type="dxa"/>
            <w:tcMar>
              <w:top w:w="15" w:type="dxa"/>
              <w:left w:w="15" w:type="dxa"/>
              <w:right w:w="15" w:type="dxa"/>
            </w:tcMar>
            <w:vAlign w:val="bottom"/>
          </w:tcPr>
          <w:p w:rsidR="19659DE0" w:rsidP="19659DE0" w:rsidRDefault="19659DE0" w14:paraId="43ECDA52" w14:textId="699EA608">
            <w:pPr>
              <w:spacing w:after="0"/>
            </w:pPr>
            <w:r w:rsidRPr="19659DE0">
              <w:t>N</w:t>
            </w:r>
          </w:p>
        </w:tc>
      </w:tr>
      <w:tr w:rsidR="19659DE0" w:rsidTr="1CC7193A" w14:paraId="5E7A5D7C" w14:textId="77777777">
        <w:trPr>
          <w:trHeight w:val="300"/>
        </w:trPr>
        <w:tc>
          <w:tcPr>
            <w:tcW w:w="2415" w:type="dxa"/>
            <w:tcMar>
              <w:top w:w="15" w:type="dxa"/>
              <w:left w:w="15" w:type="dxa"/>
              <w:right w:w="15" w:type="dxa"/>
            </w:tcMar>
            <w:vAlign w:val="bottom"/>
          </w:tcPr>
          <w:p w:rsidR="19659DE0" w:rsidP="19659DE0" w:rsidRDefault="19659DE0" w14:paraId="1ADE3CF4" w14:textId="2E460A89">
            <w:pPr>
              <w:spacing w:after="0"/>
            </w:pPr>
            <w:r w:rsidRPr="19659DE0">
              <w:t>Publisher</w:t>
            </w:r>
          </w:p>
        </w:tc>
        <w:tc>
          <w:tcPr>
            <w:tcW w:w="5760" w:type="dxa"/>
            <w:tcMar>
              <w:top w:w="15" w:type="dxa"/>
              <w:left w:w="15" w:type="dxa"/>
              <w:right w:w="15" w:type="dxa"/>
            </w:tcMar>
            <w:vAlign w:val="bottom"/>
          </w:tcPr>
          <w:p w:rsidR="0BCE1F03" w:rsidP="19659DE0" w:rsidRDefault="0BCE1F03" w14:paraId="38F111E3" w14:textId="041E9E42">
            <w:pPr>
              <w:spacing w:after="0"/>
            </w:pPr>
            <w:r w:rsidRPr="19659DE0">
              <w:rPr>
                <w:lang w:val="en-US"/>
              </w:rPr>
              <w:t>Automatic base</w:t>
            </w:r>
            <w:r w:rsidRPr="19659DE0">
              <w:t xml:space="preserve">d </w:t>
            </w:r>
            <w:r w:rsidRPr="19659DE0">
              <w:rPr>
                <w:lang w:val="en-US"/>
              </w:rPr>
              <w:t>o</w:t>
            </w:r>
            <w:r w:rsidRPr="19659DE0">
              <w:t>n</w:t>
            </w:r>
            <w:r w:rsidRPr="19659DE0">
              <w:rPr>
                <w:lang w:val="en-US"/>
              </w:rPr>
              <w:t xml:space="preserve"> users' log in for Publishers. </w:t>
            </w:r>
          </w:p>
          <w:p w:rsidR="0BCE1F03" w:rsidP="19659DE0" w:rsidRDefault="0BCE1F03" w14:paraId="19FA2BCC" w14:textId="20B1686F">
            <w:pPr>
              <w:spacing w:after="0"/>
              <w:rPr>
                <w:lang w:val="en-US"/>
              </w:rPr>
            </w:pPr>
            <w:r w:rsidRPr="19659DE0">
              <w:rPr>
                <w:lang w:val="en-US"/>
              </w:rPr>
              <w:t>Single selection based on list of existing Publishers for LDL staff</w:t>
            </w:r>
          </w:p>
        </w:tc>
        <w:tc>
          <w:tcPr>
            <w:tcW w:w="1095" w:type="dxa"/>
            <w:tcMar>
              <w:top w:w="15" w:type="dxa"/>
              <w:left w:w="15" w:type="dxa"/>
              <w:right w:w="15" w:type="dxa"/>
            </w:tcMar>
            <w:vAlign w:val="bottom"/>
          </w:tcPr>
          <w:p w:rsidR="19659DE0" w:rsidP="19659DE0" w:rsidRDefault="19659DE0" w14:paraId="7BA5E537" w14:textId="436B1D48">
            <w:pPr>
              <w:spacing w:after="0"/>
            </w:pPr>
            <w:r w:rsidRPr="19659DE0">
              <w:t>Automatic</w:t>
            </w:r>
          </w:p>
        </w:tc>
      </w:tr>
      <w:tr w:rsidR="19659DE0" w:rsidTr="1CC7193A" w14:paraId="532B04BA" w14:textId="77777777">
        <w:trPr>
          <w:trHeight w:val="300"/>
        </w:trPr>
        <w:tc>
          <w:tcPr>
            <w:tcW w:w="2415" w:type="dxa"/>
            <w:tcMar>
              <w:top w:w="15" w:type="dxa"/>
              <w:left w:w="15" w:type="dxa"/>
              <w:right w:w="15" w:type="dxa"/>
            </w:tcMar>
            <w:vAlign w:val="bottom"/>
          </w:tcPr>
          <w:p w:rsidR="19659DE0" w:rsidP="19659DE0" w:rsidRDefault="19659DE0" w14:paraId="43739E12" w14:textId="09ED959B">
            <w:pPr>
              <w:spacing w:after="0"/>
            </w:pPr>
            <w:r w:rsidRPr="19659DE0">
              <w:t>Part</w:t>
            </w:r>
          </w:p>
        </w:tc>
        <w:tc>
          <w:tcPr>
            <w:tcW w:w="5760" w:type="dxa"/>
            <w:tcMar>
              <w:top w:w="15" w:type="dxa"/>
              <w:left w:w="15" w:type="dxa"/>
              <w:right w:w="15" w:type="dxa"/>
            </w:tcMar>
            <w:vAlign w:val="bottom"/>
          </w:tcPr>
          <w:p w:rsidR="19659DE0" w:rsidP="19659DE0" w:rsidRDefault="32766657" w14:paraId="7605A167" w14:textId="3F6222D5">
            <w:pPr>
              <w:spacing w:after="0"/>
              <w:rPr>
                <w:lang w:val="en-US"/>
              </w:rPr>
            </w:pPr>
            <w:r w:rsidRPr="3DEF00A6">
              <w:rPr>
                <w:lang w:val="en-US"/>
              </w:rPr>
              <w:t>Volume</w:t>
            </w:r>
            <w:r w:rsidRPr="3DEF00A6" w:rsidR="634D3885">
              <w:rPr>
                <w:lang w:val="en-US"/>
              </w:rPr>
              <w:t xml:space="preserve"> (</w:t>
            </w:r>
            <w:r w:rsidRPr="3DEF00A6">
              <w:rPr>
                <w:lang w:val="en-US"/>
              </w:rPr>
              <w:t>Integer</w:t>
            </w:r>
            <w:r w:rsidRPr="3DEF00A6" w:rsidR="5F47BB35">
              <w:rPr>
                <w:lang w:val="en-US"/>
              </w:rPr>
              <w:t>)</w:t>
            </w:r>
            <w:r w:rsidRPr="3DEF00A6">
              <w:rPr>
                <w:lang w:val="en-US"/>
              </w:rPr>
              <w:t xml:space="preserve">. </w:t>
            </w:r>
            <w:ins w:author="Joshua Routh" w:date="2026-01-15T11:12:00Z" w16du:dateUtc="2026-01-15T11:12:43Z" w:id="1069">
              <w:r w:rsidRPr="3DEF00A6" w:rsidR="2B18A626">
                <w:rPr>
                  <w:lang w:val="en-US"/>
                </w:rPr>
                <w:t xml:space="preserve">Issue (String), </w:t>
              </w:r>
            </w:ins>
            <w:r w:rsidRPr="3DEF00A6">
              <w:rPr>
                <w:lang w:val="en-US"/>
              </w:rPr>
              <w:t xml:space="preserve">Number </w:t>
            </w:r>
            <w:r w:rsidRPr="3DEF00A6" w:rsidR="30388490">
              <w:rPr>
                <w:lang w:val="en-US"/>
              </w:rPr>
              <w:t>(</w:t>
            </w:r>
            <w:r w:rsidRPr="3DEF00A6">
              <w:rPr>
                <w:lang w:val="en-US"/>
              </w:rPr>
              <w:t>Integer</w:t>
            </w:r>
            <w:r w:rsidRPr="3DEF00A6" w:rsidR="6F638E68">
              <w:rPr>
                <w:lang w:val="en-US"/>
              </w:rPr>
              <w:t>)</w:t>
            </w:r>
            <w:r w:rsidRPr="3DEF00A6">
              <w:rPr>
                <w:lang w:val="en-US"/>
              </w:rPr>
              <w:t xml:space="preserve">. Part: </w:t>
            </w:r>
            <w:r w:rsidRPr="3DEF00A6" w:rsidR="2003441E">
              <w:rPr>
                <w:lang w:val="en-US"/>
              </w:rPr>
              <w:t>(</w:t>
            </w:r>
            <w:r w:rsidRPr="3DEF00A6">
              <w:rPr>
                <w:lang w:val="en-US"/>
              </w:rPr>
              <w:t>Integer</w:t>
            </w:r>
            <w:r w:rsidRPr="3DEF00A6" w:rsidR="77B89345">
              <w:rPr>
                <w:lang w:val="en-US"/>
              </w:rPr>
              <w:t>)</w:t>
            </w:r>
            <w:r w:rsidRPr="3DEF00A6">
              <w:rPr>
                <w:lang w:val="en-US"/>
              </w:rPr>
              <w:t xml:space="preserve">. Year: </w:t>
            </w:r>
            <w:r w:rsidRPr="3DEF00A6" w:rsidR="38F02FC5">
              <w:rPr>
                <w:lang w:val="en-US"/>
              </w:rPr>
              <w:t>(</w:t>
            </w:r>
            <w:r w:rsidRPr="3DEF00A6">
              <w:rPr>
                <w:lang w:val="en-US"/>
              </w:rPr>
              <w:t>Integer</w:t>
            </w:r>
            <w:r w:rsidRPr="3DEF00A6" w:rsidR="3A49992D">
              <w:rPr>
                <w:lang w:val="en-US"/>
              </w:rPr>
              <w:t>)</w:t>
            </w:r>
            <w:r w:rsidRPr="3DEF00A6">
              <w:rPr>
                <w:lang w:val="en-US"/>
              </w:rPr>
              <w:t xml:space="preserve">. Month: </w:t>
            </w:r>
            <w:r w:rsidRPr="3DEF00A6" w:rsidR="66622546">
              <w:rPr>
                <w:lang w:val="en-US"/>
              </w:rPr>
              <w:t>(</w:t>
            </w:r>
            <w:r w:rsidRPr="3DEF00A6">
              <w:rPr>
                <w:lang w:val="en-US"/>
              </w:rPr>
              <w:t>String</w:t>
            </w:r>
            <w:r w:rsidRPr="3DEF00A6" w:rsidR="66622546">
              <w:rPr>
                <w:lang w:val="en-US"/>
              </w:rPr>
              <w:t>)</w:t>
            </w:r>
            <w:r w:rsidRPr="3DEF00A6">
              <w:rPr>
                <w:lang w:val="en-US"/>
              </w:rPr>
              <w:t xml:space="preserve">. Season: </w:t>
            </w:r>
            <w:r w:rsidRPr="3DEF00A6" w:rsidR="67FD9B30">
              <w:rPr>
                <w:lang w:val="en-US"/>
              </w:rPr>
              <w:t>(</w:t>
            </w:r>
            <w:r w:rsidRPr="3DEF00A6">
              <w:rPr>
                <w:lang w:val="en-US"/>
              </w:rPr>
              <w:t>String</w:t>
            </w:r>
            <w:r w:rsidRPr="3DEF00A6" w:rsidR="64218655">
              <w:rPr>
                <w:lang w:val="en-US"/>
              </w:rPr>
              <w:t>)</w:t>
            </w:r>
          </w:p>
        </w:tc>
        <w:tc>
          <w:tcPr>
            <w:tcW w:w="1095" w:type="dxa"/>
            <w:tcMar>
              <w:top w:w="15" w:type="dxa"/>
              <w:left w:w="15" w:type="dxa"/>
              <w:right w:w="15" w:type="dxa"/>
            </w:tcMar>
            <w:vAlign w:val="bottom"/>
          </w:tcPr>
          <w:p w:rsidR="19659DE0" w:rsidP="19659DE0" w:rsidRDefault="19659DE0" w14:paraId="65295FBA" w14:textId="13167774">
            <w:pPr>
              <w:spacing w:after="0"/>
            </w:pPr>
            <w:r w:rsidRPr="19659DE0">
              <w:t>N</w:t>
            </w:r>
          </w:p>
        </w:tc>
      </w:tr>
      <w:tr w:rsidR="19659DE0" w:rsidTr="1CC7193A" w14:paraId="176B8735" w14:textId="77777777">
        <w:trPr>
          <w:trHeight w:val="300"/>
        </w:trPr>
        <w:tc>
          <w:tcPr>
            <w:tcW w:w="2415" w:type="dxa"/>
            <w:tcMar>
              <w:top w:w="15" w:type="dxa"/>
              <w:left w:w="15" w:type="dxa"/>
              <w:right w:w="15" w:type="dxa"/>
            </w:tcMar>
            <w:vAlign w:val="bottom"/>
          </w:tcPr>
          <w:p w:rsidR="19659DE0" w:rsidP="19659DE0" w:rsidRDefault="19659DE0" w14:paraId="4DED98D2" w14:textId="4BE11851">
            <w:pPr>
              <w:spacing w:after="0"/>
            </w:pPr>
            <w:r w:rsidRPr="19659DE0">
              <w:t>Page range in the issue</w:t>
            </w:r>
          </w:p>
        </w:tc>
        <w:tc>
          <w:tcPr>
            <w:tcW w:w="5760" w:type="dxa"/>
            <w:tcMar>
              <w:top w:w="15" w:type="dxa"/>
              <w:left w:w="15" w:type="dxa"/>
              <w:right w:w="15" w:type="dxa"/>
            </w:tcMar>
            <w:vAlign w:val="bottom"/>
          </w:tcPr>
          <w:p w:rsidR="19659DE0" w:rsidP="19659DE0" w:rsidRDefault="19659DE0" w14:paraId="6208B3D2" w14:textId="7754A4A9">
            <w:pPr>
              <w:spacing w:after="0"/>
            </w:pPr>
            <w:r w:rsidRPr="19659DE0">
              <w:t>Free text</w:t>
            </w:r>
          </w:p>
        </w:tc>
        <w:tc>
          <w:tcPr>
            <w:tcW w:w="1095" w:type="dxa"/>
            <w:tcMar>
              <w:top w:w="15" w:type="dxa"/>
              <w:left w:w="15" w:type="dxa"/>
              <w:right w:w="15" w:type="dxa"/>
            </w:tcMar>
            <w:vAlign w:val="bottom"/>
          </w:tcPr>
          <w:p w:rsidR="19659DE0" w:rsidP="19659DE0" w:rsidRDefault="19659DE0" w14:paraId="797F83D4" w14:textId="11CF4415">
            <w:pPr>
              <w:spacing w:after="0"/>
            </w:pPr>
            <w:r w:rsidRPr="19659DE0">
              <w:t>N</w:t>
            </w:r>
          </w:p>
        </w:tc>
      </w:tr>
      <w:tr w:rsidR="19659DE0" w:rsidTr="1CC7193A" w14:paraId="163A7CA5" w14:textId="77777777">
        <w:trPr>
          <w:trHeight w:val="300"/>
        </w:trPr>
        <w:tc>
          <w:tcPr>
            <w:tcW w:w="2415" w:type="dxa"/>
            <w:tcMar>
              <w:top w:w="15" w:type="dxa"/>
              <w:left w:w="15" w:type="dxa"/>
              <w:right w:w="15" w:type="dxa"/>
            </w:tcMar>
            <w:vAlign w:val="bottom"/>
          </w:tcPr>
          <w:p w:rsidR="19659DE0" w:rsidP="19659DE0" w:rsidRDefault="19659DE0" w14:paraId="65F5BF25" w14:textId="118FBA48">
            <w:pPr>
              <w:spacing w:after="0"/>
            </w:pPr>
            <w:r w:rsidRPr="19659DE0">
              <w:t>Frequency</w:t>
            </w:r>
          </w:p>
        </w:tc>
        <w:tc>
          <w:tcPr>
            <w:tcW w:w="5760" w:type="dxa"/>
            <w:tcMar>
              <w:top w:w="15" w:type="dxa"/>
              <w:left w:w="15" w:type="dxa"/>
              <w:right w:w="15" w:type="dxa"/>
            </w:tcMar>
            <w:vAlign w:val="bottom"/>
          </w:tcPr>
          <w:p w:rsidR="19659DE0" w:rsidP="19659DE0" w:rsidRDefault="19659DE0" w14:paraId="603FFF7A" w14:textId="48E9F88C">
            <w:pPr>
              <w:spacing w:after="0"/>
            </w:pPr>
            <w:r w:rsidRPr="19659DE0">
              <w:t>Free text</w:t>
            </w:r>
          </w:p>
        </w:tc>
        <w:tc>
          <w:tcPr>
            <w:tcW w:w="1095" w:type="dxa"/>
            <w:tcMar>
              <w:top w:w="15" w:type="dxa"/>
              <w:left w:w="15" w:type="dxa"/>
              <w:right w:w="15" w:type="dxa"/>
            </w:tcMar>
            <w:vAlign w:val="bottom"/>
          </w:tcPr>
          <w:p w:rsidR="19659DE0" w:rsidP="19659DE0" w:rsidRDefault="19659DE0" w14:paraId="76FD9F3C" w14:textId="126B65B5">
            <w:pPr>
              <w:spacing w:after="0"/>
            </w:pPr>
            <w:r w:rsidRPr="19659DE0">
              <w:t>N</w:t>
            </w:r>
          </w:p>
        </w:tc>
      </w:tr>
      <w:tr w:rsidR="19659DE0" w:rsidTr="1CC7193A" w14:paraId="4B18BE94" w14:textId="77777777">
        <w:trPr>
          <w:trHeight w:val="300"/>
        </w:trPr>
        <w:tc>
          <w:tcPr>
            <w:tcW w:w="2415" w:type="dxa"/>
            <w:tcMar>
              <w:top w:w="15" w:type="dxa"/>
              <w:left w:w="15" w:type="dxa"/>
              <w:right w:w="15" w:type="dxa"/>
            </w:tcMar>
            <w:vAlign w:val="bottom"/>
          </w:tcPr>
          <w:p w:rsidR="19659DE0" w:rsidP="19659DE0" w:rsidRDefault="19659DE0" w14:paraId="3AFECB90" w14:textId="08955F93">
            <w:pPr>
              <w:spacing w:after="0"/>
            </w:pPr>
            <w:r w:rsidRPr="19659DE0">
              <w:t>Print equivalent ISSN</w:t>
            </w:r>
          </w:p>
        </w:tc>
        <w:tc>
          <w:tcPr>
            <w:tcW w:w="5760" w:type="dxa"/>
            <w:tcMar>
              <w:top w:w="15" w:type="dxa"/>
              <w:left w:w="15" w:type="dxa"/>
              <w:right w:w="15" w:type="dxa"/>
            </w:tcMar>
            <w:vAlign w:val="bottom"/>
          </w:tcPr>
          <w:p w:rsidR="19659DE0" w:rsidP="19659DE0" w:rsidRDefault="19659DE0" w14:paraId="3EBB0440" w14:textId="64F5EC7A">
            <w:pPr>
              <w:spacing w:after="0"/>
            </w:pPr>
            <w:r w:rsidRPr="19659DE0">
              <w:t>Free text</w:t>
            </w:r>
          </w:p>
        </w:tc>
        <w:tc>
          <w:tcPr>
            <w:tcW w:w="1095" w:type="dxa"/>
            <w:tcMar>
              <w:top w:w="15" w:type="dxa"/>
              <w:left w:w="15" w:type="dxa"/>
              <w:right w:w="15" w:type="dxa"/>
            </w:tcMar>
            <w:vAlign w:val="bottom"/>
          </w:tcPr>
          <w:p w:rsidR="19659DE0" w:rsidP="19659DE0" w:rsidRDefault="19659DE0" w14:paraId="2EDF4F20" w14:textId="764A0A40">
            <w:pPr>
              <w:spacing w:after="0"/>
            </w:pPr>
            <w:r w:rsidRPr="19659DE0">
              <w:t>N</w:t>
            </w:r>
          </w:p>
        </w:tc>
      </w:tr>
      <w:tr w:rsidR="19659DE0" w:rsidTr="1CC7193A" w14:paraId="458AEF31" w14:textId="77777777">
        <w:trPr>
          <w:trHeight w:val="300"/>
        </w:trPr>
        <w:tc>
          <w:tcPr>
            <w:tcW w:w="2415" w:type="dxa"/>
            <w:tcMar>
              <w:top w:w="15" w:type="dxa"/>
              <w:left w:w="15" w:type="dxa"/>
              <w:right w:w="15" w:type="dxa"/>
            </w:tcMar>
            <w:vAlign w:val="bottom"/>
          </w:tcPr>
          <w:p w:rsidR="19659DE0" w:rsidP="19659DE0" w:rsidRDefault="19659DE0" w14:paraId="353BBAA4" w14:textId="15631F1A">
            <w:pPr>
              <w:spacing w:after="0"/>
            </w:pPr>
            <w:r w:rsidRPr="19659DE0">
              <w:t xml:space="preserve">Language </w:t>
            </w:r>
          </w:p>
        </w:tc>
        <w:tc>
          <w:tcPr>
            <w:tcW w:w="5760" w:type="dxa"/>
            <w:tcMar>
              <w:top w:w="15" w:type="dxa"/>
              <w:left w:w="15" w:type="dxa"/>
              <w:right w:w="15" w:type="dxa"/>
            </w:tcMar>
            <w:vAlign w:val="bottom"/>
          </w:tcPr>
          <w:p w:rsidR="19659DE0" w:rsidP="19659DE0" w:rsidRDefault="19659DE0" w14:paraId="1B2C4488" w14:textId="2563E02A">
            <w:pPr>
              <w:spacing w:after="0"/>
            </w:pPr>
            <w:hyperlink r:id="rId27">
              <w:r w:rsidRPr="19659DE0">
                <w:t>https://www.loc.gov/marc/languages/</w:t>
              </w:r>
            </w:hyperlink>
          </w:p>
        </w:tc>
        <w:tc>
          <w:tcPr>
            <w:tcW w:w="1095" w:type="dxa"/>
            <w:tcMar>
              <w:top w:w="15" w:type="dxa"/>
              <w:left w:w="15" w:type="dxa"/>
              <w:right w:w="15" w:type="dxa"/>
            </w:tcMar>
            <w:vAlign w:val="bottom"/>
          </w:tcPr>
          <w:p w:rsidR="19659DE0" w:rsidP="19659DE0" w:rsidRDefault="19659DE0" w14:paraId="0AF60039" w14:textId="34F8E42E">
            <w:pPr>
              <w:spacing w:after="0"/>
            </w:pPr>
            <w:r w:rsidRPr="19659DE0">
              <w:t>N</w:t>
            </w:r>
          </w:p>
        </w:tc>
      </w:tr>
      <w:tr w:rsidR="19659DE0" w:rsidTr="1CC7193A" w14:paraId="27D8B253" w14:textId="77777777">
        <w:trPr>
          <w:trHeight w:val="300"/>
        </w:trPr>
        <w:tc>
          <w:tcPr>
            <w:tcW w:w="2415" w:type="dxa"/>
            <w:tcMar>
              <w:top w:w="15" w:type="dxa"/>
              <w:left w:w="15" w:type="dxa"/>
              <w:right w:w="15" w:type="dxa"/>
            </w:tcMar>
            <w:vAlign w:val="bottom"/>
          </w:tcPr>
          <w:p w:rsidR="19659DE0" w:rsidP="19659DE0" w:rsidRDefault="19659DE0" w14:paraId="590431E1" w14:textId="5B3FA3A9">
            <w:pPr>
              <w:spacing w:after="0"/>
            </w:pPr>
            <w:r w:rsidRPr="19659DE0">
              <w:t>Corporate names</w:t>
            </w:r>
          </w:p>
        </w:tc>
        <w:tc>
          <w:tcPr>
            <w:tcW w:w="5760" w:type="dxa"/>
            <w:tcMar>
              <w:top w:w="15" w:type="dxa"/>
              <w:left w:w="15" w:type="dxa"/>
              <w:right w:w="15" w:type="dxa"/>
            </w:tcMar>
            <w:vAlign w:val="bottom"/>
          </w:tcPr>
          <w:p w:rsidR="19659DE0" w:rsidP="19659DE0" w:rsidRDefault="19659DE0" w14:paraId="682B9782" w14:textId="4E4C923F">
            <w:pPr>
              <w:spacing w:after="0"/>
            </w:pPr>
            <w:r w:rsidRPr="19659DE0">
              <w:t>Free text</w:t>
            </w:r>
          </w:p>
        </w:tc>
        <w:tc>
          <w:tcPr>
            <w:tcW w:w="1095" w:type="dxa"/>
            <w:tcMar>
              <w:top w:w="15" w:type="dxa"/>
              <w:left w:w="15" w:type="dxa"/>
              <w:right w:w="15" w:type="dxa"/>
            </w:tcMar>
            <w:vAlign w:val="bottom"/>
          </w:tcPr>
          <w:p w:rsidR="19659DE0" w:rsidP="19659DE0" w:rsidRDefault="19659DE0" w14:paraId="1A9CCC04" w14:textId="03D54E8D">
            <w:pPr>
              <w:spacing w:after="0"/>
            </w:pPr>
            <w:r w:rsidRPr="19659DE0">
              <w:t>N</w:t>
            </w:r>
          </w:p>
        </w:tc>
      </w:tr>
      <w:tr w:rsidR="19659DE0" w:rsidTr="1CC7193A" w14:paraId="108D4DE6" w14:textId="77777777">
        <w:trPr>
          <w:trHeight w:val="300"/>
        </w:trPr>
        <w:tc>
          <w:tcPr>
            <w:tcW w:w="2415" w:type="dxa"/>
            <w:tcMar>
              <w:top w:w="15" w:type="dxa"/>
              <w:left w:w="15" w:type="dxa"/>
              <w:right w:w="15" w:type="dxa"/>
            </w:tcMar>
            <w:vAlign w:val="bottom"/>
          </w:tcPr>
          <w:p w:rsidR="19659DE0" w:rsidP="19659DE0" w:rsidRDefault="19659DE0" w14:paraId="092F7341" w14:textId="23EE4C4F">
            <w:pPr>
              <w:spacing w:after="0"/>
            </w:pPr>
            <w:r w:rsidRPr="19659DE0">
              <w:t>Abstract</w:t>
            </w:r>
          </w:p>
        </w:tc>
        <w:tc>
          <w:tcPr>
            <w:tcW w:w="5760" w:type="dxa"/>
            <w:tcMar>
              <w:top w:w="15" w:type="dxa"/>
              <w:left w:w="15" w:type="dxa"/>
              <w:right w:w="15" w:type="dxa"/>
            </w:tcMar>
            <w:vAlign w:val="bottom"/>
          </w:tcPr>
          <w:p w:rsidR="19659DE0" w:rsidP="19659DE0" w:rsidRDefault="19659DE0" w14:paraId="0A754B02" w14:textId="39F18E2E">
            <w:pPr>
              <w:spacing w:after="0"/>
            </w:pPr>
            <w:r w:rsidRPr="19659DE0">
              <w:t>Free text</w:t>
            </w:r>
          </w:p>
        </w:tc>
        <w:tc>
          <w:tcPr>
            <w:tcW w:w="1095" w:type="dxa"/>
            <w:tcMar>
              <w:top w:w="15" w:type="dxa"/>
              <w:left w:w="15" w:type="dxa"/>
              <w:right w:w="15" w:type="dxa"/>
            </w:tcMar>
            <w:vAlign w:val="bottom"/>
          </w:tcPr>
          <w:p w:rsidR="19659DE0" w:rsidP="19659DE0" w:rsidRDefault="19659DE0" w14:paraId="082FE6CC" w14:textId="7ED6F9AE">
            <w:pPr>
              <w:spacing w:after="0"/>
            </w:pPr>
            <w:r w:rsidRPr="19659DE0">
              <w:t>N</w:t>
            </w:r>
          </w:p>
        </w:tc>
      </w:tr>
      <w:tr w:rsidR="19659DE0" w:rsidTr="1CC7193A" w14:paraId="5E7B4ED2" w14:textId="77777777">
        <w:trPr>
          <w:trHeight w:val="300"/>
        </w:trPr>
        <w:tc>
          <w:tcPr>
            <w:tcW w:w="2415" w:type="dxa"/>
            <w:tcMar>
              <w:top w:w="15" w:type="dxa"/>
              <w:left w:w="15" w:type="dxa"/>
              <w:right w:w="15" w:type="dxa"/>
            </w:tcMar>
            <w:vAlign w:val="bottom"/>
          </w:tcPr>
          <w:p w:rsidR="19659DE0" w:rsidP="19659DE0" w:rsidRDefault="3370B52C" w14:paraId="1B6BB200" w14:textId="5F6F6D09">
            <w:pPr>
              <w:spacing w:after="0"/>
            </w:pPr>
            <w:commentRangeStart w:id="1070"/>
            <w:commentRangeStart w:id="1071"/>
            <w:commentRangeStart w:id="1072"/>
            <w:r>
              <w:t>DOI</w:t>
            </w:r>
            <w:commentRangeEnd w:id="1070"/>
            <w:r w:rsidR="19659DE0">
              <w:rPr>
                <w:rStyle w:val="CommentReference"/>
                <w:sz w:val="18"/>
                <w:szCs w:val="18"/>
              </w:rPr>
              <w:commentReference w:id="1070"/>
            </w:r>
            <w:commentRangeEnd w:id="1071"/>
            <w:r>
              <w:rPr>
                <w:rStyle w:val="CommentReference"/>
              </w:rPr>
              <w:commentReference w:id="1071"/>
            </w:r>
            <w:commentRangeEnd w:id="1072"/>
            <w:r>
              <w:rPr>
                <w:rStyle w:val="CommentReference"/>
              </w:rPr>
              <w:commentReference w:id="1072"/>
            </w:r>
          </w:p>
        </w:tc>
        <w:tc>
          <w:tcPr>
            <w:tcW w:w="5760" w:type="dxa"/>
            <w:tcMar>
              <w:top w:w="15" w:type="dxa"/>
              <w:left w:w="15" w:type="dxa"/>
              <w:right w:w="15" w:type="dxa"/>
            </w:tcMar>
            <w:vAlign w:val="bottom"/>
          </w:tcPr>
          <w:p w:rsidR="19659DE0" w:rsidP="19659DE0" w:rsidRDefault="19659DE0" w14:paraId="0F807850" w14:textId="23182241">
            <w:pPr>
              <w:spacing w:after="0"/>
            </w:pPr>
            <w:r w:rsidRPr="19659DE0">
              <w:t>String</w:t>
            </w:r>
          </w:p>
        </w:tc>
        <w:tc>
          <w:tcPr>
            <w:tcW w:w="1095" w:type="dxa"/>
            <w:tcMar>
              <w:top w:w="15" w:type="dxa"/>
              <w:left w:w="15" w:type="dxa"/>
              <w:right w:w="15" w:type="dxa"/>
            </w:tcMar>
            <w:vAlign w:val="bottom"/>
          </w:tcPr>
          <w:p w:rsidR="19659DE0" w:rsidP="19659DE0" w:rsidRDefault="19659DE0" w14:paraId="2236A222" w14:textId="6433EA04">
            <w:pPr>
              <w:spacing w:after="0"/>
            </w:pPr>
            <w:r w:rsidRPr="19659DE0">
              <w:t>N</w:t>
            </w:r>
          </w:p>
        </w:tc>
      </w:tr>
      <w:tr w:rsidR="19659DE0" w:rsidTr="1CC7193A" w14:paraId="55171038" w14:textId="77777777">
        <w:trPr>
          <w:trHeight w:val="300"/>
        </w:trPr>
        <w:tc>
          <w:tcPr>
            <w:tcW w:w="2415" w:type="dxa"/>
            <w:tcMar>
              <w:top w:w="15" w:type="dxa"/>
              <w:left w:w="15" w:type="dxa"/>
              <w:right w:w="15" w:type="dxa"/>
            </w:tcMar>
            <w:vAlign w:val="bottom"/>
          </w:tcPr>
          <w:p w:rsidR="19659DE0" w:rsidP="19659DE0" w:rsidRDefault="19659DE0" w14:paraId="795C5083" w14:textId="161E35A0">
            <w:pPr>
              <w:spacing w:after="0"/>
            </w:pPr>
            <w:r w:rsidRPr="19659DE0">
              <w:t>Article type</w:t>
            </w:r>
          </w:p>
        </w:tc>
        <w:tc>
          <w:tcPr>
            <w:tcW w:w="5760" w:type="dxa"/>
            <w:tcMar>
              <w:top w:w="15" w:type="dxa"/>
              <w:left w:w="15" w:type="dxa"/>
              <w:right w:w="15" w:type="dxa"/>
            </w:tcMar>
            <w:vAlign w:val="bottom"/>
          </w:tcPr>
          <w:p w:rsidR="3CD95EEA" w:rsidP="19659DE0" w:rsidRDefault="6A23B48C" w14:paraId="634C7473" w14:textId="0925D41F">
            <w:pPr>
              <w:spacing w:after="0"/>
              <w:rPr>
                <w:lang w:val="en-US"/>
              </w:rPr>
            </w:pPr>
            <w:r w:rsidRPr="0D9520A5">
              <w:rPr>
                <w:lang w:val="en-US"/>
              </w:rPr>
              <w:t xml:space="preserve">Single selection: </w:t>
            </w:r>
            <w:r w:rsidRPr="0D9520A5" w:rsidR="0373BF49">
              <w:rPr>
                <w:lang w:val="en-US"/>
              </w:rPr>
              <w:t xml:space="preserve">Research, Methods, News, Commentary, Proceeding, Clinical Review, Practice, Analysis, Opinion, </w:t>
            </w:r>
            <w:commentRangeStart w:id="1073"/>
            <w:commentRangeStart w:id="1074"/>
            <w:commentRangeStart w:id="1075"/>
            <w:commentRangeStart w:id="1076"/>
            <w:commentRangeStart w:id="1077"/>
            <w:r w:rsidRPr="0D9520A5" w:rsidR="0373BF49">
              <w:rPr>
                <w:lang w:val="en-US"/>
              </w:rPr>
              <w:t>Correction</w:t>
            </w:r>
            <w:commentRangeEnd w:id="1073"/>
            <w:r w:rsidRPr="0D9520A5" w:rsidR="6DE80443">
              <w:rPr>
                <w:rStyle w:val="CommentReference"/>
                <w:sz w:val="18"/>
                <w:szCs w:val="18"/>
                <w:lang w:val="en-US"/>
              </w:rPr>
              <w:commentReference w:id="1073"/>
            </w:r>
            <w:commentRangeEnd w:id="1074"/>
            <w:r>
              <w:rPr>
                <w:rStyle w:val="CommentReference"/>
              </w:rPr>
              <w:commentReference w:id="1074"/>
            </w:r>
            <w:commentRangeEnd w:id="1075"/>
            <w:r>
              <w:rPr>
                <w:rStyle w:val="CommentReference"/>
              </w:rPr>
              <w:commentReference w:id="1075"/>
            </w:r>
            <w:commentRangeEnd w:id="1076"/>
            <w:r>
              <w:rPr>
                <w:rStyle w:val="CommentReference"/>
              </w:rPr>
              <w:commentReference w:id="1076"/>
            </w:r>
            <w:commentRangeEnd w:id="1077"/>
            <w:r>
              <w:rPr>
                <w:rStyle w:val="CommentReference"/>
              </w:rPr>
              <w:commentReference w:id="1077"/>
            </w:r>
            <w:r w:rsidRPr="0D9520A5" w:rsidR="0373BF49">
              <w:rPr>
                <w:lang w:val="en-US"/>
              </w:rPr>
              <w:t>, Retraction, Other</w:t>
            </w:r>
          </w:p>
        </w:tc>
        <w:tc>
          <w:tcPr>
            <w:tcW w:w="1095" w:type="dxa"/>
            <w:tcMar>
              <w:top w:w="15" w:type="dxa"/>
              <w:left w:w="15" w:type="dxa"/>
              <w:right w:w="15" w:type="dxa"/>
            </w:tcMar>
            <w:vAlign w:val="bottom"/>
          </w:tcPr>
          <w:p w:rsidR="19659DE0" w:rsidP="19659DE0" w:rsidRDefault="19659DE0" w14:paraId="2515B098" w14:textId="0C620DD3">
            <w:pPr>
              <w:spacing w:after="0"/>
            </w:pPr>
            <w:r w:rsidRPr="19659DE0">
              <w:t>N</w:t>
            </w:r>
          </w:p>
        </w:tc>
      </w:tr>
    </w:tbl>
    <w:p w:rsidR="5877DB73" w:rsidP="19659DE0" w:rsidRDefault="5877DB73" w14:paraId="44E68988" w14:textId="11250BC7">
      <w:pPr>
        <w:rPr>
          <w:lang w:val="en-US"/>
        </w:rPr>
      </w:pPr>
    </w:p>
    <w:p w:rsidR="5877DB73" w:rsidP="19659DE0" w:rsidRDefault="39117E93" w14:paraId="413DA90A" w14:textId="77948A58">
      <w:pPr>
        <w:pStyle w:val="Heading3"/>
        <w:rPr>
          <w:lang w:val="en-US"/>
        </w:rPr>
      </w:pPr>
      <w:r w:rsidRPr="19659DE0">
        <w:rPr>
          <w:lang w:val="en-US"/>
        </w:rPr>
        <w:t>Music</w:t>
      </w:r>
    </w:p>
    <w:tbl>
      <w:tblPr>
        <w:tblW w:w="0" w:type="auto"/>
        <w:tblBorders>
          <w:top w:val="single" w:color="F2F2F2" w:themeColor="background1" w:themeShade="F2" w:sz="2" w:space="0"/>
          <w:left w:val="single" w:color="F2F2F2" w:themeColor="background1" w:themeShade="F2" w:sz="2" w:space="0"/>
          <w:bottom w:val="single" w:color="F2F2F2" w:themeColor="background1" w:themeShade="F2" w:sz="2" w:space="0"/>
          <w:right w:val="single" w:color="F2F2F2" w:themeColor="background1" w:themeShade="F2" w:sz="2" w:space="0"/>
          <w:insideH w:val="single" w:color="F2F2F2" w:themeColor="background1" w:themeShade="F2" w:sz="2" w:space="0"/>
          <w:insideV w:val="single" w:color="F2F2F2" w:themeColor="background1" w:themeShade="F2" w:sz="2" w:space="0"/>
        </w:tblBorders>
        <w:tblLook w:val="06A0" w:firstRow="1" w:lastRow="0" w:firstColumn="1" w:lastColumn="0" w:noHBand="1" w:noVBand="1"/>
      </w:tblPr>
      <w:tblGrid>
        <w:gridCol w:w="2413"/>
        <w:gridCol w:w="5756"/>
        <w:gridCol w:w="1095"/>
      </w:tblGrid>
      <w:tr w:rsidR="19659DE0" w:rsidTr="1CC7193A" w14:paraId="09273DD2" w14:textId="77777777">
        <w:trPr>
          <w:trHeight w:val="300"/>
        </w:trPr>
        <w:tc>
          <w:tcPr>
            <w:tcW w:w="2415" w:type="dxa"/>
            <w:shd w:val="clear" w:color="auto" w:fill="DBE5F1" w:themeFill="accent1" w:themeFillTint="33"/>
            <w:tcMar>
              <w:top w:w="15" w:type="dxa"/>
              <w:left w:w="15" w:type="dxa"/>
              <w:right w:w="15" w:type="dxa"/>
            </w:tcMar>
            <w:vAlign w:val="bottom"/>
          </w:tcPr>
          <w:p w:rsidR="19659DE0" w:rsidP="19659DE0" w:rsidRDefault="19659DE0" w14:paraId="1AA3F6DC" w14:textId="3CDA92B4">
            <w:pPr>
              <w:spacing w:after="0"/>
              <w:rPr>
                <w:rFonts w:ascii="Aptos Narrow" w:hAnsi="Aptos Narrow" w:eastAsia="Aptos Narrow" w:cs="Aptos Narrow"/>
                <w:b/>
                <w:bCs/>
                <w:color w:val="000000" w:themeColor="text1"/>
                <w:sz w:val="22"/>
                <w:szCs w:val="22"/>
              </w:rPr>
            </w:pPr>
            <w:r w:rsidRPr="19659DE0">
              <w:rPr>
                <w:rFonts w:ascii="Aptos Narrow" w:hAnsi="Aptos Narrow" w:eastAsia="Aptos Narrow" w:cs="Aptos Narrow"/>
                <w:b/>
                <w:bCs/>
                <w:color w:val="000000" w:themeColor="text1"/>
                <w:sz w:val="22"/>
                <w:szCs w:val="22"/>
              </w:rPr>
              <w:t>Field</w:t>
            </w:r>
          </w:p>
        </w:tc>
        <w:tc>
          <w:tcPr>
            <w:tcW w:w="5760" w:type="dxa"/>
            <w:shd w:val="clear" w:color="auto" w:fill="DBE5F1" w:themeFill="accent1" w:themeFillTint="33"/>
            <w:tcMar>
              <w:top w:w="15" w:type="dxa"/>
              <w:left w:w="15" w:type="dxa"/>
              <w:right w:w="15" w:type="dxa"/>
            </w:tcMar>
            <w:vAlign w:val="bottom"/>
          </w:tcPr>
          <w:p w:rsidR="19659DE0" w:rsidP="19659DE0" w:rsidRDefault="19659DE0" w14:paraId="79DE31AF" w14:textId="678DA4B4">
            <w:pPr>
              <w:spacing w:after="0"/>
              <w:rPr>
                <w:rFonts w:ascii="Aptos Narrow" w:hAnsi="Aptos Narrow" w:eastAsia="Aptos Narrow" w:cs="Aptos Narrow"/>
                <w:b/>
                <w:bCs/>
                <w:color w:val="000000" w:themeColor="text1"/>
                <w:sz w:val="22"/>
                <w:szCs w:val="22"/>
                <w:lang w:val="en-US"/>
              </w:rPr>
            </w:pPr>
            <w:r w:rsidRPr="19659DE0">
              <w:rPr>
                <w:rFonts w:ascii="Aptos Narrow" w:hAnsi="Aptos Narrow" w:eastAsia="Aptos Narrow" w:cs="Aptos Narrow"/>
                <w:b/>
                <w:bCs/>
                <w:color w:val="000000" w:themeColor="text1"/>
                <w:sz w:val="22"/>
                <w:szCs w:val="22"/>
                <w:lang w:val="en-US"/>
              </w:rPr>
              <w:t>Validation</w:t>
            </w:r>
          </w:p>
        </w:tc>
        <w:tc>
          <w:tcPr>
            <w:tcW w:w="1095" w:type="dxa"/>
            <w:shd w:val="clear" w:color="auto" w:fill="DBE5F1" w:themeFill="accent1" w:themeFillTint="33"/>
            <w:tcMar>
              <w:top w:w="15" w:type="dxa"/>
              <w:left w:w="15" w:type="dxa"/>
              <w:right w:w="15" w:type="dxa"/>
            </w:tcMar>
            <w:vAlign w:val="bottom"/>
          </w:tcPr>
          <w:p w:rsidR="19659DE0" w:rsidP="19659DE0" w:rsidRDefault="19659DE0" w14:paraId="33CBA71A" w14:textId="3545B6C0">
            <w:pPr>
              <w:spacing w:after="0"/>
              <w:rPr>
                <w:rFonts w:ascii="Aptos Narrow" w:hAnsi="Aptos Narrow" w:eastAsia="Aptos Narrow" w:cs="Aptos Narrow"/>
                <w:b/>
                <w:bCs/>
                <w:color w:val="000000" w:themeColor="text1"/>
                <w:sz w:val="22"/>
                <w:szCs w:val="22"/>
              </w:rPr>
            </w:pPr>
            <w:r w:rsidRPr="19659DE0">
              <w:rPr>
                <w:rFonts w:ascii="Aptos Narrow" w:hAnsi="Aptos Narrow" w:eastAsia="Aptos Narrow" w:cs="Aptos Narrow"/>
                <w:b/>
                <w:bCs/>
                <w:color w:val="000000" w:themeColor="text1"/>
                <w:sz w:val="22"/>
                <w:szCs w:val="22"/>
                <w:lang w:val="en-US"/>
              </w:rPr>
              <w:t>Require</w:t>
            </w:r>
            <w:r w:rsidRPr="19659DE0">
              <w:rPr>
                <w:rFonts w:ascii="Aptos Narrow" w:hAnsi="Aptos Narrow" w:eastAsia="Aptos Narrow" w:cs="Aptos Narrow"/>
                <w:b/>
                <w:bCs/>
                <w:color w:val="000000" w:themeColor="text1"/>
                <w:sz w:val="22"/>
                <w:szCs w:val="22"/>
              </w:rPr>
              <w:t>d</w:t>
            </w:r>
          </w:p>
        </w:tc>
      </w:tr>
      <w:tr w:rsidR="19659DE0" w:rsidTr="1CC7193A" w14:paraId="5E664053" w14:textId="77777777">
        <w:trPr>
          <w:trHeight w:val="300"/>
        </w:trPr>
        <w:tc>
          <w:tcPr>
            <w:tcW w:w="2415" w:type="dxa"/>
            <w:tcMar>
              <w:top w:w="15" w:type="dxa"/>
              <w:left w:w="15" w:type="dxa"/>
              <w:right w:w="15" w:type="dxa"/>
            </w:tcMar>
            <w:vAlign w:val="bottom"/>
          </w:tcPr>
          <w:p w:rsidR="19659DE0" w:rsidP="19659DE0" w:rsidRDefault="19659DE0" w14:paraId="4238331D" w14:textId="4FBC3B69">
            <w:pPr>
              <w:spacing w:after="0"/>
              <w:rPr>
                <w:lang w:val="en-US"/>
              </w:rPr>
            </w:pPr>
            <w:r w:rsidRPr="19659DE0">
              <w:rPr>
                <w:lang w:val="en-US"/>
              </w:rPr>
              <w:t>Composer(s)</w:t>
            </w:r>
            <w:r w:rsidRPr="19659DE0" w:rsidR="417F5A13">
              <w:rPr>
                <w:lang w:val="en-US"/>
              </w:rPr>
              <w:t xml:space="preserve"> or</w:t>
            </w:r>
            <w:r w:rsidRPr="19659DE0" w:rsidR="417F5A13">
              <w:t xml:space="preserve"> </w:t>
            </w:r>
            <w:r w:rsidRPr="19659DE0">
              <w:rPr>
                <w:lang w:val="en-US"/>
              </w:rPr>
              <w:t>Author(s)</w:t>
            </w:r>
          </w:p>
        </w:tc>
        <w:tc>
          <w:tcPr>
            <w:tcW w:w="5760" w:type="dxa"/>
            <w:tcMar>
              <w:top w:w="15" w:type="dxa"/>
              <w:left w:w="15" w:type="dxa"/>
              <w:right w:w="15" w:type="dxa"/>
            </w:tcMar>
            <w:vAlign w:val="bottom"/>
          </w:tcPr>
          <w:p w:rsidR="5FF2885B" w:rsidP="1CC7193A" w:rsidRDefault="647DD729" w14:paraId="17469E59" w14:textId="3320221D">
            <w:pPr>
              <w:spacing w:after="0"/>
            </w:pPr>
            <w:r>
              <w:t>0-n: First names, last names, ORCID, role</w:t>
            </w:r>
            <w:ins w:author="Joshua Routh" w:date="2026-02-04T15:38:00Z" w16du:dateUtc="2026-02-04T15:38:52Z" w:id="1078">
              <w:r w:rsidR="57388F80">
                <w:t xml:space="preserve">, </w:t>
              </w:r>
              <w:r w:rsidRPr="1CC7193A" w:rsidR="57388F80">
                <w:rPr>
                  <w:lang w:val="en-US"/>
                </w:rPr>
                <w:t>corporate name, department,</w:t>
              </w:r>
            </w:ins>
            <w:del w:author="Joshua Routh" w:date="2026-02-04T15:38:00Z" w16du:dateUtc="2026-02-04T15:38:52Z" w:id="1079">
              <w:r w:rsidDel="647DD729" w:rsidR="5FF2885B">
                <w:delText>.</w:delText>
              </w:r>
            </w:del>
            <w:r>
              <w:t xml:space="preserve"> </w:t>
            </w:r>
          </w:p>
          <w:p w:rsidR="5FF2885B" w:rsidP="19659DE0" w:rsidRDefault="5FF2885B" w14:paraId="2079453E" w14:textId="6D824F2F">
            <w:pPr>
              <w:spacing w:after="0"/>
              <w:rPr>
                <w:lang w:val="en-US"/>
              </w:rPr>
            </w:pPr>
            <w:r w:rsidRPr="19659DE0">
              <w:rPr>
                <w:lang w:val="en-US"/>
              </w:rPr>
              <w:t>For roles see ‘List of Autho</w:t>
            </w:r>
            <w:r w:rsidRPr="19659DE0">
              <w:t xml:space="preserve">r </w:t>
            </w:r>
            <w:r w:rsidRPr="19659DE0">
              <w:rPr>
                <w:lang w:val="en-US"/>
              </w:rPr>
              <w:t>Roles’ in Appendix</w:t>
            </w:r>
          </w:p>
          <w:p w:rsidR="19659DE0" w:rsidP="19659DE0" w:rsidRDefault="19659DE0" w14:paraId="0937A6E0" w14:textId="76F8AAB9">
            <w:pPr>
              <w:spacing w:after="0"/>
            </w:pPr>
          </w:p>
        </w:tc>
        <w:tc>
          <w:tcPr>
            <w:tcW w:w="1095" w:type="dxa"/>
            <w:tcMar>
              <w:top w:w="15" w:type="dxa"/>
              <w:left w:w="15" w:type="dxa"/>
              <w:right w:w="15" w:type="dxa"/>
            </w:tcMar>
            <w:vAlign w:val="bottom"/>
          </w:tcPr>
          <w:p w:rsidR="19659DE0" w:rsidP="19659DE0" w:rsidRDefault="19659DE0" w14:paraId="296F898B" w14:textId="3342968F">
            <w:pPr>
              <w:spacing w:after="0"/>
            </w:pPr>
            <w:r w:rsidRPr="19659DE0">
              <w:t>Y</w:t>
            </w:r>
          </w:p>
        </w:tc>
      </w:tr>
      <w:tr w:rsidR="19659DE0" w:rsidTr="1CC7193A" w14:paraId="3043B55D" w14:textId="77777777">
        <w:trPr>
          <w:trHeight w:val="300"/>
        </w:trPr>
        <w:tc>
          <w:tcPr>
            <w:tcW w:w="2415" w:type="dxa"/>
            <w:tcMar>
              <w:top w:w="15" w:type="dxa"/>
              <w:left w:w="15" w:type="dxa"/>
              <w:right w:w="15" w:type="dxa"/>
            </w:tcMar>
            <w:vAlign w:val="bottom"/>
          </w:tcPr>
          <w:p w:rsidR="19659DE0" w:rsidP="19659DE0" w:rsidRDefault="19659DE0" w14:paraId="288C95A3" w14:textId="126C2267">
            <w:pPr>
              <w:spacing w:after="0"/>
            </w:pPr>
            <w:r w:rsidRPr="19659DE0">
              <w:t>Publisher</w:t>
            </w:r>
          </w:p>
        </w:tc>
        <w:tc>
          <w:tcPr>
            <w:tcW w:w="5760" w:type="dxa"/>
            <w:tcMar>
              <w:top w:w="15" w:type="dxa"/>
              <w:left w:w="15" w:type="dxa"/>
              <w:right w:w="15" w:type="dxa"/>
            </w:tcMar>
            <w:vAlign w:val="bottom"/>
          </w:tcPr>
          <w:p w:rsidR="032A1C4E" w:rsidP="19659DE0" w:rsidRDefault="032A1C4E" w14:paraId="65FA3C8F" w14:textId="041E9E42">
            <w:pPr>
              <w:spacing w:after="0"/>
            </w:pPr>
            <w:r w:rsidRPr="19659DE0">
              <w:rPr>
                <w:lang w:val="en-US"/>
              </w:rPr>
              <w:t>Automatic base</w:t>
            </w:r>
            <w:r w:rsidRPr="19659DE0">
              <w:t xml:space="preserve">d </w:t>
            </w:r>
            <w:r w:rsidRPr="19659DE0">
              <w:rPr>
                <w:lang w:val="en-US"/>
              </w:rPr>
              <w:t>o</w:t>
            </w:r>
            <w:r w:rsidRPr="19659DE0">
              <w:t>n</w:t>
            </w:r>
            <w:r w:rsidRPr="19659DE0">
              <w:rPr>
                <w:lang w:val="en-US"/>
              </w:rPr>
              <w:t xml:space="preserve"> users' log in for Publishers. </w:t>
            </w:r>
          </w:p>
          <w:p w:rsidR="032A1C4E" w:rsidP="19659DE0" w:rsidRDefault="032A1C4E" w14:paraId="13AB4EEC" w14:textId="33B796A9">
            <w:pPr>
              <w:spacing w:after="0"/>
              <w:rPr>
                <w:lang w:val="en-US"/>
              </w:rPr>
            </w:pPr>
            <w:r w:rsidRPr="19659DE0">
              <w:rPr>
                <w:lang w:val="en-US"/>
              </w:rPr>
              <w:t>Single selection based on list of existing Publishers for LDL staff</w:t>
            </w:r>
          </w:p>
        </w:tc>
        <w:tc>
          <w:tcPr>
            <w:tcW w:w="1095" w:type="dxa"/>
            <w:tcMar>
              <w:top w:w="15" w:type="dxa"/>
              <w:left w:w="15" w:type="dxa"/>
              <w:right w:w="15" w:type="dxa"/>
            </w:tcMar>
            <w:vAlign w:val="bottom"/>
          </w:tcPr>
          <w:p w:rsidR="19659DE0" w:rsidP="19659DE0" w:rsidRDefault="19659DE0" w14:paraId="1E65E107" w14:textId="1693B1C1">
            <w:pPr>
              <w:spacing w:after="0"/>
            </w:pPr>
            <w:r w:rsidRPr="19659DE0">
              <w:t>Y</w:t>
            </w:r>
          </w:p>
        </w:tc>
      </w:tr>
      <w:tr w:rsidR="19659DE0" w:rsidTr="1CC7193A" w14:paraId="74814BEE" w14:textId="77777777">
        <w:trPr>
          <w:trHeight w:val="300"/>
        </w:trPr>
        <w:tc>
          <w:tcPr>
            <w:tcW w:w="2415" w:type="dxa"/>
            <w:tcMar>
              <w:top w:w="15" w:type="dxa"/>
              <w:left w:w="15" w:type="dxa"/>
              <w:right w:w="15" w:type="dxa"/>
            </w:tcMar>
            <w:vAlign w:val="bottom"/>
          </w:tcPr>
          <w:p w:rsidR="19659DE0" w:rsidP="19659DE0" w:rsidRDefault="19659DE0" w14:paraId="2574DE50" w14:textId="65D9876E">
            <w:pPr>
              <w:spacing w:after="0"/>
            </w:pPr>
            <w:r w:rsidRPr="19659DE0">
              <w:t>City of publication</w:t>
            </w:r>
          </w:p>
        </w:tc>
        <w:tc>
          <w:tcPr>
            <w:tcW w:w="5760" w:type="dxa"/>
            <w:tcMar>
              <w:top w:w="15" w:type="dxa"/>
              <w:left w:w="15" w:type="dxa"/>
              <w:right w:w="15" w:type="dxa"/>
            </w:tcMar>
            <w:vAlign w:val="bottom"/>
          </w:tcPr>
          <w:p w:rsidR="19659DE0" w:rsidP="19659DE0" w:rsidRDefault="19659DE0" w14:paraId="558AC8E6" w14:textId="6E3184DD">
            <w:pPr>
              <w:spacing w:after="0"/>
            </w:pPr>
            <w:r w:rsidRPr="19659DE0">
              <w:t>Standard list of cities</w:t>
            </w:r>
          </w:p>
        </w:tc>
        <w:tc>
          <w:tcPr>
            <w:tcW w:w="1095" w:type="dxa"/>
            <w:tcMar>
              <w:top w:w="15" w:type="dxa"/>
              <w:left w:w="15" w:type="dxa"/>
              <w:right w:w="15" w:type="dxa"/>
            </w:tcMar>
            <w:vAlign w:val="bottom"/>
          </w:tcPr>
          <w:p w:rsidR="19659DE0" w:rsidP="19659DE0" w:rsidRDefault="19659DE0" w14:paraId="6175B864" w14:textId="3BA0882E">
            <w:pPr>
              <w:spacing w:after="0"/>
            </w:pPr>
            <w:r w:rsidRPr="19659DE0">
              <w:t>N</w:t>
            </w:r>
          </w:p>
        </w:tc>
      </w:tr>
      <w:tr w:rsidR="19659DE0" w:rsidTr="1CC7193A" w14:paraId="752343CD" w14:textId="77777777">
        <w:trPr>
          <w:trHeight w:val="300"/>
        </w:trPr>
        <w:tc>
          <w:tcPr>
            <w:tcW w:w="2415" w:type="dxa"/>
            <w:tcMar>
              <w:top w:w="15" w:type="dxa"/>
              <w:left w:w="15" w:type="dxa"/>
              <w:right w:w="15" w:type="dxa"/>
            </w:tcMar>
            <w:vAlign w:val="bottom"/>
          </w:tcPr>
          <w:p w:rsidR="19659DE0" w:rsidP="19659DE0" w:rsidRDefault="19659DE0" w14:paraId="03A70E63" w14:textId="3031C64E">
            <w:pPr>
              <w:spacing w:after="0"/>
            </w:pPr>
            <w:r w:rsidRPr="19659DE0">
              <w:t xml:space="preserve">File format supplied </w:t>
            </w:r>
          </w:p>
        </w:tc>
        <w:tc>
          <w:tcPr>
            <w:tcW w:w="5760" w:type="dxa"/>
            <w:tcMar>
              <w:top w:w="15" w:type="dxa"/>
              <w:left w:w="15" w:type="dxa"/>
              <w:right w:w="15" w:type="dxa"/>
            </w:tcMar>
            <w:vAlign w:val="bottom"/>
          </w:tcPr>
          <w:p w:rsidR="19659DE0" w:rsidP="19659DE0" w:rsidRDefault="19659DE0" w14:paraId="0EFFCADF" w14:textId="75BD2CD3">
            <w:pPr>
              <w:spacing w:after="0"/>
              <w:rPr>
                <w:lang w:val="en-US"/>
              </w:rPr>
            </w:pPr>
            <w:r w:rsidRPr="19659DE0">
              <w:rPr>
                <w:lang w:val="en-US"/>
              </w:rPr>
              <w:t>Detected based on file format(s) of upload</w:t>
            </w:r>
            <w:r w:rsidRPr="19659DE0" w:rsidR="4ED2BB19">
              <w:rPr>
                <w:lang w:val="en-US"/>
              </w:rPr>
              <w:t xml:space="preserve"> – PDF or ePub</w:t>
            </w:r>
          </w:p>
        </w:tc>
        <w:tc>
          <w:tcPr>
            <w:tcW w:w="1095" w:type="dxa"/>
            <w:tcMar>
              <w:top w:w="15" w:type="dxa"/>
              <w:left w:w="15" w:type="dxa"/>
              <w:right w:w="15" w:type="dxa"/>
            </w:tcMar>
            <w:vAlign w:val="bottom"/>
          </w:tcPr>
          <w:p w:rsidR="19659DE0" w:rsidP="19659DE0" w:rsidRDefault="19659DE0" w14:paraId="2ECF2317" w14:textId="16CC1C2D">
            <w:pPr>
              <w:spacing w:after="0"/>
            </w:pPr>
            <w:r w:rsidRPr="19659DE0">
              <w:t>Automatic</w:t>
            </w:r>
          </w:p>
        </w:tc>
      </w:tr>
      <w:tr w:rsidR="19659DE0" w:rsidTr="1CC7193A" w14:paraId="2E5FE9C7" w14:textId="77777777">
        <w:trPr>
          <w:trHeight w:val="300"/>
        </w:trPr>
        <w:tc>
          <w:tcPr>
            <w:tcW w:w="2415" w:type="dxa"/>
            <w:tcMar>
              <w:top w:w="15" w:type="dxa"/>
              <w:left w:w="15" w:type="dxa"/>
              <w:right w:w="15" w:type="dxa"/>
            </w:tcMar>
            <w:vAlign w:val="bottom"/>
          </w:tcPr>
          <w:p w:rsidR="19659DE0" w:rsidP="19659DE0" w:rsidRDefault="19659DE0" w14:paraId="4B26C00E" w14:textId="5CBB10F9">
            <w:pPr>
              <w:spacing w:after="0"/>
            </w:pPr>
            <w:r w:rsidRPr="19659DE0">
              <w:t>Musical format</w:t>
            </w:r>
          </w:p>
        </w:tc>
        <w:tc>
          <w:tcPr>
            <w:tcW w:w="5760" w:type="dxa"/>
            <w:tcMar>
              <w:top w:w="15" w:type="dxa"/>
              <w:left w:w="15" w:type="dxa"/>
              <w:right w:w="15" w:type="dxa"/>
            </w:tcMar>
            <w:vAlign w:val="bottom"/>
          </w:tcPr>
          <w:p w:rsidR="1928C3B8" w:rsidP="19659DE0" w:rsidRDefault="1928C3B8" w14:paraId="1640BF4B" w14:textId="1C66E517">
            <w:pPr>
              <w:spacing w:after="0"/>
              <w:rPr>
                <w:lang w:val="en-US"/>
              </w:rPr>
            </w:pPr>
            <w:r w:rsidRPr="19659DE0">
              <w:rPr>
                <w:lang w:val="en-US"/>
              </w:rPr>
              <w:t>Single-selectio</w:t>
            </w:r>
            <w:r w:rsidRPr="19659DE0" w:rsidR="19659DE0">
              <w:rPr>
                <w:lang w:val="en-US"/>
              </w:rPr>
              <w:t>n: Full score, Vocal score, Multiple parts or formats, Other</w:t>
            </w:r>
          </w:p>
        </w:tc>
        <w:tc>
          <w:tcPr>
            <w:tcW w:w="1095" w:type="dxa"/>
            <w:tcMar>
              <w:top w:w="15" w:type="dxa"/>
              <w:left w:w="15" w:type="dxa"/>
              <w:right w:w="15" w:type="dxa"/>
            </w:tcMar>
            <w:vAlign w:val="bottom"/>
          </w:tcPr>
          <w:p w:rsidR="19659DE0" w:rsidP="19659DE0" w:rsidRDefault="19659DE0" w14:paraId="298FB720" w14:textId="28B00080">
            <w:pPr>
              <w:spacing w:after="0"/>
            </w:pPr>
            <w:r w:rsidRPr="19659DE0">
              <w:t>N</w:t>
            </w:r>
          </w:p>
        </w:tc>
      </w:tr>
      <w:tr w:rsidR="19659DE0" w:rsidTr="1CC7193A" w14:paraId="4B38D471" w14:textId="77777777">
        <w:trPr>
          <w:trHeight w:val="300"/>
        </w:trPr>
        <w:tc>
          <w:tcPr>
            <w:tcW w:w="2415" w:type="dxa"/>
            <w:tcMar>
              <w:top w:w="15" w:type="dxa"/>
              <w:left w:w="15" w:type="dxa"/>
              <w:right w:w="15" w:type="dxa"/>
            </w:tcMar>
            <w:vAlign w:val="bottom"/>
          </w:tcPr>
          <w:p w:rsidR="19659DE0" w:rsidP="19659DE0" w:rsidRDefault="19659DE0" w14:paraId="44686839" w14:textId="22289082">
            <w:pPr>
              <w:spacing w:after="0"/>
            </w:pPr>
            <w:r w:rsidRPr="19659DE0">
              <w:t>ISMN</w:t>
            </w:r>
          </w:p>
        </w:tc>
        <w:tc>
          <w:tcPr>
            <w:tcW w:w="5760" w:type="dxa"/>
            <w:tcMar>
              <w:top w:w="15" w:type="dxa"/>
              <w:left w:w="15" w:type="dxa"/>
              <w:right w:w="15" w:type="dxa"/>
            </w:tcMar>
            <w:vAlign w:val="bottom"/>
          </w:tcPr>
          <w:p w:rsidR="19659DE0" w:rsidP="19659DE0" w:rsidRDefault="19659DE0" w14:paraId="34CC9A43" w14:textId="23DE024C">
            <w:pPr>
              <w:spacing w:after="0"/>
            </w:pPr>
            <w:r w:rsidRPr="19659DE0">
              <w:t>Free text</w:t>
            </w:r>
          </w:p>
        </w:tc>
        <w:tc>
          <w:tcPr>
            <w:tcW w:w="1095" w:type="dxa"/>
            <w:tcMar>
              <w:top w:w="15" w:type="dxa"/>
              <w:left w:w="15" w:type="dxa"/>
              <w:right w:w="15" w:type="dxa"/>
            </w:tcMar>
            <w:vAlign w:val="bottom"/>
          </w:tcPr>
          <w:p w:rsidR="19659DE0" w:rsidP="19659DE0" w:rsidRDefault="19659DE0" w14:paraId="69B249CD" w14:textId="4289E6FF">
            <w:pPr>
              <w:spacing w:after="0"/>
            </w:pPr>
            <w:r w:rsidRPr="19659DE0">
              <w:t>N</w:t>
            </w:r>
          </w:p>
        </w:tc>
      </w:tr>
      <w:tr w:rsidR="19659DE0" w:rsidTr="1CC7193A" w14:paraId="0FC7792F" w14:textId="77777777">
        <w:trPr>
          <w:trHeight w:val="300"/>
        </w:trPr>
        <w:tc>
          <w:tcPr>
            <w:tcW w:w="2415" w:type="dxa"/>
            <w:tcMar>
              <w:top w:w="15" w:type="dxa"/>
              <w:left w:w="15" w:type="dxa"/>
              <w:right w:w="15" w:type="dxa"/>
            </w:tcMar>
            <w:vAlign w:val="bottom"/>
          </w:tcPr>
          <w:p w:rsidR="19659DE0" w:rsidP="19659DE0" w:rsidRDefault="19659DE0" w14:paraId="16B3734E" w14:textId="018C64EB">
            <w:pPr>
              <w:spacing w:after="0"/>
            </w:pPr>
            <w:r w:rsidRPr="19659DE0">
              <w:t>ISBN</w:t>
            </w:r>
          </w:p>
        </w:tc>
        <w:tc>
          <w:tcPr>
            <w:tcW w:w="5760" w:type="dxa"/>
            <w:tcMar>
              <w:top w:w="15" w:type="dxa"/>
              <w:left w:w="15" w:type="dxa"/>
              <w:right w:w="15" w:type="dxa"/>
            </w:tcMar>
            <w:vAlign w:val="bottom"/>
          </w:tcPr>
          <w:p w:rsidR="19659DE0" w:rsidP="19659DE0" w:rsidRDefault="19659DE0" w14:paraId="4CC40EFA" w14:textId="728C8603">
            <w:pPr>
              <w:spacing w:after="0"/>
            </w:pPr>
            <w:r w:rsidRPr="19659DE0">
              <w:t>Free text</w:t>
            </w:r>
          </w:p>
        </w:tc>
        <w:tc>
          <w:tcPr>
            <w:tcW w:w="1095" w:type="dxa"/>
            <w:tcMar>
              <w:top w:w="15" w:type="dxa"/>
              <w:left w:w="15" w:type="dxa"/>
              <w:right w:w="15" w:type="dxa"/>
            </w:tcMar>
            <w:vAlign w:val="bottom"/>
          </w:tcPr>
          <w:p w:rsidR="19659DE0" w:rsidP="19659DE0" w:rsidRDefault="19659DE0" w14:paraId="6D44338D" w14:textId="44E248BA">
            <w:pPr>
              <w:spacing w:after="0"/>
            </w:pPr>
            <w:r w:rsidRPr="19659DE0">
              <w:t>N</w:t>
            </w:r>
          </w:p>
        </w:tc>
      </w:tr>
      <w:tr w:rsidR="19659DE0" w:rsidTr="1CC7193A" w14:paraId="7866AF25" w14:textId="77777777">
        <w:trPr>
          <w:trHeight w:val="300"/>
        </w:trPr>
        <w:tc>
          <w:tcPr>
            <w:tcW w:w="2415" w:type="dxa"/>
            <w:tcMar>
              <w:top w:w="15" w:type="dxa"/>
              <w:left w:w="15" w:type="dxa"/>
              <w:right w:w="15" w:type="dxa"/>
            </w:tcMar>
            <w:vAlign w:val="bottom"/>
          </w:tcPr>
          <w:p w:rsidR="19659DE0" w:rsidP="19659DE0" w:rsidRDefault="19659DE0" w14:paraId="7FA16014" w14:textId="208B985D">
            <w:pPr>
              <w:spacing w:after="0"/>
            </w:pPr>
            <w:r w:rsidRPr="19659DE0">
              <w:t>Publisher number</w:t>
            </w:r>
          </w:p>
        </w:tc>
        <w:tc>
          <w:tcPr>
            <w:tcW w:w="5760" w:type="dxa"/>
            <w:tcMar>
              <w:top w:w="15" w:type="dxa"/>
              <w:left w:w="15" w:type="dxa"/>
              <w:right w:w="15" w:type="dxa"/>
            </w:tcMar>
            <w:vAlign w:val="bottom"/>
          </w:tcPr>
          <w:p w:rsidR="19659DE0" w:rsidP="19659DE0" w:rsidRDefault="19659DE0" w14:paraId="1B40D556" w14:textId="748F5CB8">
            <w:pPr>
              <w:spacing w:after="0"/>
            </w:pPr>
            <w:r w:rsidRPr="19659DE0">
              <w:t>Free text</w:t>
            </w:r>
          </w:p>
        </w:tc>
        <w:tc>
          <w:tcPr>
            <w:tcW w:w="1095" w:type="dxa"/>
            <w:tcMar>
              <w:top w:w="15" w:type="dxa"/>
              <w:left w:w="15" w:type="dxa"/>
              <w:right w:w="15" w:type="dxa"/>
            </w:tcMar>
            <w:vAlign w:val="bottom"/>
          </w:tcPr>
          <w:p w:rsidR="19659DE0" w:rsidP="19659DE0" w:rsidRDefault="19659DE0" w14:paraId="3C17F6DD" w14:textId="32062A2E">
            <w:pPr>
              <w:spacing w:after="0"/>
            </w:pPr>
            <w:r w:rsidRPr="19659DE0">
              <w:t>N</w:t>
            </w:r>
          </w:p>
        </w:tc>
      </w:tr>
      <w:tr w:rsidR="19659DE0" w:rsidTr="1CC7193A" w14:paraId="176AE73F" w14:textId="77777777">
        <w:trPr>
          <w:trHeight w:val="300"/>
        </w:trPr>
        <w:tc>
          <w:tcPr>
            <w:tcW w:w="2415" w:type="dxa"/>
            <w:tcMar>
              <w:top w:w="15" w:type="dxa"/>
              <w:left w:w="15" w:type="dxa"/>
              <w:right w:w="15" w:type="dxa"/>
            </w:tcMar>
            <w:vAlign w:val="bottom"/>
          </w:tcPr>
          <w:p w:rsidR="19659DE0" w:rsidP="19659DE0" w:rsidRDefault="19659DE0" w14:paraId="23F4A13C" w14:textId="7A96E89A">
            <w:pPr>
              <w:spacing w:after="0"/>
            </w:pPr>
            <w:r w:rsidRPr="19659DE0">
              <w:t>Note</w:t>
            </w:r>
          </w:p>
        </w:tc>
        <w:tc>
          <w:tcPr>
            <w:tcW w:w="5760" w:type="dxa"/>
            <w:tcMar>
              <w:top w:w="15" w:type="dxa"/>
              <w:left w:w="15" w:type="dxa"/>
              <w:right w:w="15" w:type="dxa"/>
            </w:tcMar>
            <w:vAlign w:val="bottom"/>
          </w:tcPr>
          <w:p w:rsidR="19659DE0" w:rsidP="19659DE0" w:rsidRDefault="19659DE0" w14:paraId="22F76C5F" w14:textId="16675613">
            <w:pPr>
              <w:spacing w:after="0"/>
            </w:pPr>
            <w:r w:rsidRPr="19659DE0">
              <w:t>Free text</w:t>
            </w:r>
          </w:p>
        </w:tc>
        <w:tc>
          <w:tcPr>
            <w:tcW w:w="1095" w:type="dxa"/>
            <w:tcMar>
              <w:top w:w="15" w:type="dxa"/>
              <w:left w:w="15" w:type="dxa"/>
              <w:right w:w="15" w:type="dxa"/>
            </w:tcMar>
            <w:vAlign w:val="bottom"/>
          </w:tcPr>
          <w:p w:rsidR="19659DE0" w:rsidP="19659DE0" w:rsidRDefault="19659DE0" w14:paraId="7AC5EBF5" w14:textId="6B47B8AB">
            <w:pPr>
              <w:spacing w:after="0"/>
            </w:pPr>
            <w:r w:rsidRPr="19659DE0">
              <w:t>N</w:t>
            </w:r>
          </w:p>
        </w:tc>
      </w:tr>
      <w:tr w:rsidR="19659DE0" w:rsidTr="1CC7193A" w14:paraId="2C9EB9D3" w14:textId="77777777">
        <w:trPr>
          <w:trHeight w:val="300"/>
        </w:trPr>
        <w:tc>
          <w:tcPr>
            <w:tcW w:w="2415" w:type="dxa"/>
            <w:tcMar>
              <w:top w:w="15" w:type="dxa"/>
              <w:left w:w="15" w:type="dxa"/>
              <w:right w:w="15" w:type="dxa"/>
            </w:tcMar>
            <w:vAlign w:val="bottom"/>
          </w:tcPr>
          <w:p w:rsidR="19659DE0" w:rsidP="19659DE0" w:rsidRDefault="19659DE0" w14:paraId="414B22DE" w14:textId="6F43C36C">
            <w:pPr>
              <w:spacing w:after="0"/>
            </w:pPr>
            <w:r w:rsidRPr="19659DE0">
              <w:t>Year of copyright</w:t>
            </w:r>
          </w:p>
        </w:tc>
        <w:tc>
          <w:tcPr>
            <w:tcW w:w="5760" w:type="dxa"/>
            <w:tcMar>
              <w:top w:w="15" w:type="dxa"/>
              <w:left w:w="15" w:type="dxa"/>
              <w:right w:w="15" w:type="dxa"/>
            </w:tcMar>
            <w:vAlign w:val="bottom"/>
          </w:tcPr>
          <w:p w:rsidR="19659DE0" w:rsidP="19659DE0" w:rsidRDefault="19659DE0" w14:paraId="466489F7" w14:textId="29445187">
            <w:pPr>
              <w:spacing w:after="0"/>
            </w:pPr>
            <w:r w:rsidRPr="19659DE0">
              <w:t>Integer &gt;0, &lt;=current year</w:t>
            </w:r>
          </w:p>
        </w:tc>
        <w:tc>
          <w:tcPr>
            <w:tcW w:w="1095" w:type="dxa"/>
            <w:tcMar>
              <w:top w:w="15" w:type="dxa"/>
              <w:left w:w="15" w:type="dxa"/>
              <w:right w:w="15" w:type="dxa"/>
            </w:tcMar>
            <w:vAlign w:val="bottom"/>
          </w:tcPr>
          <w:p w:rsidR="19659DE0" w:rsidP="19659DE0" w:rsidRDefault="19659DE0" w14:paraId="708D06B7" w14:textId="29D11065">
            <w:pPr>
              <w:spacing w:after="0"/>
            </w:pPr>
            <w:r w:rsidRPr="19659DE0">
              <w:t>N</w:t>
            </w:r>
          </w:p>
        </w:tc>
      </w:tr>
      <w:tr w:rsidR="19659DE0" w:rsidTr="1CC7193A" w14:paraId="34BE9D0D" w14:textId="77777777">
        <w:trPr>
          <w:trHeight w:val="300"/>
        </w:trPr>
        <w:tc>
          <w:tcPr>
            <w:tcW w:w="2415" w:type="dxa"/>
            <w:tcMar>
              <w:top w:w="15" w:type="dxa"/>
              <w:left w:w="15" w:type="dxa"/>
              <w:right w:w="15" w:type="dxa"/>
            </w:tcMar>
            <w:vAlign w:val="bottom"/>
          </w:tcPr>
          <w:p w:rsidR="19659DE0" w:rsidP="19659DE0" w:rsidRDefault="19659DE0" w14:paraId="0713C03B" w14:textId="26821A7D">
            <w:pPr>
              <w:spacing w:after="0"/>
            </w:pPr>
            <w:r w:rsidRPr="19659DE0">
              <w:t>Version</w:t>
            </w:r>
          </w:p>
        </w:tc>
        <w:tc>
          <w:tcPr>
            <w:tcW w:w="5760" w:type="dxa"/>
            <w:tcMar>
              <w:top w:w="15" w:type="dxa"/>
              <w:left w:w="15" w:type="dxa"/>
              <w:right w:w="15" w:type="dxa"/>
            </w:tcMar>
            <w:vAlign w:val="bottom"/>
          </w:tcPr>
          <w:p w:rsidR="19659DE0" w:rsidP="19659DE0" w:rsidRDefault="19659DE0" w14:paraId="4852571F" w14:textId="76AD83C1">
            <w:pPr>
              <w:spacing w:after="0"/>
            </w:pPr>
            <w:r w:rsidRPr="19659DE0">
              <w:t>Free text</w:t>
            </w:r>
          </w:p>
        </w:tc>
        <w:tc>
          <w:tcPr>
            <w:tcW w:w="1095" w:type="dxa"/>
            <w:tcMar>
              <w:top w:w="15" w:type="dxa"/>
              <w:left w:w="15" w:type="dxa"/>
              <w:right w:w="15" w:type="dxa"/>
            </w:tcMar>
            <w:vAlign w:val="bottom"/>
          </w:tcPr>
          <w:p w:rsidR="19659DE0" w:rsidP="19659DE0" w:rsidRDefault="19659DE0" w14:paraId="27433AEA" w14:textId="6C03A62C">
            <w:pPr>
              <w:spacing w:after="0"/>
            </w:pPr>
            <w:r w:rsidRPr="19659DE0">
              <w:t>N</w:t>
            </w:r>
          </w:p>
        </w:tc>
      </w:tr>
      <w:tr w:rsidR="19659DE0" w:rsidTr="1CC7193A" w14:paraId="55D95348" w14:textId="77777777">
        <w:trPr>
          <w:trHeight w:val="300"/>
        </w:trPr>
        <w:tc>
          <w:tcPr>
            <w:tcW w:w="2415" w:type="dxa"/>
            <w:tcMar>
              <w:top w:w="15" w:type="dxa"/>
              <w:left w:w="15" w:type="dxa"/>
              <w:right w:w="15" w:type="dxa"/>
            </w:tcMar>
            <w:vAlign w:val="bottom"/>
          </w:tcPr>
          <w:p w:rsidR="19659DE0" w:rsidP="19659DE0" w:rsidRDefault="19659DE0" w14:paraId="76DD48D2" w14:textId="0F1DE96E">
            <w:pPr>
              <w:spacing w:after="0"/>
            </w:pPr>
            <w:r w:rsidRPr="19659DE0">
              <w:t>Edition</w:t>
            </w:r>
          </w:p>
        </w:tc>
        <w:tc>
          <w:tcPr>
            <w:tcW w:w="5760" w:type="dxa"/>
            <w:tcMar>
              <w:top w:w="15" w:type="dxa"/>
              <w:left w:w="15" w:type="dxa"/>
              <w:right w:w="15" w:type="dxa"/>
            </w:tcMar>
            <w:vAlign w:val="bottom"/>
          </w:tcPr>
          <w:p w:rsidR="19659DE0" w:rsidP="19659DE0" w:rsidRDefault="19659DE0" w14:paraId="3515D74D" w14:textId="46863A34">
            <w:pPr>
              <w:spacing w:after="0"/>
            </w:pPr>
            <w:r w:rsidRPr="19659DE0">
              <w:t>Free text</w:t>
            </w:r>
          </w:p>
        </w:tc>
        <w:tc>
          <w:tcPr>
            <w:tcW w:w="1095" w:type="dxa"/>
            <w:tcMar>
              <w:top w:w="15" w:type="dxa"/>
              <w:left w:w="15" w:type="dxa"/>
              <w:right w:w="15" w:type="dxa"/>
            </w:tcMar>
            <w:vAlign w:val="bottom"/>
          </w:tcPr>
          <w:p w:rsidR="19659DE0" w:rsidP="19659DE0" w:rsidRDefault="19659DE0" w14:paraId="717BC9B5" w14:textId="1950F1BC">
            <w:pPr>
              <w:spacing w:after="0"/>
            </w:pPr>
            <w:r w:rsidRPr="19659DE0">
              <w:t>N</w:t>
            </w:r>
          </w:p>
        </w:tc>
      </w:tr>
      <w:tr w:rsidR="19659DE0" w:rsidTr="1CC7193A" w14:paraId="4744FAD4" w14:textId="77777777">
        <w:trPr>
          <w:trHeight w:val="300"/>
        </w:trPr>
        <w:tc>
          <w:tcPr>
            <w:tcW w:w="2415" w:type="dxa"/>
            <w:tcMar>
              <w:top w:w="15" w:type="dxa"/>
              <w:left w:w="15" w:type="dxa"/>
              <w:right w:w="15" w:type="dxa"/>
            </w:tcMar>
            <w:vAlign w:val="bottom"/>
          </w:tcPr>
          <w:p w:rsidR="0459CD47" w:rsidP="19659DE0" w:rsidRDefault="0459CD47" w14:paraId="5B5229CB" w14:textId="55FE8AF7">
            <w:pPr>
              <w:spacing w:after="0"/>
            </w:pPr>
            <w:r w:rsidRPr="19659DE0">
              <w:t>Associated content</w:t>
            </w:r>
          </w:p>
        </w:tc>
        <w:tc>
          <w:tcPr>
            <w:tcW w:w="5760" w:type="dxa"/>
            <w:tcMar>
              <w:top w:w="15" w:type="dxa"/>
              <w:left w:w="15" w:type="dxa"/>
              <w:right w:w="15" w:type="dxa"/>
            </w:tcMar>
            <w:vAlign w:val="bottom"/>
          </w:tcPr>
          <w:p w:rsidR="0459CD47" w:rsidP="19659DE0" w:rsidRDefault="0459CD47" w14:paraId="6099B117" w14:textId="4B528389">
            <w:pPr>
              <w:spacing w:after="0"/>
            </w:pPr>
            <w:r w:rsidRPr="19659DE0">
              <w:rPr>
                <w:lang w:val="en-US"/>
              </w:rPr>
              <w:t>Autocompleted field based on all musical works by this publisher. Free text entry also permitted.</w:t>
            </w:r>
          </w:p>
        </w:tc>
        <w:tc>
          <w:tcPr>
            <w:tcW w:w="1095" w:type="dxa"/>
            <w:tcMar>
              <w:top w:w="15" w:type="dxa"/>
              <w:left w:w="15" w:type="dxa"/>
              <w:right w:w="15" w:type="dxa"/>
            </w:tcMar>
            <w:vAlign w:val="bottom"/>
          </w:tcPr>
          <w:p w:rsidR="19659DE0" w:rsidP="19659DE0" w:rsidRDefault="19659DE0" w14:paraId="13F97FA4" w14:textId="74513E5A">
            <w:pPr>
              <w:spacing w:after="0"/>
            </w:pPr>
            <w:r w:rsidRPr="19659DE0">
              <w:t>N</w:t>
            </w:r>
          </w:p>
        </w:tc>
      </w:tr>
      <w:tr w:rsidR="19659DE0" w:rsidTr="1CC7193A" w14:paraId="257B08FB" w14:textId="77777777">
        <w:trPr>
          <w:trHeight w:val="300"/>
        </w:trPr>
        <w:tc>
          <w:tcPr>
            <w:tcW w:w="2415" w:type="dxa"/>
            <w:tcMar>
              <w:top w:w="15" w:type="dxa"/>
              <w:left w:w="15" w:type="dxa"/>
              <w:right w:w="15" w:type="dxa"/>
            </w:tcMar>
            <w:vAlign w:val="bottom"/>
          </w:tcPr>
          <w:p w:rsidR="19659DE0" w:rsidP="19659DE0" w:rsidRDefault="19659DE0" w14:paraId="3D37387C" w14:textId="483B5958">
            <w:pPr>
              <w:spacing w:after="0"/>
            </w:pPr>
            <w:r w:rsidRPr="19659DE0">
              <w:t>Series numbering</w:t>
            </w:r>
          </w:p>
        </w:tc>
        <w:tc>
          <w:tcPr>
            <w:tcW w:w="5760" w:type="dxa"/>
            <w:tcMar>
              <w:top w:w="15" w:type="dxa"/>
              <w:left w:w="15" w:type="dxa"/>
              <w:right w:w="15" w:type="dxa"/>
            </w:tcMar>
            <w:vAlign w:val="bottom"/>
          </w:tcPr>
          <w:p w:rsidR="19659DE0" w:rsidP="19659DE0" w:rsidRDefault="19659DE0" w14:paraId="1944BC72" w14:textId="4814AB79">
            <w:pPr>
              <w:spacing w:after="0"/>
            </w:pPr>
            <w:r w:rsidRPr="19659DE0">
              <w:t>Free text</w:t>
            </w:r>
          </w:p>
        </w:tc>
        <w:tc>
          <w:tcPr>
            <w:tcW w:w="1095" w:type="dxa"/>
            <w:tcMar>
              <w:top w:w="15" w:type="dxa"/>
              <w:left w:w="15" w:type="dxa"/>
              <w:right w:w="15" w:type="dxa"/>
            </w:tcMar>
            <w:vAlign w:val="bottom"/>
          </w:tcPr>
          <w:p w:rsidR="19659DE0" w:rsidP="19659DE0" w:rsidRDefault="19659DE0" w14:paraId="62A60622" w14:textId="3252DC4C">
            <w:pPr>
              <w:spacing w:after="0"/>
            </w:pPr>
            <w:r w:rsidRPr="19659DE0">
              <w:t>N</w:t>
            </w:r>
          </w:p>
        </w:tc>
      </w:tr>
      <w:tr w:rsidR="477C5BEC" w:rsidTr="1CC7193A" w14:paraId="37855511" w14:textId="77777777">
        <w:trPr>
          <w:trHeight w:val="300"/>
          <w:ins w:author="Joshua Routh" w:date="2026-01-20T10:39:00Z" w:id="1080"/>
        </w:trPr>
        <w:tc>
          <w:tcPr>
            <w:tcW w:w="2413" w:type="dxa"/>
            <w:tcMar>
              <w:top w:w="15" w:type="dxa"/>
              <w:left w:w="15" w:type="dxa"/>
              <w:right w:w="15" w:type="dxa"/>
            </w:tcMar>
            <w:vAlign w:val="bottom"/>
          </w:tcPr>
          <w:p w:rsidR="084BCE69" w:rsidP="477C5BEC" w:rsidRDefault="084BCE69" w14:paraId="3B5D86CA" w14:textId="1A717EF3">
            <w:ins w:author="Joshua Routh" w:date="2026-01-20T10:39:00Z" w16du:dateUtc="2026-01-20T10:39:48Z" w:id="1081">
              <w:r>
                <w:t>DOI</w:t>
              </w:r>
            </w:ins>
          </w:p>
        </w:tc>
        <w:tc>
          <w:tcPr>
            <w:tcW w:w="5756" w:type="dxa"/>
            <w:tcMar>
              <w:top w:w="15" w:type="dxa"/>
              <w:left w:w="15" w:type="dxa"/>
              <w:right w:w="15" w:type="dxa"/>
            </w:tcMar>
            <w:vAlign w:val="bottom"/>
          </w:tcPr>
          <w:p w:rsidR="084BCE69" w:rsidP="477C5BEC" w:rsidRDefault="084BCE69" w14:paraId="38AB74EF" w14:textId="309AB2E3">
            <w:ins w:author="Joshua Routh" w:date="2026-01-20T10:39:00Z" w16du:dateUtc="2026-01-20T10:39:50Z" w:id="1082">
              <w:r>
                <w:t>Free text</w:t>
              </w:r>
            </w:ins>
          </w:p>
        </w:tc>
        <w:tc>
          <w:tcPr>
            <w:tcW w:w="1095" w:type="dxa"/>
            <w:tcMar>
              <w:top w:w="15" w:type="dxa"/>
              <w:left w:w="15" w:type="dxa"/>
              <w:right w:w="15" w:type="dxa"/>
            </w:tcMar>
            <w:vAlign w:val="bottom"/>
          </w:tcPr>
          <w:p w:rsidR="477C5BEC" w:rsidP="477C5BEC" w:rsidRDefault="477C5BEC" w14:paraId="30D31562" w14:textId="1F7A8CB7"/>
        </w:tc>
      </w:tr>
      <w:tr w:rsidR="19659DE0" w:rsidTr="1CC7193A" w14:paraId="60C184CB" w14:textId="77777777">
        <w:trPr>
          <w:trHeight w:val="300"/>
        </w:trPr>
        <w:tc>
          <w:tcPr>
            <w:tcW w:w="2415" w:type="dxa"/>
            <w:tcMar>
              <w:top w:w="15" w:type="dxa"/>
              <w:left w:w="15" w:type="dxa"/>
              <w:right w:w="15" w:type="dxa"/>
            </w:tcMar>
            <w:vAlign w:val="bottom"/>
          </w:tcPr>
          <w:p w:rsidR="19659DE0" w:rsidP="19659DE0" w:rsidRDefault="19659DE0" w14:paraId="5B109750" w14:textId="6C6A51F3">
            <w:pPr>
              <w:spacing w:after="0"/>
            </w:pPr>
            <w:r w:rsidRPr="19659DE0">
              <w:t>Language</w:t>
            </w:r>
          </w:p>
        </w:tc>
        <w:tc>
          <w:tcPr>
            <w:tcW w:w="5760" w:type="dxa"/>
            <w:tcMar>
              <w:top w:w="15" w:type="dxa"/>
              <w:left w:w="15" w:type="dxa"/>
              <w:right w:w="15" w:type="dxa"/>
            </w:tcMar>
            <w:vAlign w:val="bottom"/>
          </w:tcPr>
          <w:p w:rsidR="19659DE0" w:rsidP="19659DE0" w:rsidRDefault="19659DE0" w14:paraId="7AE7F079" w14:textId="04D0B2A3">
            <w:pPr>
              <w:spacing w:after="0"/>
            </w:pPr>
            <w:r w:rsidRPr="19659DE0">
              <w:t xml:space="preserve">MARC language codes </w:t>
            </w:r>
            <w:hyperlink r:id="rId28">
              <w:r w:rsidRPr="19659DE0">
                <w:t>https://www.loc.gov/marc/languages/</w:t>
              </w:r>
            </w:hyperlink>
          </w:p>
        </w:tc>
        <w:tc>
          <w:tcPr>
            <w:tcW w:w="1095" w:type="dxa"/>
            <w:tcMar>
              <w:top w:w="15" w:type="dxa"/>
              <w:left w:w="15" w:type="dxa"/>
              <w:right w:w="15" w:type="dxa"/>
            </w:tcMar>
            <w:vAlign w:val="bottom"/>
          </w:tcPr>
          <w:p w:rsidR="19659DE0" w:rsidP="19659DE0" w:rsidRDefault="19659DE0" w14:paraId="6CC2C613" w14:textId="561A8016">
            <w:pPr>
              <w:spacing w:after="0"/>
            </w:pPr>
            <w:r w:rsidRPr="19659DE0">
              <w:t>N</w:t>
            </w:r>
          </w:p>
        </w:tc>
      </w:tr>
      <w:tr w:rsidR="19659DE0" w:rsidTr="1CC7193A" w14:paraId="3AEEC31B" w14:textId="77777777">
        <w:trPr>
          <w:trHeight w:val="300"/>
        </w:trPr>
        <w:tc>
          <w:tcPr>
            <w:tcW w:w="2415" w:type="dxa"/>
            <w:tcMar>
              <w:top w:w="15" w:type="dxa"/>
              <w:left w:w="15" w:type="dxa"/>
              <w:right w:w="15" w:type="dxa"/>
            </w:tcMar>
            <w:vAlign w:val="bottom"/>
          </w:tcPr>
          <w:p w:rsidR="19659DE0" w:rsidP="19659DE0" w:rsidRDefault="19659DE0" w14:paraId="256861F7" w14:textId="7B5AE2C0">
            <w:pPr>
              <w:spacing w:after="0"/>
            </w:pPr>
            <w:r w:rsidRPr="19659DE0">
              <w:t>Genre or form</w:t>
            </w:r>
          </w:p>
        </w:tc>
        <w:tc>
          <w:tcPr>
            <w:tcW w:w="5760" w:type="dxa"/>
            <w:tcMar>
              <w:top w:w="15" w:type="dxa"/>
              <w:left w:w="15" w:type="dxa"/>
              <w:right w:w="15" w:type="dxa"/>
            </w:tcMar>
            <w:vAlign w:val="bottom"/>
          </w:tcPr>
          <w:p w:rsidR="19659DE0" w:rsidP="19659DE0" w:rsidRDefault="19659DE0" w14:paraId="32D548DB" w14:textId="2000B01F">
            <w:pPr>
              <w:spacing w:after="0"/>
            </w:pPr>
            <w:r w:rsidRPr="19659DE0">
              <w:t>Free text</w:t>
            </w:r>
          </w:p>
        </w:tc>
        <w:tc>
          <w:tcPr>
            <w:tcW w:w="1095" w:type="dxa"/>
            <w:tcMar>
              <w:top w:w="15" w:type="dxa"/>
              <w:left w:w="15" w:type="dxa"/>
              <w:right w:w="15" w:type="dxa"/>
            </w:tcMar>
            <w:vAlign w:val="bottom"/>
          </w:tcPr>
          <w:p w:rsidR="19659DE0" w:rsidP="19659DE0" w:rsidRDefault="19659DE0" w14:paraId="32B7816E" w14:textId="20BD24EF">
            <w:pPr>
              <w:spacing w:after="0"/>
            </w:pPr>
            <w:r w:rsidRPr="19659DE0">
              <w:t>N</w:t>
            </w:r>
          </w:p>
        </w:tc>
      </w:tr>
      <w:tr w:rsidR="19659DE0" w:rsidTr="1CC7193A" w14:paraId="52DA7706" w14:textId="77777777">
        <w:trPr>
          <w:trHeight w:val="300"/>
        </w:trPr>
        <w:tc>
          <w:tcPr>
            <w:tcW w:w="2415" w:type="dxa"/>
            <w:tcMar>
              <w:top w:w="15" w:type="dxa"/>
              <w:left w:w="15" w:type="dxa"/>
              <w:right w:w="15" w:type="dxa"/>
            </w:tcMar>
            <w:vAlign w:val="bottom"/>
          </w:tcPr>
          <w:p w:rsidR="19659DE0" w:rsidP="19659DE0" w:rsidRDefault="19659DE0" w14:paraId="03CB3FBC" w14:textId="74B2BD77">
            <w:pPr>
              <w:spacing w:after="0"/>
            </w:pPr>
            <w:r w:rsidRPr="19659DE0">
              <w:t>Number of pages</w:t>
            </w:r>
          </w:p>
        </w:tc>
        <w:tc>
          <w:tcPr>
            <w:tcW w:w="5760" w:type="dxa"/>
            <w:tcMar>
              <w:top w:w="15" w:type="dxa"/>
              <w:left w:w="15" w:type="dxa"/>
              <w:right w:w="15" w:type="dxa"/>
            </w:tcMar>
            <w:vAlign w:val="bottom"/>
          </w:tcPr>
          <w:p w:rsidR="19659DE0" w:rsidP="19659DE0" w:rsidRDefault="19659DE0" w14:paraId="1707B59C" w14:textId="0A479B7E">
            <w:pPr>
              <w:spacing w:after="0"/>
            </w:pPr>
            <w:r w:rsidRPr="19659DE0">
              <w:t>Integer</w:t>
            </w:r>
          </w:p>
        </w:tc>
        <w:tc>
          <w:tcPr>
            <w:tcW w:w="1095" w:type="dxa"/>
            <w:tcMar>
              <w:top w:w="15" w:type="dxa"/>
              <w:left w:w="15" w:type="dxa"/>
              <w:right w:w="15" w:type="dxa"/>
            </w:tcMar>
            <w:vAlign w:val="bottom"/>
          </w:tcPr>
          <w:p w:rsidR="19659DE0" w:rsidP="19659DE0" w:rsidRDefault="19659DE0" w14:paraId="2ECF1861" w14:textId="791C9D43">
            <w:pPr>
              <w:spacing w:after="0"/>
            </w:pPr>
            <w:r w:rsidRPr="19659DE0">
              <w:t>N</w:t>
            </w:r>
          </w:p>
        </w:tc>
      </w:tr>
      <w:tr w:rsidR="19659DE0" w:rsidTr="1CC7193A" w14:paraId="568BAB6C" w14:textId="77777777">
        <w:trPr>
          <w:trHeight w:val="300"/>
        </w:trPr>
        <w:tc>
          <w:tcPr>
            <w:tcW w:w="2415" w:type="dxa"/>
            <w:tcMar>
              <w:top w:w="15" w:type="dxa"/>
              <w:left w:w="15" w:type="dxa"/>
              <w:right w:w="15" w:type="dxa"/>
            </w:tcMar>
            <w:vAlign w:val="bottom"/>
          </w:tcPr>
          <w:p w:rsidR="19659DE0" w:rsidP="19659DE0" w:rsidRDefault="19659DE0" w14:paraId="2F6C5250" w14:textId="27709F44">
            <w:pPr>
              <w:spacing w:after="0"/>
            </w:pPr>
            <w:r w:rsidRPr="19659DE0">
              <w:t>Number of parts</w:t>
            </w:r>
          </w:p>
        </w:tc>
        <w:tc>
          <w:tcPr>
            <w:tcW w:w="5760" w:type="dxa"/>
            <w:tcMar>
              <w:top w:w="15" w:type="dxa"/>
              <w:left w:w="15" w:type="dxa"/>
              <w:right w:w="15" w:type="dxa"/>
            </w:tcMar>
            <w:vAlign w:val="bottom"/>
          </w:tcPr>
          <w:p w:rsidR="19659DE0" w:rsidP="19659DE0" w:rsidRDefault="19659DE0" w14:paraId="23ACF846" w14:textId="78A6E83C">
            <w:pPr>
              <w:spacing w:after="0"/>
            </w:pPr>
            <w:r w:rsidRPr="19659DE0">
              <w:t>Free text</w:t>
            </w:r>
          </w:p>
        </w:tc>
        <w:tc>
          <w:tcPr>
            <w:tcW w:w="1095" w:type="dxa"/>
            <w:tcMar>
              <w:top w:w="15" w:type="dxa"/>
              <w:left w:w="15" w:type="dxa"/>
              <w:right w:w="15" w:type="dxa"/>
            </w:tcMar>
            <w:vAlign w:val="bottom"/>
          </w:tcPr>
          <w:p w:rsidR="19659DE0" w:rsidP="19659DE0" w:rsidRDefault="19659DE0" w14:paraId="70EC6ECB" w14:textId="34B3B620">
            <w:pPr>
              <w:spacing w:after="0"/>
            </w:pPr>
            <w:r w:rsidRPr="19659DE0">
              <w:t>N</w:t>
            </w:r>
          </w:p>
        </w:tc>
      </w:tr>
    </w:tbl>
    <w:p w:rsidR="5877DB73" w:rsidP="19659DE0" w:rsidRDefault="5877DB73" w14:paraId="03A62598" w14:textId="6BEF78B4">
      <w:pPr>
        <w:rPr>
          <w:lang w:val="en-US"/>
        </w:rPr>
      </w:pPr>
    </w:p>
    <w:p w:rsidR="5877DB73" w:rsidP="19659DE0" w:rsidRDefault="4689B3F2" w14:paraId="0589FA33" w14:textId="55A3A8C2">
      <w:pPr>
        <w:pStyle w:val="Heading3"/>
        <w:rPr>
          <w:lang w:val="en-US"/>
        </w:rPr>
      </w:pPr>
      <w:r w:rsidRPr="19659DE0">
        <w:rPr>
          <w:lang w:val="en-US"/>
        </w:rPr>
        <w:t>Other material</w:t>
      </w:r>
    </w:p>
    <w:p w:rsidR="5877DB73" w:rsidP="19659DE0" w:rsidRDefault="4689B3F2" w14:paraId="652AC67C" w14:textId="1B981FBF">
      <w:pPr>
        <w:rPr>
          <w:lang w:val="en-US"/>
        </w:rPr>
      </w:pPr>
      <w:r w:rsidRPr="19659DE0">
        <w:rPr>
          <w:lang w:val="en-US"/>
        </w:rPr>
        <w:t>Note that this is the same as Books, apart from the Type field</w:t>
      </w:r>
    </w:p>
    <w:tbl>
      <w:tblPr>
        <w:tblW w:w="0" w:type="auto"/>
        <w:tblBorders>
          <w:top w:val="single" w:color="F2F2F2" w:themeColor="background1" w:themeShade="F2" w:sz="2" w:space="0"/>
          <w:left w:val="single" w:color="F2F2F2" w:themeColor="background1" w:themeShade="F2" w:sz="2" w:space="0"/>
          <w:bottom w:val="single" w:color="F2F2F2" w:themeColor="background1" w:themeShade="F2" w:sz="2" w:space="0"/>
          <w:right w:val="single" w:color="F2F2F2" w:themeColor="background1" w:themeShade="F2" w:sz="2" w:space="0"/>
          <w:insideH w:val="single" w:color="F2F2F2" w:themeColor="background1" w:themeShade="F2" w:sz="2" w:space="0"/>
          <w:insideV w:val="single" w:color="F2F2F2" w:themeColor="background1" w:themeShade="F2" w:sz="2" w:space="0"/>
        </w:tblBorders>
        <w:tblLook w:val="06A0" w:firstRow="1" w:lastRow="0" w:firstColumn="1" w:lastColumn="0" w:noHBand="1" w:noVBand="1"/>
      </w:tblPr>
      <w:tblGrid>
        <w:gridCol w:w="5340"/>
        <w:gridCol w:w="3081"/>
        <w:gridCol w:w="843"/>
      </w:tblGrid>
      <w:tr w:rsidR="19659DE0" w:rsidTr="6A7B6C43" w14:paraId="769C78D6" w14:textId="77777777">
        <w:trPr>
          <w:trHeight w:val="300"/>
        </w:trPr>
        <w:tc>
          <w:tcPr>
            <w:tcW w:w="2505" w:type="dxa"/>
            <w:shd w:val="clear" w:color="auto" w:fill="DAE9F8"/>
            <w:tcMar>
              <w:top w:w="15" w:type="dxa"/>
              <w:left w:w="15" w:type="dxa"/>
              <w:right w:w="15" w:type="dxa"/>
            </w:tcMar>
            <w:vAlign w:val="bottom"/>
          </w:tcPr>
          <w:p w:rsidR="19659DE0" w:rsidP="19659DE0" w:rsidRDefault="19659DE0" w14:paraId="780E6AE0" w14:textId="405E0DC7">
            <w:pPr>
              <w:spacing w:after="0"/>
            </w:pPr>
            <w:r w:rsidRPr="19659DE0">
              <w:rPr>
                <w:rFonts w:ascii="Aptos Narrow" w:hAnsi="Aptos Narrow" w:eastAsia="Aptos Narrow" w:cs="Aptos Narrow"/>
                <w:b/>
                <w:bCs/>
                <w:color w:val="000000" w:themeColor="text1"/>
                <w:sz w:val="22"/>
                <w:szCs w:val="22"/>
              </w:rPr>
              <w:t>Field</w:t>
            </w:r>
          </w:p>
        </w:tc>
        <w:tc>
          <w:tcPr>
            <w:tcW w:w="5190" w:type="dxa"/>
            <w:shd w:val="clear" w:color="auto" w:fill="DAE9F8"/>
            <w:tcMar>
              <w:top w:w="15" w:type="dxa"/>
              <w:left w:w="15" w:type="dxa"/>
              <w:right w:w="15" w:type="dxa"/>
            </w:tcMar>
            <w:vAlign w:val="bottom"/>
          </w:tcPr>
          <w:p w:rsidR="19659DE0" w:rsidP="19659DE0" w:rsidRDefault="19659DE0" w14:paraId="0F8F5522" w14:textId="413DD455">
            <w:pPr>
              <w:spacing w:after="0"/>
            </w:pPr>
            <w:r w:rsidRPr="19659DE0">
              <w:rPr>
                <w:rFonts w:ascii="Aptos Narrow" w:hAnsi="Aptos Narrow" w:eastAsia="Aptos Narrow" w:cs="Aptos Narrow"/>
                <w:b/>
                <w:bCs/>
                <w:color w:val="000000" w:themeColor="text1"/>
                <w:sz w:val="22"/>
                <w:szCs w:val="22"/>
              </w:rPr>
              <w:t>Validation</w:t>
            </w:r>
          </w:p>
        </w:tc>
        <w:tc>
          <w:tcPr>
            <w:tcW w:w="1575" w:type="dxa"/>
            <w:shd w:val="clear" w:color="auto" w:fill="DAE9F8"/>
            <w:tcMar>
              <w:top w:w="15" w:type="dxa"/>
              <w:left w:w="15" w:type="dxa"/>
              <w:right w:w="15" w:type="dxa"/>
            </w:tcMar>
            <w:vAlign w:val="bottom"/>
          </w:tcPr>
          <w:p w:rsidR="19659DE0" w:rsidP="19659DE0" w:rsidRDefault="19659DE0" w14:paraId="03E35D47" w14:textId="12661326">
            <w:pPr>
              <w:spacing w:after="0"/>
            </w:pPr>
            <w:r w:rsidRPr="19659DE0">
              <w:rPr>
                <w:rFonts w:ascii="Aptos Narrow" w:hAnsi="Aptos Narrow" w:eastAsia="Aptos Narrow" w:cs="Aptos Narrow"/>
                <w:b/>
                <w:bCs/>
                <w:color w:val="000000" w:themeColor="text1"/>
                <w:sz w:val="22"/>
                <w:szCs w:val="22"/>
              </w:rPr>
              <w:t>Required?</w:t>
            </w:r>
          </w:p>
        </w:tc>
      </w:tr>
      <w:tr w:rsidR="19659DE0" w:rsidTr="6A7B6C43" w14:paraId="03885DC3" w14:textId="77777777">
        <w:trPr>
          <w:trHeight w:val="300"/>
        </w:trPr>
        <w:tc>
          <w:tcPr>
            <w:tcW w:w="2505" w:type="dxa"/>
            <w:tcMar>
              <w:top w:w="15" w:type="dxa"/>
              <w:left w:w="15" w:type="dxa"/>
              <w:right w:w="15" w:type="dxa"/>
            </w:tcMar>
            <w:vAlign w:val="bottom"/>
          </w:tcPr>
          <w:p w:rsidR="19659DE0" w:rsidP="19659DE0" w:rsidRDefault="3370B52C" w14:paraId="147A658A" w14:textId="2F307110">
            <w:pPr>
              <w:spacing w:after="0"/>
            </w:pPr>
            <w:commentRangeStart w:id="1083"/>
            <w:commentRangeStart w:id="1084"/>
            <w:commentRangeStart w:id="1085"/>
            <w:r>
              <w:t>ISBN</w:t>
            </w:r>
            <w:commentRangeEnd w:id="1083"/>
            <w:r w:rsidR="19659DE0">
              <w:rPr>
                <w:rStyle w:val="CommentReference"/>
                <w:sz w:val="18"/>
                <w:szCs w:val="18"/>
              </w:rPr>
              <w:commentReference w:id="1083"/>
            </w:r>
            <w:commentRangeEnd w:id="1084"/>
            <w:r>
              <w:rPr>
                <w:rStyle w:val="CommentReference"/>
              </w:rPr>
              <w:commentReference w:id="1084"/>
            </w:r>
            <w:commentRangeEnd w:id="1085"/>
            <w:r>
              <w:rPr>
                <w:rStyle w:val="CommentReference"/>
              </w:rPr>
              <w:commentReference w:id="1085"/>
            </w:r>
          </w:p>
        </w:tc>
        <w:tc>
          <w:tcPr>
            <w:tcW w:w="5190" w:type="dxa"/>
            <w:tcMar>
              <w:top w:w="15" w:type="dxa"/>
              <w:left w:w="15" w:type="dxa"/>
              <w:right w:w="15" w:type="dxa"/>
            </w:tcMar>
            <w:vAlign w:val="bottom"/>
          </w:tcPr>
          <w:p w:rsidR="19659DE0" w:rsidP="19659DE0" w:rsidRDefault="19659DE0" w14:paraId="05D363D2" w14:textId="4250B1C0">
            <w:pPr>
              <w:spacing w:after="0"/>
            </w:pPr>
            <w:r w:rsidRPr="19659DE0">
              <w:t xml:space="preserve">eISBN-13;10 or 13 characters </w:t>
            </w:r>
          </w:p>
        </w:tc>
        <w:tc>
          <w:tcPr>
            <w:tcW w:w="1575" w:type="dxa"/>
            <w:tcMar>
              <w:top w:w="15" w:type="dxa"/>
              <w:left w:w="15" w:type="dxa"/>
              <w:right w:w="15" w:type="dxa"/>
            </w:tcMar>
            <w:vAlign w:val="bottom"/>
          </w:tcPr>
          <w:p w:rsidR="19659DE0" w:rsidP="19659DE0" w:rsidRDefault="19659DE0" w14:paraId="6235D258" w14:textId="6E58F3A2">
            <w:pPr>
              <w:spacing w:after="0"/>
            </w:pPr>
            <w:r w:rsidRPr="19659DE0">
              <w:t>N</w:t>
            </w:r>
          </w:p>
        </w:tc>
      </w:tr>
      <w:tr w:rsidR="477C5BEC" w:rsidTr="6A7B6C43" w14:paraId="0A2E76D2" w14:textId="77777777">
        <w:trPr>
          <w:trHeight w:val="300"/>
          <w:ins w:author="Joshua Routh" w:date="2026-01-20T10:42:00Z" w:id="1619439243"/>
        </w:trPr>
        <w:tc>
          <w:tcPr>
            <w:tcW w:w="3194" w:type="dxa"/>
            <w:tcMar>
              <w:top w:w="15" w:type="dxa"/>
              <w:left w:w="15" w:type="dxa"/>
              <w:right w:w="15" w:type="dxa"/>
            </w:tcMar>
            <w:vAlign w:val="bottom"/>
          </w:tcPr>
          <w:p w:rsidR="149F6B5D" w:rsidP="477C5BEC" w:rsidRDefault="149F6B5D" w14:paraId="0186AFCD" w14:textId="7092940D">
            <w:ins w:author="Joshua Routh" w:date="2026-01-20T10:42:00Z" w16du:dateUtc="2026-01-20T10:42:59Z" w:id="1087">
              <w:r>
                <w:t>ISSN</w:t>
              </w:r>
            </w:ins>
          </w:p>
        </w:tc>
        <w:tc>
          <w:tcPr>
            <w:tcW w:w="4684" w:type="dxa"/>
            <w:tcMar>
              <w:top w:w="15" w:type="dxa"/>
              <w:left w:w="15" w:type="dxa"/>
              <w:right w:w="15" w:type="dxa"/>
            </w:tcMar>
            <w:vAlign w:val="bottom"/>
          </w:tcPr>
          <w:p w:rsidR="149F6B5D" w:rsidP="477C5BEC" w:rsidRDefault="149F6B5D" w14:paraId="318E5CFB" w14:textId="57C2B3A0">
            <w:pPr>
              <w:rPr>
                <w:lang w:val="en-US"/>
              </w:rPr>
            </w:pPr>
            <w:ins w:author="Joshua Routh" w:date="2026-01-20T10:43:00Z" w16du:dateUtc="2026-01-20T10:43:02Z" w:id="1088">
              <w:r w:rsidRPr="477C5BEC">
                <w:rPr>
                  <w:lang w:val="en-US"/>
                </w:rPr>
                <w:t>Free text</w:t>
              </w:r>
            </w:ins>
          </w:p>
        </w:tc>
        <w:tc>
          <w:tcPr>
            <w:tcW w:w="1386" w:type="dxa"/>
            <w:tcMar>
              <w:top w:w="15" w:type="dxa"/>
              <w:left w:w="15" w:type="dxa"/>
              <w:right w:w="15" w:type="dxa"/>
            </w:tcMar>
            <w:vAlign w:val="bottom"/>
          </w:tcPr>
          <w:p w:rsidR="477C5BEC" w:rsidP="477C5BEC" w:rsidRDefault="477C5BEC" w14:paraId="004EEE8C" w14:textId="2FEF3DBF"/>
        </w:tc>
      </w:tr>
      <w:tr w:rsidR="19659DE0" w:rsidTr="6A7B6C43" w14:paraId="0070FACB" w14:textId="77777777">
        <w:trPr>
          <w:trHeight w:val="300"/>
        </w:trPr>
        <w:tc>
          <w:tcPr>
            <w:tcW w:w="2505" w:type="dxa"/>
            <w:tcMar>
              <w:top w:w="15" w:type="dxa"/>
              <w:left w:w="15" w:type="dxa"/>
              <w:right w:w="15" w:type="dxa"/>
            </w:tcMar>
            <w:vAlign w:val="bottom"/>
          </w:tcPr>
          <w:p w:rsidR="19659DE0" w:rsidP="19659DE0" w:rsidRDefault="19659DE0" w14:paraId="11D275C1" w14:textId="6A772544">
            <w:pPr>
              <w:spacing w:after="0"/>
            </w:pPr>
            <w:r w:rsidRPr="19659DE0">
              <w:t>File format supplied</w:t>
            </w:r>
          </w:p>
        </w:tc>
        <w:tc>
          <w:tcPr>
            <w:tcW w:w="5190" w:type="dxa"/>
            <w:tcMar>
              <w:top w:w="15" w:type="dxa"/>
              <w:left w:w="15" w:type="dxa"/>
              <w:right w:w="15" w:type="dxa"/>
            </w:tcMar>
            <w:vAlign w:val="bottom"/>
          </w:tcPr>
          <w:p w:rsidR="19659DE0" w:rsidP="19659DE0" w:rsidRDefault="19659DE0" w14:paraId="235CBE8C" w14:textId="36F5E7BF">
            <w:pPr>
              <w:spacing w:after="0"/>
              <w:rPr>
                <w:lang w:val="en-US"/>
              </w:rPr>
            </w:pPr>
            <w:r w:rsidRPr="19659DE0">
              <w:rPr>
                <w:lang w:val="en-US"/>
              </w:rPr>
              <w:t>Detected based on file format of upload – PDF or ePub</w:t>
            </w:r>
          </w:p>
        </w:tc>
        <w:tc>
          <w:tcPr>
            <w:tcW w:w="1575" w:type="dxa"/>
            <w:tcMar>
              <w:top w:w="15" w:type="dxa"/>
              <w:left w:w="15" w:type="dxa"/>
              <w:right w:w="15" w:type="dxa"/>
            </w:tcMar>
            <w:vAlign w:val="bottom"/>
          </w:tcPr>
          <w:p w:rsidR="19659DE0" w:rsidP="19659DE0" w:rsidRDefault="19659DE0" w14:paraId="3D6FEFDB" w14:textId="471D84C2">
            <w:pPr>
              <w:spacing w:after="0"/>
            </w:pPr>
            <w:r w:rsidRPr="19659DE0">
              <w:t>Automatic</w:t>
            </w:r>
          </w:p>
        </w:tc>
      </w:tr>
      <w:tr w:rsidR="19659DE0" w:rsidTr="6A7B6C43" w14:paraId="62F65D2D" w14:textId="77777777">
        <w:trPr>
          <w:trHeight w:val="300"/>
        </w:trPr>
        <w:tc>
          <w:tcPr>
            <w:tcW w:w="2505" w:type="dxa"/>
            <w:tcMar>
              <w:top w:w="15" w:type="dxa"/>
              <w:left w:w="15" w:type="dxa"/>
              <w:right w:w="15" w:type="dxa"/>
            </w:tcMar>
            <w:vAlign w:val="bottom"/>
          </w:tcPr>
          <w:p w:rsidR="19659DE0" w:rsidP="19659DE0" w:rsidRDefault="19659DE0" w14:paraId="7803A5BB" w14:textId="26B3FE71">
            <w:pPr>
              <w:spacing w:after="0"/>
            </w:pPr>
            <w:r w:rsidRPr="19659DE0">
              <w:t>Subtitle</w:t>
            </w:r>
          </w:p>
        </w:tc>
        <w:tc>
          <w:tcPr>
            <w:tcW w:w="5190" w:type="dxa"/>
            <w:tcMar>
              <w:top w:w="15" w:type="dxa"/>
              <w:left w:w="15" w:type="dxa"/>
              <w:right w:w="15" w:type="dxa"/>
            </w:tcMar>
            <w:vAlign w:val="bottom"/>
          </w:tcPr>
          <w:p w:rsidR="19659DE0" w:rsidP="19659DE0" w:rsidRDefault="19659DE0" w14:paraId="625229B7" w14:textId="6EBF268F">
            <w:pPr>
              <w:spacing w:after="0"/>
            </w:pPr>
            <w:r w:rsidRPr="19659DE0">
              <w:t>Free text, &lt;200 words</w:t>
            </w:r>
          </w:p>
        </w:tc>
        <w:tc>
          <w:tcPr>
            <w:tcW w:w="1575" w:type="dxa"/>
            <w:tcMar>
              <w:top w:w="15" w:type="dxa"/>
              <w:left w:w="15" w:type="dxa"/>
              <w:right w:w="15" w:type="dxa"/>
            </w:tcMar>
            <w:vAlign w:val="bottom"/>
          </w:tcPr>
          <w:p w:rsidR="19659DE0" w:rsidP="19659DE0" w:rsidRDefault="19659DE0" w14:paraId="025D5A17" w14:textId="05688E44">
            <w:pPr>
              <w:spacing w:after="0"/>
            </w:pPr>
            <w:r w:rsidRPr="19659DE0">
              <w:t>N</w:t>
            </w:r>
          </w:p>
        </w:tc>
      </w:tr>
      <w:tr w:rsidR="19659DE0" w:rsidTr="6A7B6C43" w14:paraId="788B82C8" w14:textId="77777777">
        <w:trPr>
          <w:trHeight w:val="300"/>
        </w:trPr>
        <w:tc>
          <w:tcPr>
            <w:tcW w:w="2505" w:type="dxa"/>
            <w:tcMar>
              <w:top w:w="15" w:type="dxa"/>
              <w:left w:w="15" w:type="dxa"/>
              <w:right w:w="15" w:type="dxa"/>
            </w:tcMar>
            <w:vAlign w:val="bottom"/>
          </w:tcPr>
          <w:p w:rsidR="19659DE0" w:rsidP="19659DE0" w:rsidRDefault="5E1CFC0F" w14:paraId="6C6F4DBE" w14:textId="4E2C1FD6">
            <w:pPr>
              <w:spacing w:after="0"/>
            </w:pPr>
            <w:commentRangeStart w:id="1089"/>
            <w:commentRangeStart w:id="1090"/>
            <w:commentRangeStart w:id="1091"/>
            <w:commentRangeStart w:id="1092"/>
            <w:commentRangeStart w:id="1093"/>
            <w:commentRangeStart w:id="1094"/>
            <w:commentRangeStart w:id="1095"/>
            <w:r>
              <w:t>Author(s)</w:t>
            </w:r>
            <w:commentRangeEnd w:id="1089"/>
            <w:r w:rsidR="3370B52C">
              <w:rPr>
                <w:rStyle w:val="CommentReference"/>
                <w:sz w:val="18"/>
                <w:szCs w:val="18"/>
              </w:rPr>
              <w:commentReference w:id="1089"/>
            </w:r>
            <w:commentRangeEnd w:id="1090"/>
            <w:r>
              <w:rPr>
                <w:rStyle w:val="CommentReference"/>
              </w:rPr>
              <w:commentReference w:id="1090"/>
            </w:r>
            <w:commentRangeEnd w:id="1091"/>
            <w:r>
              <w:rPr>
                <w:rStyle w:val="CommentReference"/>
              </w:rPr>
              <w:commentReference w:id="1091"/>
            </w:r>
            <w:commentRangeEnd w:id="1092"/>
            <w:r>
              <w:rPr>
                <w:rStyle w:val="CommentReference"/>
              </w:rPr>
              <w:commentReference w:id="1092"/>
            </w:r>
            <w:commentRangeEnd w:id="1093"/>
            <w:r>
              <w:rPr>
                <w:rStyle w:val="CommentReference"/>
              </w:rPr>
              <w:commentReference w:id="1093"/>
            </w:r>
            <w:commentRangeEnd w:id="1094"/>
            <w:r>
              <w:rPr>
                <w:rStyle w:val="CommentReference"/>
              </w:rPr>
              <w:commentReference w:id="1094"/>
            </w:r>
            <w:commentRangeEnd w:id="1095"/>
            <w:r>
              <w:rPr>
                <w:rStyle w:val="CommentReference"/>
              </w:rPr>
              <w:commentReference w:id="1095"/>
            </w:r>
          </w:p>
        </w:tc>
        <w:tc>
          <w:tcPr>
            <w:tcW w:w="5190" w:type="dxa"/>
            <w:tcMar>
              <w:top w:w="15" w:type="dxa"/>
              <w:left w:w="15" w:type="dxa"/>
              <w:right w:w="15" w:type="dxa"/>
            </w:tcMar>
            <w:vAlign w:val="bottom"/>
          </w:tcPr>
          <w:p w:rsidR="19659DE0" w:rsidP="19659DE0" w:rsidRDefault="561BB6CE" w14:paraId="2707E533" w14:textId="21DD7702">
            <w:pPr>
              <w:spacing w:after="0"/>
            </w:pPr>
            <w:r w:rsidRPr="0D9520A5">
              <w:rPr>
                <w:lang w:val="en-US"/>
              </w:rPr>
              <w:t xml:space="preserve">0-n: First names, last names, </w:t>
            </w:r>
            <w:ins w:author="Joshua Routh" w:date="2026-01-27T10:53:00Z" w16du:dateUtc="2026-01-27T10:53:42Z" w:id="1096">
              <w:r w:rsidRPr="0D9520A5" w:rsidR="5D8BEA28">
                <w:rPr>
                  <w:lang w:val="en-US"/>
                </w:rPr>
                <w:t>corporate name,</w:t>
              </w:r>
            </w:ins>
            <w:ins w:author="Joshua Routh" w:date="2026-01-27T10:55:00Z" w16du:dateUtc="2026-01-27T10:55:20Z" w:id="1097">
              <w:r w:rsidRPr="0D9520A5" w:rsidR="5208AAEB">
                <w:rPr>
                  <w:lang w:val="en-US"/>
                </w:rPr>
                <w:t xml:space="preserve"> department,</w:t>
              </w:r>
            </w:ins>
            <w:ins w:author="Joshua Routh" w:date="2026-01-27T10:53:00Z" w16du:dateUtc="2026-01-27T10:53:42Z" w:id="1098">
              <w:r w:rsidRPr="0D9520A5" w:rsidR="5D8BEA28">
                <w:rPr>
                  <w:lang w:val="en-US"/>
                </w:rPr>
                <w:t xml:space="preserve"> </w:t>
              </w:r>
            </w:ins>
            <w:r w:rsidRPr="0D9520A5">
              <w:rPr>
                <w:lang w:val="en-US"/>
              </w:rPr>
              <w:t xml:space="preserve">ORCID, role. </w:t>
            </w:r>
          </w:p>
          <w:p w:rsidR="19659DE0" w:rsidP="19659DE0" w:rsidRDefault="19659DE0" w14:paraId="719CB94B" w14:textId="7A5B1680">
            <w:pPr>
              <w:spacing w:after="0"/>
              <w:rPr>
                <w:lang w:val="en-US"/>
              </w:rPr>
            </w:pPr>
            <w:r w:rsidRPr="19659DE0">
              <w:rPr>
                <w:lang w:val="en-US"/>
              </w:rPr>
              <w:t>For roles see ‘List of Autho</w:t>
            </w:r>
            <w:r w:rsidRPr="19659DE0">
              <w:t xml:space="preserve">r </w:t>
            </w:r>
            <w:r w:rsidRPr="19659DE0">
              <w:rPr>
                <w:lang w:val="en-US"/>
              </w:rPr>
              <w:t>Roles’ in Appendix</w:t>
            </w:r>
          </w:p>
        </w:tc>
        <w:tc>
          <w:tcPr>
            <w:tcW w:w="1575" w:type="dxa"/>
            <w:tcMar>
              <w:top w:w="15" w:type="dxa"/>
              <w:left w:w="15" w:type="dxa"/>
              <w:right w:w="15" w:type="dxa"/>
            </w:tcMar>
            <w:vAlign w:val="bottom"/>
          </w:tcPr>
          <w:p w:rsidR="19659DE0" w:rsidP="19659DE0" w:rsidRDefault="19659DE0" w14:paraId="6B1FDB24" w14:textId="03839E0E">
            <w:pPr>
              <w:spacing w:after="0"/>
            </w:pPr>
            <w:r w:rsidRPr="19659DE0">
              <w:t>N</w:t>
            </w:r>
          </w:p>
        </w:tc>
      </w:tr>
      <w:tr w:rsidR="19659DE0" w:rsidTr="6A7B6C43" w14:paraId="0110AB14" w14:textId="77777777">
        <w:trPr>
          <w:trHeight w:val="300"/>
        </w:trPr>
        <w:tc>
          <w:tcPr>
            <w:tcW w:w="2505" w:type="dxa"/>
            <w:tcMar>
              <w:top w:w="15" w:type="dxa"/>
              <w:left w:w="15" w:type="dxa"/>
              <w:right w:w="15" w:type="dxa"/>
            </w:tcMar>
            <w:vAlign w:val="bottom"/>
          </w:tcPr>
          <w:p w:rsidR="19659DE0" w:rsidP="19659DE0" w:rsidRDefault="19659DE0" w14:paraId="5AF13F06" w14:textId="447FF191">
            <w:pPr>
              <w:spacing w:after="0"/>
            </w:pPr>
            <w:r w:rsidRPr="19659DE0">
              <w:t>City of publication</w:t>
            </w:r>
          </w:p>
        </w:tc>
        <w:tc>
          <w:tcPr>
            <w:tcW w:w="5190" w:type="dxa"/>
            <w:tcMar>
              <w:top w:w="15" w:type="dxa"/>
              <w:left w:w="15" w:type="dxa"/>
              <w:right w:w="15" w:type="dxa"/>
            </w:tcMar>
            <w:vAlign w:val="bottom"/>
          </w:tcPr>
          <w:p w:rsidR="19659DE0" w:rsidP="19659DE0" w:rsidRDefault="19659DE0" w14:paraId="60C23A53" w14:textId="105CD3FB">
            <w:pPr>
              <w:spacing w:after="0"/>
            </w:pPr>
            <w:r w:rsidRPr="19659DE0">
              <w:t>Standard list of cities</w:t>
            </w:r>
          </w:p>
        </w:tc>
        <w:tc>
          <w:tcPr>
            <w:tcW w:w="1575" w:type="dxa"/>
            <w:tcMar>
              <w:top w:w="15" w:type="dxa"/>
              <w:left w:w="15" w:type="dxa"/>
              <w:right w:w="15" w:type="dxa"/>
            </w:tcMar>
            <w:vAlign w:val="bottom"/>
          </w:tcPr>
          <w:p w:rsidR="19659DE0" w:rsidP="19659DE0" w:rsidRDefault="19659DE0" w14:paraId="73ED463C" w14:textId="6A559DF1">
            <w:pPr>
              <w:spacing w:after="0"/>
            </w:pPr>
            <w:r w:rsidRPr="19659DE0">
              <w:t>N</w:t>
            </w:r>
          </w:p>
        </w:tc>
      </w:tr>
      <w:tr w:rsidR="19659DE0" w:rsidTr="6A7B6C43" w14:paraId="1217A821" w14:textId="77777777">
        <w:trPr>
          <w:trHeight w:val="300"/>
        </w:trPr>
        <w:tc>
          <w:tcPr>
            <w:tcW w:w="2505" w:type="dxa"/>
            <w:tcMar>
              <w:top w:w="15" w:type="dxa"/>
              <w:left w:w="15" w:type="dxa"/>
              <w:right w:w="15" w:type="dxa"/>
            </w:tcMar>
            <w:vAlign w:val="bottom"/>
          </w:tcPr>
          <w:p w:rsidR="19659DE0" w:rsidP="19659DE0" w:rsidRDefault="19659DE0" w14:paraId="3A0849AF" w14:textId="1B4DDA9C">
            <w:pPr>
              <w:spacing w:after="0"/>
            </w:pPr>
            <w:r w:rsidRPr="19659DE0">
              <w:t>Publisher</w:t>
            </w:r>
          </w:p>
        </w:tc>
        <w:tc>
          <w:tcPr>
            <w:tcW w:w="5190" w:type="dxa"/>
            <w:tcMar>
              <w:top w:w="15" w:type="dxa"/>
              <w:left w:w="15" w:type="dxa"/>
              <w:right w:w="15" w:type="dxa"/>
            </w:tcMar>
            <w:vAlign w:val="bottom"/>
          </w:tcPr>
          <w:p w:rsidR="19659DE0" w:rsidP="19659DE0" w:rsidRDefault="19659DE0" w14:paraId="4819D847" w14:textId="041E9E42">
            <w:pPr>
              <w:spacing w:after="0"/>
            </w:pPr>
            <w:r w:rsidRPr="19659DE0">
              <w:rPr>
                <w:lang w:val="en-US"/>
              </w:rPr>
              <w:t>Automatic base</w:t>
            </w:r>
            <w:r w:rsidRPr="19659DE0">
              <w:t xml:space="preserve">d </w:t>
            </w:r>
            <w:r w:rsidRPr="19659DE0">
              <w:rPr>
                <w:lang w:val="en-US"/>
              </w:rPr>
              <w:t>o</w:t>
            </w:r>
            <w:r w:rsidRPr="19659DE0">
              <w:t>n</w:t>
            </w:r>
            <w:r w:rsidRPr="19659DE0">
              <w:rPr>
                <w:lang w:val="en-US"/>
              </w:rPr>
              <w:t xml:space="preserve"> users' log in for Publishers. </w:t>
            </w:r>
          </w:p>
          <w:p w:rsidR="19659DE0" w:rsidP="19659DE0" w:rsidRDefault="19659DE0" w14:paraId="0CDD3313" w14:textId="34FFD2BE">
            <w:pPr>
              <w:spacing w:after="0"/>
              <w:rPr>
                <w:lang w:val="en-US"/>
              </w:rPr>
            </w:pPr>
            <w:r w:rsidRPr="19659DE0">
              <w:rPr>
                <w:lang w:val="en-US"/>
              </w:rPr>
              <w:t>Single selection based on list of existing Publishers for LDL staff</w:t>
            </w:r>
          </w:p>
        </w:tc>
        <w:tc>
          <w:tcPr>
            <w:tcW w:w="1575" w:type="dxa"/>
            <w:tcMar>
              <w:top w:w="15" w:type="dxa"/>
              <w:left w:w="15" w:type="dxa"/>
              <w:right w:w="15" w:type="dxa"/>
            </w:tcMar>
            <w:vAlign w:val="bottom"/>
          </w:tcPr>
          <w:p w:rsidR="19659DE0" w:rsidP="19659DE0" w:rsidRDefault="19659DE0" w14:paraId="2B845533" w14:textId="0FB9962F">
            <w:pPr>
              <w:spacing w:after="0"/>
            </w:pPr>
            <w:r w:rsidRPr="19659DE0">
              <w:t>Automatic</w:t>
            </w:r>
          </w:p>
        </w:tc>
      </w:tr>
      <w:tr w:rsidR="19659DE0" w:rsidTr="6A7B6C43" w14:paraId="41B1ED61" w14:textId="77777777">
        <w:trPr>
          <w:trHeight w:val="300"/>
        </w:trPr>
        <w:tc>
          <w:tcPr>
            <w:tcW w:w="2505" w:type="dxa"/>
            <w:tcMar>
              <w:top w:w="15" w:type="dxa"/>
              <w:left w:w="15" w:type="dxa"/>
              <w:right w:w="15" w:type="dxa"/>
            </w:tcMar>
            <w:vAlign w:val="bottom"/>
          </w:tcPr>
          <w:p w:rsidR="19659DE0" w:rsidP="19659DE0" w:rsidRDefault="19659DE0" w14:paraId="72472B5C" w14:textId="2B9C79D0">
            <w:pPr>
              <w:spacing w:after="0"/>
            </w:pPr>
            <w:r w:rsidRPr="19659DE0">
              <w:t xml:space="preserve">Edition </w:t>
            </w:r>
          </w:p>
        </w:tc>
        <w:tc>
          <w:tcPr>
            <w:tcW w:w="5190" w:type="dxa"/>
            <w:tcMar>
              <w:top w:w="15" w:type="dxa"/>
              <w:left w:w="15" w:type="dxa"/>
              <w:right w:w="15" w:type="dxa"/>
            </w:tcMar>
            <w:vAlign w:val="bottom"/>
          </w:tcPr>
          <w:p w:rsidR="19659DE0" w:rsidP="19659DE0" w:rsidRDefault="19659DE0" w14:paraId="0EE2E142" w14:textId="144E9C5F">
            <w:pPr>
              <w:spacing w:after="0"/>
            </w:pPr>
            <w:r w:rsidRPr="19659DE0">
              <w:t>Free text</w:t>
            </w:r>
          </w:p>
        </w:tc>
        <w:tc>
          <w:tcPr>
            <w:tcW w:w="1575" w:type="dxa"/>
            <w:tcMar>
              <w:top w:w="15" w:type="dxa"/>
              <w:left w:w="15" w:type="dxa"/>
              <w:right w:w="15" w:type="dxa"/>
            </w:tcMar>
            <w:vAlign w:val="bottom"/>
          </w:tcPr>
          <w:p w:rsidR="19659DE0" w:rsidP="19659DE0" w:rsidRDefault="19659DE0" w14:paraId="798E5260" w14:textId="1D2E77A2">
            <w:pPr>
              <w:spacing w:after="0"/>
            </w:pPr>
            <w:r w:rsidRPr="19659DE0">
              <w:t>N</w:t>
            </w:r>
          </w:p>
        </w:tc>
      </w:tr>
      <w:tr w:rsidR="19659DE0" w:rsidTr="6A7B6C43" w14:paraId="35E4B974" w14:textId="77777777">
        <w:trPr>
          <w:trHeight w:val="300"/>
        </w:trPr>
        <w:tc>
          <w:tcPr>
            <w:tcW w:w="2505" w:type="dxa"/>
            <w:tcMar>
              <w:top w:w="15" w:type="dxa"/>
              <w:left w:w="15" w:type="dxa"/>
              <w:right w:w="15" w:type="dxa"/>
            </w:tcMar>
            <w:vAlign w:val="bottom"/>
          </w:tcPr>
          <w:p w:rsidR="19659DE0" w:rsidP="19659DE0" w:rsidRDefault="19659DE0" w14:paraId="3AE939FB" w14:textId="619229B4">
            <w:pPr>
              <w:spacing w:after="0"/>
            </w:pPr>
            <w:r w:rsidRPr="19659DE0">
              <w:t xml:space="preserve">Series title </w:t>
            </w:r>
          </w:p>
        </w:tc>
        <w:tc>
          <w:tcPr>
            <w:tcW w:w="5190" w:type="dxa"/>
            <w:tcMar>
              <w:top w:w="15" w:type="dxa"/>
              <w:left w:w="15" w:type="dxa"/>
              <w:right w:w="15" w:type="dxa"/>
            </w:tcMar>
            <w:vAlign w:val="bottom"/>
          </w:tcPr>
          <w:p w:rsidR="19659DE0" w:rsidP="19659DE0" w:rsidRDefault="19659DE0" w14:paraId="25267507" w14:textId="796900B0">
            <w:pPr>
              <w:spacing w:after="0"/>
              <w:rPr>
                <w:lang w:val="en-US"/>
              </w:rPr>
            </w:pPr>
            <w:r w:rsidRPr="19659DE0">
              <w:rPr>
                <w:lang w:val="en-US"/>
              </w:rPr>
              <w:t>Drop down of previous Series created by this publisher (490 field in bib record)</w:t>
            </w:r>
          </w:p>
          <w:p w:rsidR="19659DE0" w:rsidP="19659DE0" w:rsidRDefault="19659DE0" w14:paraId="70F8AA09" w14:textId="5665381F">
            <w:pPr>
              <w:spacing w:after="0"/>
              <w:rPr>
                <w:lang w:val="en-US"/>
              </w:rPr>
            </w:pPr>
            <w:r w:rsidRPr="19659DE0">
              <w:rPr>
                <w:lang w:val="en-US"/>
              </w:rPr>
              <w:t>Free text also permitted for creating new Series</w:t>
            </w:r>
          </w:p>
        </w:tc>
        <w:tc>
          <w:tcPr>
            <w:tcW w:w="1575" w:type="dxa"/>
            <w:tcMar>
              <w:top w:w="15" w:type="dxa"/>
              <w:left w:w="15" w:type="dxa"/>
              <w:right w:w="15" w:type="dxa"/>
            </w:tcMar>
            <w:vAlign w:val="bottom"/>
          </w:tcPr>
          <w:p w:rsidR="19659DE0" w:rsidP="19659DE0" w:rsidRDefault="19659DE0" w14:paraId="03587375" w14:textId="2BB39137">
            <w:pPr>
              <w:spacing w:after="0"/>
            </w:pPr>
            <w:r w:rsidRPr="19659DE0">
              <w:t>N</w:t>
            </w:r>
          </w:p>
        </w:tc>
      </w:tr>
      <w:tr w:rsidR="19659DE0" w:rsidTr="6A7B6C43" w14:paraId="1D483AED" w14:textId="77777777">
        <w:trPr>
          <w:trHeight w:val="300"/>
        </w:trPr>
        <w:tc>
          <w:tcPr>
            <w:tcW w:w="2505" w:type="dxa"/>
            <w:tcMar>
              <w:top w:w="15" w:type="dxa"/>
              <w:left w:w="15" w:type="dxa"/>
              <w:right w:w="15" w:type="dxa"/>
            </w:tcMar>
            <w:vAlign w:val="bottom"/>
          </w:tcPr>
          <w:p w:rsidR="19659DE0" w:rsidP="19659DE0" w:rsidRDefault="19659DE0" w14:paraId="10305EE6" w14:textId="76ADC990">
            <w:pPr>
              <w:spacing w:after="0"/>
            </w:pPr>
            <w:r w:rsidRPr="19659DE0">
              <w:t>Series numbering</w:t>
            </w:r>
          </w:p>
        </w:tc>
        <w:tc>
          <w:tcPr>
            <w:tcW w:w="5190" w:type="dxa"/>
            <w:tcMar>
              <w:top w:w="15" w:type="dxa"/>
              <w:left w:w="15" w:type="dxa"/>
              <w:right w:w="15" w:type="dxa"/>
            </w:tcMar>
            <w:vAlign w:val="bottom"/>
          </w:tcPr>
          <w:p w:rsidR="19659DE0" w:rsidP="19659DE0" w:rsidRDefault="19659DE0" w14:paraId="46A93E2C" w14:textId="7D15DFCF">
            <w:pPr>
              <w:spacing w:after="0"/>
            </w:pPr>
            <w:r w:rsidRPr="19659DE0">
              <w:t>Free text</w:t>
            </w:r>
          </w:p>
        </w:tc>
        <w:tc>
          <w:tcPr>
            <w:tcW w:w="1575" w:type="dxa"/>
            <w:tcMar>
              <w:top w:w="15" w:type="dxa"/>
              <w:left w:w="15" w:type="dxa"/>
              <w:right w:w="15" w:type="dxa"/>
            </w:tcMar>
            <w:vAlign w:val="bottom"/>
          </w:tcPr>
          <w:p w:rsidR="19659DE0" w:rsidP="19659DE0" w:rsidRDefault="19659DE0" w14:paraId="1C727B46" w14:textId="02E719B1">
            <w:pPr>
              <w:spacing w:after="0"/>
            </w:pPr>
            <w:r w:rsidRPr="19659DE0">
              <w:t>N</w:t>
            </w:r>
          </w:p>
        </w:tc>
      </w:tr>
      <w:tr w:rsidR="19659DE0" w:rsidTr="6A7B6C43" w14:paraId="5939736C" w14:textId="77777777">
        <w:trPr>
          <w:trHeight w:val="300"/>
        </w:trPr>
        <w:tc>
          <w:tcPr>
            <w:tcW w:w="2505" w:type="dxa"/>
            <w:tcMar>
              <w:top w:w="15" w:type="dxa"/>
              <w:left w:w="15" w:type="dxa"/>
              <w:right w:w="15" w:type="dxa"/>
            </w:tcMar>
            <w:vAlign w:val="bottom"/>
          </w:tcPr>
          <w:p w:rsidR="19659DE0" w:rsidP="19659DE0" w:rsidRDefault="19659DE0" w14:paraId="6F22B5BB" w14:textId="44BA2CE2">
            <w:pPr>
              <w:spacing w:after="0"/>
            </w:pPr>
            <w:r w:rsidRPr="19659DE0">
              <w:t>Print equivalent ISBN-13</w:t>
            </w:r>
          </w:p>
        </w:tc>
        <w:tc>
          <w:tcPr>
            <w:tcW w:w="5190" w:type="dxa"/>
            <w:tcMar>
              <w:top w:w="15" w:type="dxa"/>
              <w:left w:w="15" w:type="dxa"/>
              <w:right w:w="15" w:type="dxa"/>
            </w:tcMar>
            <w:vAlign w:val="bottom"/>
          </w:tcPr>
          <w:p w:rsidR="19659DE0" w:rsidP="19659DE0" w:rsidRDefault="19659DE0" w14:paraId="33643C94" w14:textId="149141E2">
            <w:pPr>
              <w:spacing w:after="0"/>
            </w:pPr>
            <w:r w:rsidRPr="19659DE0">
              <w:t>Free text</w:t>
            </w:r>
          </w:p>
        </w:tc>
        <w:tc>
          <w:tcPr>
            <w:tcW w:w="1575" w:type="dxa"/>
            <w:tcMar>
              <w:top w:w="15" w:type="dxa"/>
              <w:left w:w="15" w:type="dxa"/>
              <w:right w:w="15" w:type="dxa"/>
            </w:tcMar>
            <w:vAlign w:val="bottom"/>
          </w:tcPr>
          <w:p w:rsidR="19659DE0" w:rsidP="19659DE0" w:rsidRDefault="19659DE0" w14:paraId="0DE1236D" w14:textId="3200F623">
            <w:pPr>
              <w:spacing w:after="0"/>
            </w:pPr>
            <w:r w:rsidRPr="19659DE0">
              <w:t>N</w:t>
            </w:r>
          </w:p>
        </w:tc>
      </w:tr>
      <w:tr w:rsidR="19659DE0" w:rsidTr="6A7B6C43" w14:paraId="26DEEBFA" w14:textId="77777777">
        <w:trPr>
          <w:trHeight w:val="300"/>
        </w:trPr>
        <w:tc>
          <w:tcPr>
            <w:tcW w:w="2505" w:type="dxa"/>
            <w:tcMar>
              <w:top w:w="15" w:type="dxa"/>
              <w:left w:w="15" w:type="dxa"/>
              <w:right w:w="15" w:type="dxa"/>
            </w:tcMar>
            <w:vAlign w:val="bottom"/>
          </w:tcPr>
          <w:p w:rsidR="19659DE0" w:rsidP="19659DE0" w:rsidRDefault="19659DE0" w14:paraId="4E2FFF85" w14:textId="024282FB">
            <w:pPr>
              <w:spacing w:after="0"/>
            </w:pPr>
            <w:r w:rsidRPr="19659DE0">
              <w:t>Language</w:t>
            </w:r>
          </w:p>
        </w:tc>
        <w:tc>
          <w:tcPr>
            <w:tcW w:w="5190" w:type="dxa"/>
            <w:tcMar>
              <w:top w:w="15" w:type="dxa"/>
              <w:left w:w="15" w:type="dxa"/>
              <w:right w:w="15" w:type="dxa"/>
            </w:tcMar>
            <w:vAlign w:val="bottom"/>
          </w:tcPr>
          <w:p w:rsidR="19659DE0" w:rsidP="19659DE0" w:rsidRDefault="19659DE0" w14:paraId="503E5997" w14:textId="7493271B">
            <w:pPr>
              <w:spacing w:after="0"/>
              <w:rPr>
                <w:lang w:val="en-US"/>
              </w:rPr>
            </w:pPr>
            <w:r w:rsidRPr="19659DE0">
              <w:rPr>
                <w:lang w:val="en-US"/>
              </w:rPr>
              <w:t>Single selection fr</w:t>
            </w:r>
            <w:r w:rsidRPr="19659DE0">
              <w:t xml:space="preserve">om </w:t>
            </w:r>
            <w:hyperlink r:id="rId29">
              <w:r w:rsidRPr="19659DE0">
                <w:rPr>
                  <w:lang w:val="en-US"/>
                </w:rPr>
                <w:t>https://www.loc.gov/marc/languages/</w:t>
              </w:r>
            </w:hyperlink>
          </w:p>
        </w:tc>
        <w:tc>
          <w:tcPr>
            <w:tcW w:w="1575" w:type="dxa"/>
            <w:tcMar>
              <w:top w:w="15" w:type="dxa"/>
              <w:left w:w="15" w:type="dxa"/>
              <w:right w:w="15" w:type="dxa"/>
            </w:tcMar>
            <w:vAlign w:val="bottom"/>
          </w:tcPr>
          <w:p w:rsidR="19659DE0" w:rsidP="19659DE0" w:rsidRDefault="19659DE0" w14:paraId="10B4D568" w14:textId="69644628">
            <w:pPr>
              <w:spacing w:after="0"/>
            </w:pPr>
            <w:r w:rsidRPr="19659DE0">
              <w:t>N</w:t>
            </w:r>
          </w:p>
        </w:tc>
      </w:tr>
      <w:tr w:rsidR="19659DE0" w:rsidTr="6A7B6C43" w14:paraId="044501E7" w14:textId="77777777">
        <w:trPr>
          <w:trHeight w:val="300"/>
        </w:trPr>
        <w:tc>
          <w:tcPr>
            <w:tcW w:w="2505" w:type="dxa"/>
            <w:tcMar>
              <w:top w:w="15" w:type="dxa"/>
              <w:left w:w="15" w:type="dxa"/>
              <w:right w:w="15" w:type="dxa"/>
            </w:tcMar>
            <w:vAlign w:val="bottom"/>
          </w:tcPr>
          <w:p w:rsidR="19659DE0" w:rsidP="19659DE0" w:rsidRDefault="19659DE0" w14:paraId="68D99541" w14:textId="566B7EA4">
            <w:pPr>
              <w:spacing w:after="0"/>
            </w:pPr>
            <w:del w:author="Joshua Routh" w:date="2026-01-27T10:53:00Z" w16du:dateUtc="2026-01-27T10:53:50Z" w:id="1099">
              <w:r w:rsidDel="561BB6CE">
                <w:delText>Corporate names</w:delText>
              </w:r>
            </w:del>
          </w:p>
        </w:tc>
        <w:tc>
          <w:tcPr>
            <w:tcW w:w="5190" w:type="dxa"/>
            <w:tcMar>
              <w:top w:w="15" w:type="dxa"/>
              <w:left w:w="15" w:type="dxa"/>
              <w:right w:w="15" w:type="dxa"/>
            </w:tcMar>
            <w:vAlign w:val="bottom"/>
          </w:tcPr>
          <w:p w:rsidR="19659DE0" w:rsidP="19659DE0" w:rsidRDefault="19659DE0" w14:paraId="33A5662F" w14:textId="305ED620">
            <w:pPr>
              <w:spacing w:after="0"/>
            </w:pPr>
            <w:del w:author="Joshua Routh" w:date="2026-01-27T10:53:00Z" w16du:dateUtc="2026-01-27T10:53:50Z" w:id="1100">
              <w:r w:rsidDel="561BB6CE">
                <w:delText>Free text</w:delText>
              </w:r>
            </w:del>
          </w:p>
        </w:tc>
        <w:tc>
          <w:tcPr>
            <w:tcW w:w="1575" w:type="dxa"/>
            <w:tcMar>
              <w:top w:w="15" w:type="dxa"/>
              <w:left w:w="15" w:type="dxa"/>
              <w:right w:w="15" w:type="dxa"/>
            </w:tcMar>
            <w:vAlign w:val="bottom"/>
          </w:tcPr>
          <w:p w:rsidR="19659DE0" w:rsidP="19659DE0" w:rsidRDefault="19659DE0" w14:paraId="732C696A" w14:textId="406D9247">
            <w:pPr>
              <w:spacing w:after="0"/>
            </w:pPr>
            <w:r w:rsidRPr="19659DE0">
              <w:t>N</w:t>
            </w:r>
          </w:p>
        </w:tc>
      </w:tr>
      <w:tr w:rsidR="19659DE0" w:rsidTr="6A7B6C43" w14:paraId="73E0D6B3" w14:textId="77777777">
        <w:trPr>
          <w:trHeight w:val="300"/>
        </w:trPr>
        <w:tc>
          <w:tcPr>
            <w:tcW w:w="2505" w:type="dxa"/>
            <w:tcMar>
              <w:top w:w="15" w:type="dxa"/>
              <w:left w:w="15" w:type="dxa"/>
              <w:right w:w="15" w:type="dxa"/>
            </w:tcMar>
            <w:vAlign w:val="bottom"/>
          </w:tcPr>
          <w:p w:rsidR="19659DE0" w:rsidP="19659DE0" w:rsidRDefault="19659DE0" w14:paraId="0023C1E9" w14:textId="26948F13">
            <w:pPr>
              <w:spacing w:after="0"/>
            </w:pPr>
            <w:r w:rsidRPr="19659DE0">
              <w:t>Number of pages</w:t>
            </w:r>
          </w:p>
        </w:tc>
        <w:tc>
          <w:tcPr>
            <w:tcW w:w="5190" w:type="dxa"/>
            <w:tcMar>
              <w:top w:w="15" w:type="dxa"/>
              <w:left w:w="15" w:type="dxa"/>
              <w:right w:w="15" w:type="dxa"/>
            </w:tcMar>
            <w:vAlign w:val="bottom"/>
          </w:tcPr>
          <w:p w:rsidR="19659DE0" w:rsidP="19659DE0" w:rsidRDefault="19659DE0" w14:paraId="392BE450" w14:textId="5686B194">
            <w:pPr>
              <w:spacing w:after="0"/>
            </w:pPr>
            <w:r w:rsidRPr="19659DE0">
              <w:t>Integer</w:t>
            </w:r>
          </w:p>
        </w:tc>
        <w:tc>
          <w:tcPr>
            <w:tcW w:w="1575" w:type="dxa"/>
            <w:tcMar>
              <w:top w:w="15" w:type="dxa"/>
              <w:left w:w="15" w:type="dxa"/>
              <w:right w:w="15" w:type="dxa"/>
            </w:tcMar>
            <w:vAlign w:val="bottom"/>
          </w:tcPr>
          <w:p w:rsidR="19659DE0" w:rsidP="19659DE0" w:rsidRDefault="19659DE0" w14:paraId="17E395FB" w14:textId="0F38395E">
            <w:pPr>
              <w:spacing w:after="0"/>
            </w:pPr>
            <w:r w:rsidRPr="19659DE0">
              <w:t>N</w:t>
            </w:r>
          </w:p>
        </w:tc>
      </w:tr>
      <w:tr w:rsidR="19659DE0" w:rsidTr="6A7B6C43" w14:paraId="7CE854E1" w14:textId="77777777">
        <w:trPr>
          <w:trHeight w:val="300"/>
        </w:trPr>
        <w:tc>
          <w:tcPr>
            <w:tcW w:w="2505" w:type="dxa"/>
            <w:tcMar>
              <w:top w:w="15" w:type="dxa"/>
              <w:left w:w="15" w:type="dxa"/>
              <w:right w:w="15" w:type="dxa"/>
            </w:tcMar>
            <w:vAlign w:val="bottom"/>
          </w:tcPr>
          <w:p w:rsidR="19659DE0" w:rsidP="19659DE0" w:rsidRDefault="19659DE0" w14:paraId="09B6D23E" w14:textId="5EF5B5A7">
            <w:pPr>
              <w:spacing w:after="0"/>
            </w:pPr>
            <w:r w:rsidRPr="19659DE0">
              <w:t xml:space="preserve">Year of copyright </w:t>
            </w:r>
          </w:p>
        </w:tc>
        <w:tc>
          <w:tcPr>
            <w:tcW w:w="5190" w:type="dxa"/>
            <w:tcMar>
              <w:top w:w="15" w:type="dxa"/>
              <w:left w:w="15" w:type="dxa"/>
              <w:right w:w="15" w:type="dxa"/>
            </w:tcMar>
            <w:vAlign w:val="bottom"/>
          </w:tcPr>
          <w:p w:rsidR="19659DE0" w:rsidP="19659DE0" w:rsidRDefault="19659DE0" w14:paraId="3335445A" w14:textId="71962785">
            <w:pPr>
              <w:spacing w:after="0"/>
            </w:pPr>
            <w:r w:rsidRPr="19659DE0">
              <w:t>Integer &gt;0, &lt;=current year</w:t>
            </w:r>
          </w:p>
        </w:tc>
        <w:tc>
          <w:tcPr>
            <w:tcW w:w="1575" w:type="dxa"/>
            <w:tcMar>
              <w:top w:w="15" w:type="dxa"/>
              <w:left w:w="15" w:type="dxa"/>
              <w:right w:w="15" w:type="dxa"/>
            </w:tcMar>
            <w:vAlign w:val="bottom"/>
          </w:tcPr>
          <w:p w:rsidR="19659DE0" w:rsidP="19659DE0" w:rsidRDefault="19659DE0" w14:paraId="02476E37" w14:textId="2123B39F">
            <w:pPr>
              <w:spacing w:after="0"/>
            </w:pPr>
            <w:r w:rsidRPr="19659DE0">
              <w:t>N</w:t>
            </w:r>
          </w:p>
        </w:tc>
      </w:tr>
      <w:tr w:rsidR="19659DE0" w:rsidTr="6A7B6C43" w14:paraId="5C03DFAE" w14:textId="77777777">
        <w:trPr>
          <w:trHeight w:val="300"/>
        </w:trPr>
        <w:tc>
          <w:tcPr>
            <w:tcW w:w="2505" w:type="dxa"/>
            <w:tcMar>
              <w:top w:w="15" w:type="dxa"/>
              <w:left w:w="15" w:type="dxa"/>
              <w:right w:w="15" w:type="dxa"/>
            </w:tcMar>
            <w:vAlign w:val="bottom"/>
          </w:tcPr>
          <w:p w:rsidR="19659DE0" w:rsidP="19659DE0" w:rsidRDefault="19659DE0" w14:paraId="0C5ECC53" w14:textId="3062EDCE">
            <w:pPr>
              <w:spacing w:after="0"/>
            </w:pPr>
            <w:r w:rsidRPr="19659DE0">
              <w:t xml:space="preserve">Script </w:t>
            </w:r>
          </w:p>
        </w:tc>
        <w:tc>
          <w:tcPr>
            <w:tcW w:w="5190" w:type="dxa"/>
            <w:tcMar>
              <w:top w:w="15" w:type="dxa"/>
              <w:left w:w="15" w:type="dxa"/>
              <w:right w:w="15" w:type="dxa"/>
            </w:tcMar>
            <w:vAlign w:val="bottom"/>
          </w:tcPr>
          <w:p w:rsidR="19659DE0" w:rsidP="19659DE0" w:rsidRDefault="19659DE0" w14:paraId="3A9FC4EB" w14:textId="6A380D7D">
            <w:pPr>
              <w:spacing w:after="0"/>
            </w:pPr>
            <w:r w:rsidRPr="19659DE0">
              <w:t>Free text</w:t>
            </w:r>
          </w:p>
        </w:tc>
        <w:tc>
          <w:tcPr>
            <w:tcW w:w="1575" w:type="dxa"/>
            <w:tcMar>
              <w:top w:w="15" w:type="dxa"/>
              <w:left w:w="15" w:type="dxa"/>
              <w:right w:w="15" w:type="dxa"/>
            </w:tcMar>
            <w:vAlign w:val="bottom"/>
          </w:tcPr>
          <w:p w:rsidR="19659DE0" w:rsidP="19659DE0" w:rsidRDefault="19659DE0" w14:paraId="589B3B84" w14:textId="43A028C4">
            <w:pPr>
              <w:spacing w:after="0"/>
            </w:pPr>
            <w:r w:rsidRPr="19659DE0">
              <w:t>N</w:t>
            </w:r>
          </w:p>
        </w:tc>
      </w:tr>
      <w:tr w:rsidR="477C5BEC" w:rsidTr="6A7B6C43" w14:paraId="039E30B6" w14:textId="77777777">
        <w:trPr>
          <w:trHeight w:val="300"/>
          <w:ins w:author="Joshua Routh" w:date="2026-01-20T10:40:00Z" w:id="317328797"/>
        </w:trPr>
        <w:tc>
          <w:tcPr>
            <w:tcW w:w="3194" w:type="dxa"/>
            <w:tcMar>
              <w:top w:w="15" w:type="dxa"/>
              <w:left w:w="15" w:type="dxa"/>
              <w:right w:w="15" w:type="dxa"/>
            </w:tcMar>
            <w:vAlign w:val="bottom"/>
          </w:tcPr>
          <w:p w:rsidR="49A6F7DF" w:rsidP="477C5BEC" w:rsidRDefault="49A6F7DF" w14:paraId="1DF43E83" w14:textId="54A9FB53">
            <w:ins w:author="Joshua Routh" w:date="2026-01-20T10:40:00Z" w16du:dateUtc="2026-01-20T10:40:01Z" w:id="1102">
              <w:r>
                <w:t>DOI</w:t>
              </w:r>
            </w:ins>
          </w:p>
        </w:tc>
        <w:tc>
          <w:tcPr>
            <w:tcW w:w="4684" w:type="dxa"/>
            <w:tcMar>
              <w:top w:w="15" w:type="dxa"/>
              <w:left w:w="15" w:type="dxa"/>
              <w:right w:w="15" w:type="dxa"/>
            </w:tcMar>
            <w:vAlign w:val="bottom"/>
          </w:tcPr>
          <w:p w:rsidR="49A6F7DF" w:rsidP="477C5BEC" w:rsidRDefault="49A6F7DF" w14:paraId="213D3309" w14:textId="6B2CF764">
            <w:pPr>
              <w:rPr>
                <w:lang w:val="en-US"/>
              </w:rPr>
            </w:pPr>
            <w:ins w:author="Joshua Routh" w:date="2026-01-20T10:40:00Z" w16du:dateUtc="2026-01-20T10:40:04Z" w:id="1103">
              <w:r w:rsidRPr="477C5BEC">
                <w:rPr>
                  <w:lang w:val="en-US"/>
                </w:rPr>
                <w:t>Free text</w:t>
              </w:r>
            </w:ins>
          </w:p>
        </w:tc>
        <w:tc>
          <w:tcPr>
            <w:tcW w:w="1386" w:type="dxa"/>
            <w:tcMar>
              <w:top w:w="15" w:type="dxa"/>
              <w:left w:w="15" w:type="dxa"/>
              <w:right w:w="15" w:type="dxa"/>
            </w:tcMar>
            <w:vAlign w:val="bottom"/>
          </w:tcPr>
          <w:p w:rsidR="477C5BEC" w:rsidP="477C5BEC" w:rsidRDefault="477C5BEC" w14:paraId="5E65DE14" w14:textId="0C96731F"/>
        </w:tc>
      </w:tr>
      <w:tr w:rsidR="19659DE0" w:rsidTr="6A7B6C43" w14:paraId="147F1ACE" w14:textId="77777777">
        <w:trPr>
          <w:trHeight w:val="300"/>
        </w:trPr>
        <w:tc>
          <w:tcPr>
            <w:tcW w:w="2505" w:type="dxa"/>
            <w:tcMar>
              <w:top w:w="15" w:type="dxa"/>
              <w:left w:w="15" w:type="dxa"/>
              <w:right w:w="15" w:type="dxa"/>
            </w:tcMar>
            <w:vAlign w:val="bottom"/>
          </w:tcPr>
          <w:p w:rsidR="19659DE0" w:rsidP="6A7B6C43" w:rsidRDefault="19659DE0" w14:paraId="45EEC58F" w14:textId="13B846B8">
            <w:pPr>
              <w:spacing w:after="0"/>
              <w:rPr>
                <w:lang w:val="en-US"/>
              </w:rPr>
            </w:pPr>
            <w:r w:rsidRPr="6A7B6C43" w:rsidR="19659DE0">
              <w:rPr>
                <w:lang w:val="en-US"/>
              </w:rPr>
              <w:t xml:space="preserve">Fiction or </w:t>
            </w:r>
            <w:r w:rsidRPr="6A7B6C43" w:rsidR="19659DE0">
              <w:rPr>
                <w:lang w:val="en-US"/>
              </w:rPr>
              <w:t>Non-Fiction</w:t>
            </w:r>
          </w:p>
        </w:tc>
        <w:tc>
          <w:tcPr>
            <w:tcW w:w="5190" w:type="dxa"/>
            <w:tcMar>
              <w:top w:w="15" w:type="dxa"/>
              <w:left w:w="15" w:type="dxa"/>
              <w:right w:w="15" w:type="dxa"/>
            </w:tcMar>
            <w:vAlign w:val="bottom"/>
          </w:tcPr>
          <w:p w:rsidR="19659DE0" w:rsidP="19659DE0" w:rsidRDefault="19659DE0" w14:paraId="21FB5419" w14:textId="595C7C0A">
            <w:pPr>
              <w:spacing w:after="0"/>
            </w:pPr>
            <w:r w:rsidRPr="19659DE0">
              <w:rPr>
                <w:lang w:val="en-US"/>
              </w:rPr>
              <w:t xml:space="preserve">Single selection: </w:t>
            </w:r>
            <w:r w:rsidRPr="19659DE0">
              <w:t>Fiction or Non-Fiction</w:t>
            </w:r>
          </w:p>
        </w:tc>
        <w:tc>
          <w:tcPr>
            <w:tcW w:w="1575" w:type="dxa"/>
            <w:tcMar>
              <w:top w:w="15" w:type="dxa"/>
              <w:left w:w="15" w:type="dxa"/>
              <w:right w:w="15" w:type="dxa"/>
            </w:tcMar>
            <w:vAlign w:val="bottom"/>
          </w:tcPr>
          <w:p w:rsidR="19659DE0" w:rsidP="19659DE0" w:rsidRDefault="19659DE0" w14:paraId="1F253EBA" w14:textId="411DD9EE">
            <w:pPr>
              <w:spacing w:after="0"/>
            </w:pPr>
            <w:r w:rsidRPr="19659DE0">
              <w:t>N</w:t>
            </w:r>
          </w:p>
        </w:tc>
      </w:tr>
      <w:tr w:rsidR="19659DE0" w:rsidTr="6A7B6C43" w14:paraId="5515F5BC" w14:textId="77777777">
        <w:trPr>
          <w:trHeight w:val="300"/>
        </w:trPr>
        <w:tc>
          <w:tcPr>
            <w:tcW w:w="2505" w:type="dxa"/>
            <w:tcMar>
              <w:top w:w="15" w:type="dxa"/>
              <w:left w:w="15" w:type="dxa"/>
              <w:right w:w="15" w:type="dxa"/>
            </w:tcMar>
            <w:vAlign w:val="bottom"/>
          </w:tcPr>
          <w:p w:rsidR="19659DE0" w:rsidP="19659DE0" w:rsidRDefault="19659DE0" w14:paraId="4CDF0010" w14:textId="42975802">
            <w:pPr>
              <w:spacing w:after="0"/>
              <w:rPr>
                <w:lang w:val="en-US"/>
              </w:rPr>
            </w:pPr>
            <w:r w:rsidRPr="19659DE0">
              <w:rPr>
                <w:lang w:val="en-US"/>
              </w:rPr>
              <w:t>Text or Non-text</w:t>
            </w:r>
          </w:p>
        </w:tc>
        <w:tc>
          <w:tcPr>
            <w:tcW w:w="5190" w:type="dxa"/>
            <w:tcMar>
              <w:top w:w="15" w:type="dxa"/>
              <w:left w:w="15" w:type="dxa"/>
              <w:right w:w="15" w:type="dxa"/>
            </w:tcMar>
            <w:vAlign w:val="bottom"/>
          </w:tcPr>
          <w:p w:rsidR="19659DE0" w:rsidP="19659DE0" w:rsidRDefault="19659DE0" w14:paraId="1977BC4B" w14:textId="68B1B06C">
            <w:pPr>
              <w:spacing w:after="0"/>
              <w:rPr>
                <w:lang w:val="en-US"/>
              </w:rPr>
            </w:pPr>
            <w:r w:rsidRPr="19659DE0">
              <w:rPr>
                <w:lang w:val="en-US"/>
              </w:rPr>
              <w:t>Single selection: Text or Non-text</w:t>
            </w:r>
          </w:p>
        </w:tc>
        <w:tc>
          <w:tcPr>
            <w:tcW w:w="1575" w:type="dxa"/>
            <w:tcMar>
              <w:top w:w="15" w:type="dxa"/>
              <w:left w:w="15" w:type="dxa"/>
              <w:right w:w="15" w:type="dxa"/>
            </w:tcMar>
            <w:vAlign w:val="bottom"/>
          </w:tcPr>
          <w:p w:rsidR="19659DE0" w:rsidP="19659DE0" w:rsidRDefault="19659DE0" w14:paraId="44BC6747" w14:textId="40337FBD">
            <w:pPr>
              <w:spacing w:after="0"/>
            </w:pPr>
            <w:r w:rsidRPr="19659DE0">
              <w:t>N</w:t>
            </w:r>
          </w:p>
        </w:tc>
      </w:tr>
      <w:tr w:rsidR="19659DE0" w:rsidTr="6A7B6C43" w14:paraId="5D671B5F" w14:textId="77777777">
        <w:trPr>
          <w:trHeight w:val="300"/>
        </w:trPr>
        <w:tc>
          <w:tcPr>
            <w:tcW w:w="2505" w:type="dxa"/>
            <w:tcMar>
              <w:top w:w="15" w:type="dxa"/>
              <w:left w:w="15" w:type="dxa"/>
              <w:right w:w="15" w:type="dxa"/>
            </w:tcMar>
            <w:vAlign w:val="bottom"/>
          </w:tcPr>
          <w:p w:rsidR="19659DE0" w:rsidP="19659DE0" w:rsidRDefault="19659DE0" w14:paraId="19B46933" w14:textId="26CE9EF4">
            <w:pPr>
              <w:spacing w:after="0"/>
            </w:pPr>
            <w:r w:rsidRPr="19659DE0">
              <w:t>Statement of responsibility</w:t>
            </w:r>
          </w:p>
        </w:tc>
        <w:tc>
          <w:tcPr>
            <w:tcW w:w="5190" w:type="dxa"/>
            <w:tcMar>
              <w:top w:w="15" w:type="dxa"/>
              <w:left w:w="15" w:type="dxa"/>
              <w:right w:w="15" w:type="dxa"/>
            </w:tcMar>
            <w:vAlign w:val="bottom"/>
          </w:tcPr>
          <w:p w:rsidR="19659DE0" w:rsidP="19659DE0" w:rsidRDefault="19659DE0" w14:paraId="39989E67" w14:textId="0F577FE5">
            <w:pPr>
              <w:spacing w:after="0"/>
            </w:pPr>
            <w:r w:rsidRPr="19659DE0">
              <w:t>Free text</w:t>
            </w:r>
          </w:p>
        </w:tc>
        <w:tc>
          <w:tcPr>
            <w:tcW w:w="1575" w:type="dxa"/>
            <w:tcMar>
              <w:top w:w="15" w:type="dxa"/>
              <w:left w:w="15" w:type="dxa"/>
              <w:right w:w="15" w:type="dxa"/>
            </w:tcMar>
            <w:vAlign w:val="bottom"/>
          </w:tcPr>
          <w:p w:rsidR="19659DE0" w:rsidP="19659DE0" w:rsidRDefault="19659DE0" w14:paraId="5B2AAD08" w14:textId="28AC3AF5">
            <w:pPr>
              <w:spacing w:after="0"/>
            </w:pPr>
            <w:r w:rsidRPr="19659DE0">
              <w:t>N</w:t>
            </w:r>
          </w:p>
        </w:tc>
      </w:tr>
      <w:tr w:rsidR="19659DE0" w:rsidTr="6A7B6C43" w14:paraId="18D9BFC3" w14:textId="77777777">
        <w:trPr>
          <w:trHeight w:val="300"/>
        </w:trPr>
        <w:tc>
          <w:tcPr>
            <w:tcW w:w="2505" w:type="dxa"/>
            <w:tcMar>
              <w:top w:w="15" w:type="dxa"/>
              <w:left w:w="15" w:type="dxa"/>
              <w:right w:w="15" w:type="dxa"/>
            </w:tcMar>
            <w:vAlign w:val="bottom"/>
          </w:tcPr>
          <w:p w:rsidR="19659DE0" w:rsidP="19659DE0" w:rsidRDefault="19659DE0" w14:paraId="02537059" w14:textId="7954F28B">
            <w:pPr>
              <w:spacing w:after="0"/>
            </w:pPr>
            <w:r w:rsidRPr="19659DE0">
              <w:t>Type</w:t>
            </w:r>
          </w:p>
        </w:tc>
        <w:tc>
          <w:tcPr>
            <w:tcW w:w="5190" w:type="dxa"/>
            <w:tcMar>
              <w:top w:w="15" w:type="dxa"/>
              <w:left w:w="15" w:type="dxa"/>
              <w:right w:w="15" w:type="dxa"/>
            </w:tcMar>
            <w:vAlign w:val="bottom"/>
          </w:tcPr>
          <w:p w:rsidR="6E5C4803" w:rsidP="19659DE0" w:rsidRDefault="6E5C4803" w14:paraId="15AF683B" w14:textId="7C9EEE7B">
            <w:pPr>
              <w:spacing w:after="0"/>
            </w:pPr>
            <w:r w:rsidRPr="19659DE0">
              <w:rPr>
                <w:lang w:val="en-US"/>
              </w:rPr>
              <w:t>Singl</w:t>
            </w:r>
            <w:r w:rsidRPr="19659DE0">
              <w:t xml:space="preserve">e-selection: </w:t>
            </w:r>
            <w:r w:rsidRPr="19659DE0">
              <w:rPr>
                <w:lang w:val="en-US"/>
              </w:rPr>
              <w:t>Loose leaf, Other</w:t>
            </w:r>
          </w:p>
        </w:tc>
        <w:tc>
          <w:tcPr>
            <w:tcW w:w="1575" w:type="dxa"/>
            <w:tcMar>
              <w:top w:w="15" w:type="dxa"/>
              <w:left w:w="15" w:type="dxa"/>
              <w:right w:w="15" w:type="dxa"/>
            </w:tcMar>
            <w:vAlign w:val="bottom"/>
          </w:tcPr>
          <w:p w:rsidR="19659DE0" w:rsidP="19659DE0" w:rsidRDefault="19659DE0" w14:paraId="603D83B3" w14:textId="60E38D3B">
            <w:pPr>
              <w:spacing w:after="0"/>
            </w:pPr>
            <w:r w:rsidRPr="19659DE0">
              <w:t>N</w:t>
            </w:r>
          </w:p>
        </w:tc>
      </w:tr>
    </w:tbl>
    <w:p w:rsidR="5877DB73" w:rsidP="19659DE0" w:rsidRDefault="5877DB73" w14:paraId="1A82EF87" w14:textId="4B814462">
      <w:pPr>
        <w:rPr>
          <w:lang w:val="en-US"/>
        </w:rPr>
      </w:pPr>
    </w:p>
    <w:p w:rsidR="5877DB73" w:rsidP="19659DE0" w:rsidRDefault="5877DB73" w14:paraId="5E0D2145" w14:textId="692E55DA">
      <w:pPr>
        <w:rPr>
          <w:lang w:val="en-US"/>
        </w:rPr>
      </w:pPr>
    </w:p>
    <w:p w:rsidR="5877DB73" w:rsidP="19659DE0" w:rsidRDefault="79BF44A9" w14:paraId="76330BC7" w14:textId="02C6364D">
      <w:pPr>
        <w:pStyle w:val="Heading2"/>
        <w:rPr>
          <w:lang w:val="en-US"/>
        </w:rPr>
      </w:pPr>
      <w:bookmarkStart w:name="_Toc29371386" w:id="1104"/>
      <w:commentRangeStart w:id="1105"/>
      <w:commentRangeStart w:id="1106"/>
      <w:commentRangeStart w:id="1107"/>
      <w:commentRangeStart w:id="1108"/>
      <w:r w:rsidRPr="477C5BEC">
        <w:rPr>
          <w:lang w:val="en-US"/>
        </w:rPr>
        <w:t>Data ingestion scenarios</w:t>
      </w:r>
      <w:bookmarkEnd w:id="1104"/>
      <w:commentRangeEnd w:id="1105"/>
      <w:r w:rsidR="20764FC6">
        <w:rPr>
          <w:rStyle w:val="CommentReference"/>
          <w:sz w:val="26"/>
          <w:szCs w:val="26"/>
          <w:lang w:val="en-US"/>
        </w:rPr>
        <w:commentReference w:id="1105"/>
      </w:r>
      <w:commentRangeEnd w:id="1106"/>
      <w:r>
        <w:rPr>
          <w:rStyle w:val="CommentReference"/>
        </w:rPr>
        <w:commentReference w:id="1106"/>
      </w:r>
      <w:commentRangeEnd w:id="1107"/>
      <w:r>
        <w:rPr>
          <w:rStyle w:val="CommentReference"/>
        </w:rPr>
        <w:commentReference w:id="1107"/>
      </w:r>
      <w:commentRangeEnd w:id="1108"/>
      <w:r>
        <w:rPr>
          <w:rStyle w:val="CommentReference"/>
        </w:rPr>
        <w:commentReference w:id="1108"/>
      </w:r>
    </w:p>
    <w:p w:rsidR="20764FC6" w:rsidP="19659DE0" w:rsidRDefault="20764FC6" w14:paraId="31C43747" w14:textId="57658765">
      <w:pPr>
        <w:rPr>
          <w:rFonts w:ascii="Calibri" w:hAnsi="Calibri" w:eastAsia="Calibri" w:cs="Calibri"/>
          <w:color w:val="2F5496"/>
          <w:sz w:val="26"/>
          <w:szCs w:val="26"/>
          <w:lang w:val="en-US"/>
        </w:rPr>
      </w:pPr>
      <w:r w:rsidRPr="19659DE0">
        <w:rPr>
          <w:lang w:val="en-US"/>
        </w:rPr>
        <w:t>The following scenarios illustrate the key ways data will flow into the LDL platform:</w:t>
      </w:r>
    </w:p>
    <w:p w:rsidR="49EA8A3B" w:rsidP="19659DE0" w:rsidRDefault="2B745DF6" w14:paraId="02ACED61" w14:textId="2E86FFCE">
      <w:pPr>
        <w:rPr>
          <w:highlight w:val="yellow"/>
          <w:lang w:val="en-US"/>
        </w:rPr>
      </w:pPr>
      <w:r w:rsidRPr="19659DE0">
        <w:rPr>
          <w:highlight w:val="yellow"/>
          <w:lang w:val="en-US"/>
        </w:rPr>
        <w:t>Sample data for these scenarios will be shared with the LDLs for review.</w:t>
      </w:r>
    </w:p>
    <w:p w:rsidR="19659DE0" w:rsidP="19659DE0" w:rsidRDefault="19659DE0" w14:paraId="405326A1" w14:textId="4C6B219A">
      <w:pPr>
        <w:rPr>
          <w:highlight w:val="yellow"/>
          <w:lang w:val="en-US"/>
        </w:rPr>
      </w:pPr>
    </w:p>
    <w:p w:rsidR="2FD958F2" w:rsidP="19659DE0" w:rsidRDefault="2FD958F2" w14:paraId="45DF41DA" w14:textId="25494826">
      <w:pPr>
        <w:rPr>
          <w:b/>
          <w:bCs/>
          <w:lang w:val="en-US"/>
        </w:rPr>
      </w:pPr>
      <w:r w:rsidRPr="19659DE0">
        <w:rPr>
          <w:b/>
          <w:bCs/>
          <w:lang w:val="en-US"/>
        </w:rPr>
        <w:t>Manual entry</w:t>
      </w:r>
      <w:r w:rsidRPr="19659DE0" w:rsidR="0F016C3D">
        <w:rPr>
          <w:b/>
          <w:bCs/>
          <w:lang w:val="en-US"/>
        </w:rPr>
        <w:t xml:space="preserve"> in the browser</w:t>
      </w:r>
      <w:r w:rsidRPr="19659DE0">
        <w:rPr>
          <w:b/>
          <w:bCs/>
          <w:lang w:val="en-US"/>
        </w:rPr>
        <w:t>:</w:t>
      </w:r>
    </w:p>
    <w:p w:rsidR="69AF1EF9" w:rsidP="00366661" w:rsidRDefault="69AF1EF9" w14:paraId="4B4453A1" w14:textId="1ABBA27A">
      <w:pPr>
        <w:pStyle w:val="ListParagraph"/>
        <w:numPr>
          <w:ilvl w:val="0"/>
          <w:numId w:val="21"/>
        </w:numPr>
        <w:rPr>
          <w:lang w:val="en-US"/>
        </w:rPr>
      </w:pPr>
      <w:r w:rsidRPr="19659DE0">
        <w:rPr>
          <w:lang w:val="en-US"/>
        </w:rPr>
        <w:t xml:space="preserve">Publisher populates metadata in </w:t>
      </w:r>
      <w:r w:rsidRPr="19659DE0" w:rsidR="5BCE04D3">
        <w:rPr>
          <w:lang w:val="en-US"/>
        </w:rPr>
        <w:t xml:space="preserve">Publisher Submissions Portal </w:t>
      </w:r>
      <w:r w:rsidRPr="19659DE0">
        <w:rPr>
          <w:lang w:val="en-US"/>
        </w:rPr>
        <w:t>UI</w:t>
      </w:r>
      <w:r w:rsidRPr="19659DE0" w:rsidR="7AF9D7A0">
        <w:rPr>
          <w:lang w:val="en-US"/>
        </w:rPr>
        <w:t>, and uploads a PDF content file</w:t>
      </w:r>
    </w:p>
    <w:p w:rsidR="3205DD1F" w:rsidP="00366661" w:rsidRDefault="3205DD1F" w14:paraId="5A8D48D5" w14:textId="077BDA7D">
      <w:pPr>
        <w:pStyle w:val="ListParagraph"/>
        <w:numPr>
          <w:ilvl w:val="0"/>
          <w:numId w:val="21"/>
        </w:numPr>
        <w:rPr>
          <w:lang w:val="en-US"/>
        </w:rPr>
      </w:pPr>
      <w:r w:rsidRPr="19659DE0">
        <w:rPr>
          <w:lang w:val="en-US"/>
        </w:rPr>
        <w:t>Duplicates checked (See section ‘Content Duplicate Received’)</w:t>
      </w:r>
    </w:p>
    <w:p w:rsidR="69AF1EF9" w:rsidP="00366661" w:rsidRDefault="69AF1EF9" w14:paraId="29AE6B0C" w14:textId="6B39C2AA">
      <w:pPr>
        <w:pStyle w:val="ListParagraph"/>
        <w:numPr>
          <w:ilvl w:val="0"/>
          <w:numId w:val="21"/>
        </w:numPr>
        <w:rPr>
          <w:lang w:val="en-US"/>
        </w:rPr>
      </w:pPr>
      <w:r w:rsidRPr="19659DE0">
        <w:rPr>
          <w:lang w:val="en-US"/>
        </w:rPr>
        <w:t>Workflow: LDLs can amend, approve, reject (Not if publisher is Trusted)</w:t>
      </w:r>
    </w:p>
    <w:p w:rsidR="69AF1EF9" w:rsidP="00366661" w:rsidRDefault="69AF1EF9" w14:paraId="73908F5F" w14:textId="21FCEB9C">
      <w:pPr>
        <w:pStyle w:val="ListParagraph"/>
        <w:numPr>
          <w:ilvl w:val="0"/>
          <w:numId w:val="21"/>
        </w:numPr>
        <w:rPr>
          <w:lang w:val="en-US"/>
        </w:rPr>
      </w:pPr>
      <w:r w:rsidRPr="19659DE0">
        <w:rPr>
          <w:lang w:val="en-US"/>
        </w:rPr>
        <w:t>HighWire converts to MARC21 metadata file and assign</w:t>
      </w:r>
      <w:r w:rsidRPr="19659DE0" w:rsidR="2770D405">
        <w:rPr>
          <w:lang w:val="en-US"/>
        </w:rPr>
        <w:t xml:space="preserve"> a</w:t>
      </w:r>
      <w:r w:rsidRPr="19659DE0">
        <w:rPr>
          <w:lang w:val="en-US"/>
        </w:rPr>
        <w:t xml:space="preserve"> HWCID</w:t>
      </w:r>
    </w:p>
    <w:p w:rsidR="69AF1EF9" w:rsidP="00366661" w:rsidRDefault="69AF1EF9" w14:paraId="4FA3DDF5" w14:textId="2EEA87A6">
      <w:pPr>
        <w:pStyle w:val="ListParagraph"/>
        <w:numPr>
          <w:ilvl w:val="0"/>
          <w:numId w:val="21"/>
        </w:numPr>
        <w:rPr>
          <w:lang w:val="en-US"/>
        </w:rPr>
      </w:pPr>
      <w:r w:rsidRPr="19659DE0">
        <w:rPr>
          <w:lang w:val="en-US"/>
        </w:rPr>
        <w:t>HighWire stores data: submissions metadata (inc HWSID), 1-n metadata files (for n versions), 1-n content files (for n versions)</w:t>
      </w:r>
    </w:p>
    <w:p w:rsidR="69AF1EF9" w:rsidP="00366661" w:rsidRDefault="69AF1EF9" w14:paraId="7C542CF4" w14:textId="1B7927DD">
      <w:pPr>
        <w:pStyle w:val="ListParagraph"/>
        <w:numPr>
          <w:ilvl w:val="0"/>
          <w:numId w:val="21"/>
        </w:numPr>
        <w:rPr>
          <w:lang w:val="en-US"/>
        </w:rPr>
      </w:pPr>
      <w:r w:rsidRPr="19659DE0">
        <w:rPr>
          <w:lang w:val="en-US"/>
        </w:rPr>
        <w:t>HighWire sends latest version MARC21 and content file to SFTP</w:t>
      </w:r>
    </w:p>
    <w:p w:rsidR="69AF1EF9" w:rsidP="00366661" w:rsidRDefault="69AF1EF9" w14:paraId="708E5616" w14:textId="2B20F501">
      <w:pPr>
        <w:pStyle w:val="ListParagraph"/>
        <w:numPr>
          <w:ilvl w:val="0"/>
          <w:numId w:val="21"/>
        </w:numPr>
        <w:rPr>
          <w:lang w:val="en-US"/>
        </w:rPr>
      </w:pPr>
      <w:r w:rsidRPr="19659DE0">
        <w:rPr>
          <w:lang w:val="en-US"/>
        </w:rPr>
        <w:t>Content display systems ingests from SFTP to display to end users</w:t>
      </w:r>
      <w:r w:rsidRPr="19659DE0" w:rsidR="545A17EC">
        <w:rPr>
          <w:lang w:val="en-US"/>
        </w:rPr>
        <w:t xml:space="preserve"> (this will be the final step for all scenario)</w:t>
      </w:r>
    </w:p>
    <w:p w:rsidR="36EFAE56" w:rsidP="19659DE0" w:rsidRDefault="36EFAE56" w14:paraId="40F139F5" w14:textId="193497EF">
      <w:pPr>
        <w:rPr>
          <w:lang w:val="en-US"/>
        </w:rPr>
      </w:pPr>
      <w:r w:rsidRPr="19659DE0">
        <w:rPr>
          <w:lang w:val="en-US"/>
        </w:rPr>
        <w:t>Example data needed: MARC21 file</w:t>
      </w:r>
      <w:r w:rsidRPr="19659DE0" w:rsidR="42F4F26A">
        <w:rPr>
          <w:lang w:val="en-US"/>
        </w:rPr>
        <w:t xml:space="preserve"> corresponding to a single content file</w:t>
      </w:r>
    </w:p>
    <w:p w:rsidR="19659DE0" w:rsidP="19659DE0" w:rsidRDefault="19659DE0" w14:paraId="32BEA287" w14:textId="14922340">
      <w:pPr>
        <w:rPr>
          <w:lang w:val="en-US"/>
        </w:rPr>
      </w:pPr>
    </w:p>
    <w:p w:rsidR="36EFAE56" w:rsidP="19659DE0" w:rsidRDefault="36EFAE56" w14:paraId="3BB75AEE" w14:textId="2A00BA08">
      <w:pPr>
        <w:rPr>
          <w:b/>
          <w:bCs/>
          <w:lang w:val="en-US"/>
        </w:rPr>
      </w:pPr>
      <w:r w:rsidRPr="19659DE0">
        <w:rPr>
          <w:b/>
          <w:bCs/>
          <w:lang w:val="en-US"/>
        </w:rPr>
        <w:t>Metadata file upload in the browser</w:t>
      </w:r>
    </w:p>
    <w:p w:rsidR="36EFAE56" w:rsidP="00366661" w:rsidRDefault="36EFAE56" w14:paraId="5BE519C0" w14:textId="6216DD76">
      <w:pPr>
        <w:pStyle w:val="ListParagraph"/>
        <w:numPr>
          <w:ilvl w:val="0"/>
          <w:numId w:val="20"/>
        </w:numPr>
        <w:rPr>
          <w:lang w:val="en-US"/>
        </w:rPr>
      </w:pPr>
      <w:r w:rsidRPr="19659DE0">
        <w:rPr>
          <w:lang w:val="en-US"/>
        </w:rPr>
        <w:t xml:space="preserve">Publisher uploads (MARC21 or ONIX) metadata file and </w:t>
      </w:r>
      <w:r w:rsidRPr="19659DE0" w:rsidR="5AD9DC6D">
        <w:rPr>
          <w:lang w:val="en-US"/>
        </w:rPr>
        <w:t>a</w:t>
      </w:r>
      <w:r w:rsidRPr="19659DE0">
        <w:rPr>
          <w:lang w:val="en-US"/>
        </w:rPr>
        <w:t xml:space="preserve"> </w:t>
      </w:r>
      <w:r w:rsidRPr="19659DE0" w:rsidR="69FEC60B">
        <w:rPr>
          <w:lang w:val="en-US"/>
        </w:rPr>
        <w:t xml:space="preserve">single </w:t>
      </w:r>
      <w:r w:rsidRPr="19659DE0" w:rsidR="5AD9DC6D">
        <w:rPr>
          <w:lang w:val="en-US"/>
        </w:rPr>
        <w:t xml:space="preserve">ePub (or PDF) </w:t>
      </w:r>
      <w:r w:rsidRPr="19659DE0">
        <w:rPr>
          <w:lang w:val="en-US"/>
        </w:rPr>
        <w:t>content file</w:t>
      </w:r>
    </w:p>
    <w:p w:rsidR="78B427FA" w:rsidP="00366661" w:rsidRDefault="78B427FA" w14:paraId="1088F3E7" w14:textId="642C812A">
      <w:pPr>
        <w:pStyle w:val="ListParagraph"/>
        <w:numPr>
          <w:ilvl w:val="1"/>
          <w:numId w:val="20"/>
        </w:numPr>
        <w:rPr>
          <w:lang w:val="en-US"/>
        </w:rPr>
      </w:pPr>
      <w:r w:rsidRPr="19659DE0">
        <w:rPr>
          <w:lang w:val="en-US"/>
        </w:rPr>
        <w:t>For this example, the metadata uploaded will contain no HWCID or ISBN, so it will be recognised as a new content item.</w:t>
      </w:r>
    </w:p>
    <w:p w:rsidR="36EFAE56" w:rsidP="00366661" w:rsidRDefault="36EFAE56" w14:paraId="58E5719E" w14:textId="501529AE">
      <w:pPr>
        <w:pStyle w:val="ListParagraph"/>
        <w:numPr>
          <w:ilvl w:val="0"/>
          <w:numId w:val="20"/>
        </w:numPr>
        <w:rPr>
          <w:lang w:val="en-US"/>
        </w:rPr>
      </w:pPr>
      <w:r w:rsidRPr="19659DE0">
        <w:rPr>
          <w:lang w:val="en-US"/>
        </w:rPr>
        <w:t>Workflow: LDLs can amend, approve, reject (Not if publisher is Trusted)</w:t>
      </w:r>
    </w:p>
    <w:p w:rsidR="36EFAE56" w:rsidP="00366661" w:rsidRDefault="36EFAE56" w14:paraId="3046A2F5" w14:textId="38A2910B">
      <w:pPr>
        <w:pStyle w:val="ListParagraph"/>
        <w:numPr>
          <w:ilvl w:val="0"/>
          <w:numId w:val="20"/>
        </w:numPr>
        <w:rPr>
          <w:lang w:val="en-US"/>
        </w:rPr>
      </w:pPr>
      <w:r w:rsidRPr="19659DE0">
        <w:rPr>
          <w:lang w:val="en-US"/>
        </w:rPr>
        <w:t>If metadata file is MARC21: Submissions systems sends this to SFTP with HWCID</w:t>
      </w:r>
    </w:p>
    <w:p w:rsidR="36EFAE56" w:rsidP="00366661" w:rsidRDefault="36EFAE56" w14:paraId="45540895" w14:textId="26210D51">
      <w:pPr>
        <w:pStyle w:val="ListParagraph"/>
        <w:numPr>
          <w:ilvl w:val="0"/>
          <w:numId w:val="20"/>
        </w:numPr>
        <w:rPr>
          <w:lang w:val="en-US"/>
        </w:rPr>
      </w:pPr>
      <w:r w:rsidRPr="19659DE0">
        <w:rPr>
          <w:lang w:val="en-US"/>
        </w:rPr>
        <w:t>If metadata file is ONIX, Submissions system converts to MARC21 and then sends to SFTP</w:t>
      </w:r>
    </w:p>
    <w:p w:rsidR="007855BC" w:rsidP="19659DE0" w:rsidRDefault="007855BC" w14:paraId="7111132E" w14:textId="119C4A4B">
      <w:pPr>
        <w:rPr>
          <w:lang w:val="en-US"/>
        </w:rPr>
      </w:pPr>
      <w:r w:rsidRPr="19659DE0">
        <w:rPr>
          <w:lang w:val="en-US"/>
        </w:rPr>
        <w:t>Example data needed: ONIX file.</w:t>
      </w:r>
    </w:p>
    <w:p w:rsidR="19659DE0" w:rsidP="19659DE0" w:rsidRDefault="19659DE0" w14:paraId="5317FDC8" w14:textId="280263D2">
      <w:pPr>
        <w:rPr>
          <w:lang w:val="en-US"/>
        </w:rPr>
      </w:pPr>
    </w:p>
    <w:p w:rsidR="6D084702" w:rsidP="19659DE0" w:rsidRDefault="6D084702" w14:paraId="423927B2" w14:textId="1C8BA61F">
      <w:pPr>
        <w:rPr>
          <w:b/>
          <w:bCs/>
          <w:lang w:val="en-US"/>
        </w:rPr>
      </w:pPr>
      <w:r w:rsidRPr="19659DE0">
        <w:rPr>
          <w:b/>
          <w:bCs/>
          <w:lang w:val="en-US"/>
        </w:rPr>
        <w:t>Metadata file upload with multiple content files</w:t>
      </w:r>
    </w:p>
    <w:p w:rsidR="63027971" w:rsidP="00366661" w:rsidRDefault="63027971" w14:paraId="0A98105D" w14:textId="1C66E062">
      <w:pPr>
        <w:pStyle w:val="ListParagraph"/>
        <w:numPr>
          <w:ilvl w:val="0"/>
          <w:numId w:val="19"/>
        </w:numPr>
        <w:rPr>
          <w:lang w:val="en-US"/>
        </w:rPr>
      </w:pPr>
      <w:r w:rsidRPr="19659DE0">
        <w:rPr>
          <w:lang w:val="en-US"/>
        </w:rPr>
        <w:t xml:space="preserve">Publisher uploads a metadata file (ONIX or MARC21) with multiple content files. </w:t>
      </w:r>
    </w:p>
    <w:p w:rsidR="63027971" w:rsidP="00366661" w:rsidRDefault="63027971" w14:paraId="722689C1" w14:textId="27E860EB">
      <w:pPr>
        <w:pStyle w:val="ListParagraph"/>
        <w:numPr>
          <w:ilvl w:val="0"/>
          <w:numId w:val="19"/>
        </w:numPr>
        <w:rPr>
          <w:lang w:val="en-US"/>
        </w:rPr>
      </w:pPr>
      <w:r w:rsidRPr="19659DE0">
        <w:rPr>
          <w:lang w:val="en-US"/>
        </w:rPr>
        <w:t>H</w:t>
      </w:r>
      <w:r w:rsidRPr="19659DE0" w:rsidR="65B04167">
        <w:rPr>
          <w:lang w:val="en-US"/>
        </w:rPr>
        <w:t>ighWire</w:t>
      </w:r>
      <w:r w:rsidRPr="19659DE0">
        <w:rPr>
          <w:lang w:val="en-US"/>
        </w:rPr>
        <w:t xml:space="preserve"> validates </w:t>
      </w:r>
      <w:r w:rsidRPr="19659DE0" w:rsidR="172FF076">
        <w:rPr>
          <w:lang w:val="en-US"/>
        </w:rPr>
        <w:t>that the metadata file correctly correspond</w:t>
      </w:r>
      <w:r w:rsidRPr="19659DE0" w:rsidR="1797DC0F">
        <w:rPr>
          <w:lang w:val="en-US"/>
        </w:rPr>
        <w:t>s</w:t>
      </w:r>
      <w:r w:rsidRPr="19659DE0" w:rsidR="172FF076">
        <w:rPr>
          <w:lang w:val="en-US"/>
        </w:rPr>
        <w:t xml:space="preserve"> to the content file names and numbers. </w:t>
      </w:r>
    </w:p>
    <w:p w:rsidR="584C6AE5" w:rsidP="00366661" w:rsidRDefault="584C6AE5" w14:paraId="18894079" w14:textId="52098711">
      <w:pPr>
        <w:pStyle w:val="ListParagraph"/>
        <w:numPr>
          <w:ilvl w:val="1"/>
          <w:numId w:val="19"/>
        </w:numPr>
        <w:rPr>
          <w:lang w:val="en-US"/>
        </w:rPr>
      </w:pPr>
      <w:r w:rsidRPr="19659DE0">
        <w:rPr>
          <w:lang w:val="en-US"/>
        </w:rPr>
        <w:t>Submission is not progressed if validation fails</w:t>
      </w:r>
    </w:p>
    <w:p w:rsidR="6CFF1144" w:rsidP="00366661" w:rsidRDefault="6CFF1144" w14:paraId="352054B4" w14:textId="0AC595DC">
      <w:pPr>
        <w:pStyle w:val="ListParagraph"/>
        <w:numPr>
          <w:ilvl w:val="0"/>
          <w:numId w:val="19"/>
        </w:numPr>
        <w:rPr>
          <w:lang w:val="en-US"/>
        </w:rPr>
      </w:pPr>
      <w:r w:rsidRPr="19659DE0">
        <w:rPr>
          <w:lang w:val="en-US"/>
        </w:rPr>
        <w:t>Duplicates checked (See section ‘Content Duplicate Received’)</w:t>
      </w:r>
    </w:p>
    <w:p w:rsidR="63027971" w:rsidP="00366661" w:rsidRDefault="63027971" w14:paraId="12B790FA" w14:textId="496A5C88">
      <w:pPr>
        <w:pStyle w:val="ListParagraph"/>
        <w:numPr>
          <w:ilvl w:val="0"/>
          <w:numId w:val="19"/>
        </w:numPr>
        <w:rPr>
          <w:lang w:val="en-US"/>
        </w:rPr>
      </w:pPr>
      <w:r w:rsidRPr="19659DE0">
        <w:rPr>
          <w:lang w:val="en-US"/>
        </w:rPr>
        <w:t>Workflow: LDLs can amend, approve, reject - either individual items or the whole upload</w:t>
      </w:r>
    </w:p>
    <w:p w:rsidR="63027971" w:rsidP="00366661" w:rsidRDefault="63027971" w14:paraId="7A3E0DA5" w14:textId="62A8BF70">
      <w:pPr>
        <w:pStyle w:val="ListParagraph"/>
        <w:numPr>
          <w:ilvl w:val="0"/>
          <w:numId w:val="19"/>
        </w:numPr>
        <w:rPr>
          <w:lang w:val="en-US"/>
        </w:rPr>
      </w:pPr>
      <w:r w:rsidRPr="19659DE0">
        <w:rPr>
          <w:lang w:val="en-US"/>
        </w:rPr>
        <w:t xml:space="preserve">HighWire assigns HWCIDs </w:t>
      </w:r>
      <w:r w:rsidRPr="19659DE0">
        <w:rPr>
          <w:b/>
          <w:bCs/>
          <w:lang w:val="en-US"/>
        </w:rPr>
        <w:t xml:space="preserve">for each individual content item </w:t>
      </w:r>
      <w:r w:rsidRPr="19659DE0">
        <w:rPr>
          <w:lang w:val="en-US"/>
        </w:rPr>
        <w:t>within the bulk upload</w:t>
      </w:r>
      <w:r w:rsidRPr="19659DE0" w:rsidR="017E991B">
        <w:rPr>
          <w:lang w:val="en-US"/>
        </w:rPr>
        <w:t xml:space="preserve">. A HWCID is not assigned to the </w:t>
      </w:r>
      <w:r w:rsidRPr="19659DE0">
        <w:rPr>
          <w:lang w:val="en-US"/>
        </w:rPr>
        <w:t>bulk upload itself</w:t>
      </w:r>
      <w:r w:rsidRPr="19659DE0" w:rsidR="5D0301D2">
        <w:rPr>
          <w:lang w:val="en-US"/>
        </w:rPr>
        <w:t>.</w:t>
      </w:r>
    </w:p>
    <w:p w:rsidR="5D0301D2" w:rsidP="00366661" w:rsidRDefault="5D0301D2" w14:paraId="68CFA47A" w14:textId="2BC00DB9">
      <w:pPr>
        <w:pStyle w:val="ListParagraph"/>
        <w:numPr>
          <w:ilvl w:val="0"/>
          <w:numId w:val="19"/>
        </w:numPr>
        <w:rPr>
          <w:lang w:val="en-US"/>
        </w:rPr>
      </w:pPr>
      <w:r w:rsidRPr="19659DE0">
        <w:rPr>
          <w:lang w:val="en-US"/>
        </w:rPr>
        <w:t>If metadata file is ONIX, Submissions system converts to MARC21</w:t>
      </w:r>
    </w:p>
    <w:p w:rsidR="784B4945" w:rsidP="19659DE0" w:rsidRDefault="784B4945" w14:paraId="48834441" w14:textId="525C1AFD">
      <w:pPr>
        <w:rPr>
          <w:lang w:val="en-US"/>
        </w:rPr>
      </w:pPr>
      <w:r w:rsidRPr="19659DE0">
        <w:rPr>
          <w:lang w:val="en-US"/>
        </w:rPr>
        <w:t xml:space="preserve">Example data needed: </w:t>
      </w:r>
      <w:r w:rsidRPr="19659DE0" w:rsidR="37D16C42">
        <w:rPr>
          <w:lang w:val="en-US"/>
        </w:rPr>
        <w:t>MARC21 file corresponding to multiple content files; and ONI</w:t>
      </w:r>
      <w:r w:rsidRPr="19659DE0" w:rsidR="49845DA1">
        <w:rPr>
          <w:lang w:val="en-US"/>
        </w:rPr>
        <w:t>X</w:t>
      </w:r>
      <w:r w:rsidRPr="19659DE0" w:rsidR="37D16C42">
        <w:rPr>
          <w:lang w:val="en-US"/>
        </w:rPr>
        <w:t xml:space="preserve"> file corresponding to multiple content files</w:t>
      </w:r>
    </w:p>
    <w:p w:rsidR="19659DE0" w:rsidP="19659DE0" w:rsidRDefault="19659DE0" w14:paraId="61E68E6E" w14:textId="7A094C04">
      <w:pPr>
        <w:rPr>
          <w:lang w:val="en-US"/>
        </w:rPr>
      </w:pPr>
    </w:p>
    <w:p w:rsidR="68E28A16" w:rsidP="19659DE0" w:rsidRDefault="68E28A16" w14:paraId="64071B46" w14:textId="60D14F0E">
      <w:pPr>
        <w:rPr>
          <w:lang w:val="en-US"/>
        </w:rPr>
      </w:pPr>
      <w:r w:rsidRPr="19659DE0">
        <w:rPr>
          <w:lang w:val="en-US"/>
        </w:rPr>
        <w:t>Please see the section ‘Content Duplicate Received’ for a visual illustrate of the following scenario:</w:t>
      </w:r>
    </w:p>
    <w:p w:rsidR="19659DE0" w:rsidP="19659DE0" w:rsidRDefault="19659DE0" w14:paraId="576A447E" w14:textId="5FBF7B05">
      <w:pPr>
        <w:rPr>
          <w:lang w:val="en-US"/>
        </w:rPr>
      </w:pPr>
    </w:p>
    <w:p w:rsidR="30174FC8" w:rsidP="19659DE0" w:rsidRDefault="30174FC8" w14:paraId="2661D245" w14:textId="4BD34C81">
      <w:pPr>
        <w:rPr>
          <w:b/>
          <w:bCs/>
          <w:lang w:val="en-US"/>
        </w:rPr>
      </w:pPr>
      <w:r w:rsidRPr="19659DE0">
        <w:rPr>
          <w:b/>
          <w:bCs/>
          <w:lang w:val="en-US"/>
        </w:rPr>
        <w:t>Version update (matching HWCID)</w:t>
      </w:r>
    </w:p>
    <w:p w:rsidR="30174FC8" w:rsidP="00366661" w:rsidRDefault="30174FC8" w14:paraId="28A436E6" w14:textId="4C604A54">
      <w:pPr>
        <w:pStyle w:val="ListParagraph"/>
        <w:numPr>
          <w:ilvl w:val="0"/>
          <w:numId w:val="18"/>
        </w:numPr>
        <w:rPr>
          <w:lang w:val="en-US"/>
        </w:rPr>
      </w:pPr>
      <w:r w:rsidRPr="19659DE0">
        <w:rPr>
          <w:lang w:val="en-US"/>
        </w:rPr>
        <w:t>Publisher uploads a metadata file with an existing HWCID, and a content file</w:t>
      </w:r>
    </w:p>
    <w:p w:rsidR="30174FC8" w:rsidP="00366661" w:rsidRDefault="30174FC8" w14:paraId="3BA789E2" w14:textId="2E2C2038">
      <w:pPr>
        <w:pStyle w:val="ListParagraph"/>
        <w:numPr>
          <w:ilvl w:val="0"/>
          <w:numId w:val="18"/>
        </w:numPr>
        <w:rPr>
          <w:lang w:val="en-US"/>
        </w:rPr>
      </w:pPr>
      <w:r w:rsidRPr="19659DE0">
        <w:rPr>
          <w:lang w:val="en-US"/>
        </w:rPr>
        <w:t>HighWire associates the new content with an existing content item with the same HWCID</w:t>
      </w:r>
    </w:p>
    <w:p w:rsidR="30174FC8" w:rsidP="00366661" w:rsidRDefault="30174FC8" w14:paraId="774A142A" w14:textId="65C9D061">
      <w:pPr>
        <w:pStyle w:val="ListParagraph"/>
        <w:numPr>
          <w:ilvl w:val="0"/>
          <w:numId w:val="18"/>
        </w:numPr>
        <w:rPr>
          <w:lang w:val="en-US"/>
        </w:rPr>
      </w:pPr>
      <w:r w:rsidRPr="19659DE0">
        <w:rPr>
          <w:lang w:val="en-US"/>
        </w:rPr>
        <w:t>The new content file and its metadata become a new version of the existing content</w:t>
      </w:r>
    </w:p>
    <w:p w:rsidR="30174FC8" w:rsidP="00366661" w:rsidRDefault="30174FC8" w14:paraId="6F1F75FB" w14:textId="3024E276">
      <w:pPr>
        <w:pStyle w:val="ListParagraph"/>
        <w:numPr>
          <w:ilvl w:val="0"/>
          <w:numId w:val="18"/>
        </w:numPr>
        <w:rPr>
          <w:lang w:val="en-US"/>
        </w:rPr>
      </w:pPr>
      <w:r w:rsidRPr="19659DE0">
        <w:rPr>
          <w:lang w:val="en-US"/>
        </w:rPr>
        <w:t>The latest version of the content file and metadata file is sent to the SFTP server</w:t>
      </w:r>
    </w:p>
    <w:p w:rsidR="30174FC8" w:rsidP="19659DE0" w:rsidRDefault="30174FC8" w14:paraId="6231DCD1" w14:textId="4E70AB3E">
      <w:pPr>
        <w:rPr>
          <w:lang w:val="en-US"/>
        </w:rPr>
      </w:pPr>
      <w:r w:rsidRPr="19659DE0">
        <w:rPr>
          <w:lang w:val="en-US"/>
        </w:rPr>
        <w:t>Example content needed: MARC21 file containing a HWCID.</w:t>
      </w:r>
      <w:r w:rsidRPr="19659DE0" w:rsidR="68DC304E">
        <w:rPr>
          <w:lang w:val="en-US"/>
        </w:rPr>
        <w:t xml:space="preserve"> I suggest one book and one journal issue.</w:t>
      </w:r>
    </w:p>
    <w:p w:rsidR="19659DE0" w:rsidP="19659DE0" w:rsidRDefault="19659DE0" w14:paraId="46E3651A" w14:textId="2C96BEA1">
      <w:pPr>
        <w:rPr>
          <w:lang w:val="en-US"/>
        </w:rPr>
      </w:pPr>
    </w:p>
    <w:p w:rsidR="30174FC8" w:rsidP="19659DE0" w:rsidRDefault="30174FC8" w14:paraId="4276305A" w14:textId="43B5C36C">
      <w:pPr>
        <w:rPr>
          <w:b/>
          <w:bCs/>
          <w:lang w:val="en-US"/>
        </w:rPr>
      </w:pPr>
      <w:r w:rsidRPr="19659DE0">
        <w:rPr>
          <w:b/>
          <w:bCs/>
          <w:lang w:val="en-US"/>
        </w:rPr>
        <w:t>Version update (matching ISBN)</w:t>
      </w:r>
    </w:p>
    <w:p w:rsidR="633D50D6" w:rsidP="00366661" w:rsidRDefault="633D50D6" w14:paraId="07394239" w14:textId="29ABFC64">
      <w:pPr>
        <w:pStyle w:val="ListParagraph"/>
        <w:numPr>
          <w:ilvl w:val="0"/>
          <w:numId w:val="17"/>
        </w:numPr>
        <w:rPr>
          <w:lang w:val="en-US"/>
        </w:rPr>
      </w:pPr>
      <w:r w:rsidRPr="19659DE0">
        <w:rPr>
          <w:lang w:val="en-US"/>
        </w:rPr>
        <w:t>Publisher uploads a metadata file with an ISBN, but no HWCID, and a content file</w:t>
      </w:r>
    </w:p>
    <w:p w:rsidR="633D50D6" w:rsidP="00366661" w:rsidRDefault="633D50D6" w14:paraId="42104BA4" w14:textId="116BBA39">
      <w:pPr>
        <w:pStyle w:val="ListParagraph"/>
        <w:numPr>
          <w:ilvl w:val="0"/>
          <w:numId w:val="17"/>
        </w:numPr>
        <w:rPr>
          <w:lang w:val="en-US"/>
        </w:rPr>
      </w:pPr>
      <w:r w:rsidRPr="19659DE0">
        <w:rPr>
          <w:lang w:val="en-US"/>
        </w:rPr>
        <w:t>HighWire compares ISBN with existing ISBN in the LDL platform</w:t>
      </w:r>
    </w:p>
    <w:p w:rsidR="633D50D6" w:rsidP="00366661" w:rsidRDefault="633D50D6" w14:paraId="20DEC2C8" w14:textId="7E8AA968">
      <w:pPr>
        <w:pStyle w:val="ListParagraph"/>
        <w:numPr>
          <w:ilvl w:val="1"/>
          <w:numId w:val="17"/>
        </w:numPr>
        <w:rPr>
          <w:lang w:val="en-US"/>
        </w:rPr>
      </w:pPr>
      <w:r w:rsidRPr="19659DE0">
        <w:rPr>
          <w:lang w:val="en-US"/>
        </w:rPr>
        <w:t>If there is not match, this is treated as new content</w:t>
      </w:r>
    </w:p>
    <w:p w:rsidR="633D50D6" w:rsidP="00366661" w:rsidRDefault="633D50D6" w14:paraId="757E144F" w14:textId="68055BF4">
      <w:pPr>
        <w:pStyle w:val="ListParagraph"/>
        <w:numPr>
          <w:ilvl w:val="1"/>
          <w:numId w:val="17"/>
        </w:numPr>
        <w:rPr>
          <w:lang w:val="en-US"/>
        </w:rPr>
      </w:pPr>
      <w:r w:rsidRPr="19659DE0">
        <w:rPr>
          <w:lang w:val="en-US"/>
        </w:rPr>
        <w:t>If there is a match</w:t>
      </w:r>
      <w:r w:rsidRPr="19659DE0" w:rsidR="432BA822">
        <w:rPr>
          <w:lang w:val="en-US"/>
        </w:rPr>
        <w:t xml:space="preserve">, this is treated as a new </w:t>
      </w:r>
      <w:r w:rsidRPr="19659DE0" w:rsidR="3A380508">
        <w:rPr>
          <w:lang w:val="en-US"/>
        </w:rPr>
        <w:t xml:space="preserve">metadata </w:t>
      </w:r>
      <w:r w:rsidRPr="19659DE0" w:rsidR="432BA822">
        <w:rPr>
          <w:lang w:val="en-US"/>
        </w:rPr>
        <w:t>version of the existing content</w:t>
      </w:r>
    </w:p>
    <w:p w:rsidR="633D50D6" w:rsidP="00366661" w:rsidRDefault="633D50D6" w14:paraId="76023D65" w14:textId="502E9895">
      <w:pPr>
        <w:pStyle w:val="ListParagraph"/>
        <w:numPr>
          <w:ilvl w:val="0"/>
          <w:numId w:val="17"/>
        </w:numPr>
        <w:rPr>
          <w:lang w:val="en-US"/>
        </w:rPr>
      </w:pPr>
      <w:r w:rsidRPr="19659DE0">
        <w:rPr>
          <w:lang w:val="en-US"/>
        </w:rPr>
        <w:t>HighWire checks the file size of the content item (PDF or ePub) with the file size of the existing content item</w:t>
      </w:r>
    </w:p>
    <w:p w:rsidR="633D50D6" w:rsidP="00366661" w:rsidRDefault="633D50D6" w14:paraId="571F969D" w14:textId="30660D44">
      <w:pPr>
        <w:pStyle w:val="ListParagraph"/>
        <w:numPr>
          <w:ilvl w:val="1"/>
          <w:numId w:val="17"/>
        </w:numPr>
        <w:rPr>
          <w:lang w:val="en-US"/>
        </w:rPr>
      </w:pPr>
      <w:r w:rsidRPr="19659DE0">
        <w:rPr>
          <w:lang w:val="en-US"/>
        </w:rPr>
        <w:t xml:space="preserve">If different, </w:t>
      </w:r>
      <w:r w:rsidRPr="19659DE0" w:rsidR="2085103E">
        <w:rPr>
          <w:lang w:val="en-US"/>
        </w:rPr>
        <w:t xml:space="preserve">the content file will become a new version </w:t>
      </w:r>
    </w:p>
    <w:p w:rsidR="2085103E" w:rsidP="00366661" w:rsidRDefault="2085103E" w14:paraId="73775675" w14:textId="52F13875">
      <w:pPr>
        <w:pStyle w:val="ListParagraph"/>
        <w:numPr>
          <w:ilvl w:val="1"/>
          <w:numId w:val="17"/>
        </w:numPr>
        <w:rPr>
          <w:lang w:val="en-US"/>
        </w:rPr>
      </w:pPr>
      <w:r w:rsidRPr="19659DE0">
        <w:rPr>
          <w:lang w:val="en-US"/>
        </w:rPr>
        <w:t>If the same, the content file version will not change</w:t>
      </w:r>
      <w:r w:rsidRPr="19659DE0" w:rsidR="2794EA1F">
        <w:rPr>
          <w:lang w:val="en-US"/>
        </w:rPr>
        <w:t xml:space="preserve"> (so only the metadata file will become a new version)</w:t>
      </w:r>
    </w:p>
    <w:p w:rsidR="2D2AB0CC" w:rsidP="00366661" w:rsidRDefault="2D2AB0CC" w14:paraId="3DB2EA33" w14:textId="7EEDECB1">
      <w:pPr>
        <w:pStyle w:val="ListParagraph"/>
        <w:numPr>
          <w:ilvl w:val="0"/>
          <w:numId w:val="17"/>
        </w:numPr>
        <w:rPr>
          <w:lang w:val="en-US"/>
        </w:rPr>
      </w:pPr>
      <w:r w:rsidRPr="19659DE0">
        <w:rPr>
          <w:lang w:val="en-US"/>
        </w:rPr>
        <w:t>Workflow: LDLs can amend, approve, reject - either individual items or the whole upload</w:t>
      </w:r>
    </w:p>
    <w:p w:rsidR="2794EA1F" w:rsidP="00366661" w:rsidRDefault="2794EA1F" w14:paraId="72231A20" w14:textId="3E54833F">
      <w:pPr>
        <w:pStyle w:val="ListParagraph"/>
        <w:numPr>
          <w:ilvl w:val="0"/>
          <w:numId w:val="17"/>
        </w:numPr>
        <w:rPr>
          <w:lang w:val="en-US"/>
        </w:rPr>
      </w:pPr>
      <w:r w:rsidRPr="19659DE0">
        <w:rPr>
          <w:lang w:val="en-US"/>
        </w:rPr>
        <w:t>The latest version of the metadata file is sent to the SFTP server</w:t>
      </w:r>
      <w:r w:rsidRPr="19659DE0" w:rsidR="386E87D7">
        <w:rPr>
          <w:lang w:val="en-US"/>
        </w:rPr>
        <w:t>, containing a new HWCID</w:t>
      </w:r>
      <w:r w:rsidRPr="19659DE0">
        <w:rPr>
          <w:lang w:val="en-US"/>
        </w:rPr>
        <w:t>. The content file is only sent if it is a new version</w:t>
      </w:r>
    </w:p>
    <w:p w:rsidR="19659DE0" w:rsidP="19659DE0" w:rsidRDefault="19659DE0" w14:paraId="10EE0D6A" w14:textId="42A6E923">
      <w:pPr>
        <w:rPr>
          <w:lang w:val="en-US"/>
        </w:rPr>
      </w:pPr>
    </w:p>
    <w:p w:rsidR="5AD250F4" w:rsidP="19659DE0" w:rsidRDefault="5AD250F4" w14:paraId="52DB28CD" w14:textId="6215D2A9">
      <w:pPr>
        <w:rPr>
          <w:b/>
          <w:bCs/>
          <w:lang w:val="en-US"/>
        </w:rPr>
      </w:pPr>
      <w:r w:rsidRPr="19659DE0">
        <w:rPr>
          <w:b/>
          <w:bCs/>
          <w:lang w:val="en-US"/>
        </w:rPr>
        <w:t>Automated</w:t>
      </w:r>
      <w:r w:rsidRPr="19659DE0" w:rsidR="6BE5F031">
        <w:rPr>
          <w:b/>
          <w:bCs/>
          <w:lang w:val="en-US"/>
        </w:rPr>
        <w:t xml:space="preserve"> feed (SFTP)</w:t>
      </w:r>
    </w:p>
    <w:p w:rsidR="6BE5F031" w:rsidP="00366661" w:rsidRDefault="6BE5F031" w14:paraId="0C852EBA" w14:textId="5D3AD53F">
      <w:pPr>
        <w:pStyle w:val="ListParagraph"/>
        <w:numPr>
          <w:ilvl w:val="0"/>
          <w:numId w:val="16"/>
        </w:numPr>
        <w:rPr>
          <w:lang w:val="en-US"/>
        </w:rPr>
      </w:pPr>
      <w:r w:rsidRPr="19659DE0">
        <w:rPr>
          <w:lang w:val="en-US"/>
        </w:rPr>
        <w:t>LDL staff add a new content package to HighWire's SFTP location. There is no approval workflow.</w:t>
      </w:r>
    </w:p>
    <w:p w:rsidR="6BE5F031" w:rsidP="00366661" w:rsidRDefault="6BE5F031" w14:paraId="23BE5F70" w14:textId="3AE6B15F">
      <w:pPr>
        <w:pStyle w:val="ListParagraph"/>
        <w:numPr>
          <w:ilvl w:val="0"/>
          <w:numId w:val="16"/>
        </w:numPr>
        <w:spacing w:before="240" w:after="240"/>
        <w:rPr>
          <w:lang w:val="en-US"/>
        </w:rPr>
      </w:pPr>
      <w:r w:rsidRPr="19659DE0">
        <w:rPr>
          <w:lang w:val="en-US"/>
        </w:rPr>
        <w:t>HighWire validate content</w:t>
      </w:r>
    </w:p>
    <w:p w:rsidR="6BE5F031" w:rsidP="00366661" w:rsidRDefault="6BE5F031" w14:paraId="75DF37D3" w14:textId="660FAE7D">
      <w:pPr>
        <w:pStyle w:val="ListParagraph"/>
        <w:numPr>
          <w:ilvl w:val="1"/>
          <w:numId w:val="16"/>
        </w:numPr>
        <w:spacing w:before="240" w:after="240"/>
        <w:rPr>
          <w:lang w:val="en-US"/>
        </w:rPr>
      </w:pPr>
      <w:r w:rsidRPr="19659DE0">
        <w:rPr>
          <w:lang w:val="en-US"/>
        </w:rPr>
        <w:t>If invalid, rejection message sent to the LDLs</w:t>
      </w:r>
    </w:p>
    <w:p w:rsidR="6BE5F031" w:rsidP="00366661" w:rsidRDefault="6BE5F031" w14:paraId="10F7FFBA" w14:textId="3CAA1921">
      <w:pPr>
        <w:pStyle w:val="ListParagraph"/>
        <w:numPr>
          <w:ilvl w:val="1"/>
          <w:numId w:val="16"/>
        </w:numPr>
        <w:spacing w:before="240" w:after="240"/>
        <w:rPr>
          <w:lang w:val="en-US"/>
        </w:rPr>
      </w:pPr>
      <w:r w:rsidRPr="19659DE0">
        <w:rPr>
          <w:lang w:val="en-US"/>
        </w:rPr>
        <w:t>If valid:</w:t>
      </w:r>
    </w:p>
    <w:p w:rsidR="6BE5F031" w:rsidP="00366661" w:rsidRDefault="6BE5F031" w14:paraId="28586277" w14:textId="0268ECE6">
      <w:pPr>
        <w:pStyle w:val="ListParagraph"/>
        <w:numPr>
          <w:ilvl w:val="0"/>
          <w:numId w:val="16"/>
        </w:numPr>
        <w:spacing w:before="240" w:after="240"/>
        <w:rPr>
          <w:lang w:val="en-US"/>
        </w:rPr>
      </w:pPr>
      <w:r w:rsidRPr="19659DE0">
        <w:rPr>
          <w:lang w:val="en-US"/>
        </w:rPr>
        <w:t xml:space="preserve">If content </w:t>
      </w:r>
      <w:r w:rsidRPr="19659DE0" w:rsidR="6BD8420F">
        <w:rPr>
          <w:lang w:val="en-US"/>
        </w:rPr>
        <w:t xml:space="preserve">includes </w:t>
      </w:r>
      <w:r w:rsidRPr="19659DE0">
        <w:rPr>
          <w:lang w:val="en-US"/>
        </w:rPr>
        <w:t>existing HWCID, ingest to Content Display system with updated version</w:t>
      </w:r>
    </w:p>
    <w:p w:rsidR="6BE5F031" w:rsidP="00366661" w:rsidRDefault="6BE5F031" w14:paraId="381751CB" w14:textId="5239A59D">
      <w:pPr>
        <w:pStyle w:val="ListParagraph"/>
        <w:numPr>
          <w:ilvl w:val="0"/>
          <w:numId w:val="16"/>
        </w:numPr>
        <w:rPr>
          <w:lang w:val="en-US"/>
        </w:rPr>
      </w:pPr>
      <w:r w:rsidRPr="19659DE0">
        <w:rPr>
          <w:lang w:val="en-US"/>
        </w:rPr>
        <w:t>If content has no HWCID,</w:t>
      </w:r>
    </w:p>
    <w:p w:rsidR="4DC03DD9" w:rsidP="00366661" w:rsidRDefault="4DC03DD9" w14:paraId="09D40FD9" w14:textId="6A0FDB58">
      <w:pPr>
        <w:pStyle w:val="ListParagraph"/>
        <w:numPr>
          <w:ilvl w:val="1"/>
          <w:numId w:val="16"/>
        </w:numPr>
        <w:rPr>
          <w:lang w:val="en-US"/>
        </w:rPr>
      </w:pPr>
      <w:r w:rsidRPr="19659DE0">
        <w:rPr>
          <w:lang w:val="en-US"/>
        </w:rPr>
        <w:t>If content has ISBN</w:t>
      </w:r>
    </w:p>
    <w:p w:rsidR="4DC03DD9" w:rsidP="00366661" w:rsidRDefault="4DC03DD9" w14:paraId="06C1CD5F" w14:textId="1E458284">
      <w:pPr>
        <w:pStyle w:val="ListParagraph"/>
        <w:numPr>
          <w:ilvl w:val="2"/>
          <w:numId w:val="16"/>
        </w:numPr>
        <w:rPr>
          <w:lang w:val="en-US"/>
        </w:rPr>
      </w:pPr>
      <w:r w:rsidRPr="19659DE0">
        <w:rPr>
          <w:lang w:val="en-US"/>
        </w:rPr>
        <w:t>Compare with previous ISBN ingested into LDL platform.</w:t>
      </w:r>
    </w:p>
    <w:p w:rsidR="4DC03DD9" w:rsidP="00366661" w:rsidRDefault="4DC03DD9" w14:paraId="6EEB6C82" w14:textId="4810B613">
      <w:pPr>
        <w:pStyle w:val="ListParagraph"/>
        <w:numPr>
          <w:ilvl w:val="3"/>
          <w:numId w:val="16"/>
        </w:numPr>
        <w:rPr>
          <w:lang w:val="en-US"/>
        </w:rPr>
      </w:pPr>
      <w:r w:rsidRPr="19659DE0">
        <w:rPr>
          <w:lang w:val="en-US"/>
        </w:rPr>
        <w:t>If it matches, treat  as a new versio</w:t>
      </w:r>
      <w:r w:rsidRPr="19659DE0" w:rsidR="44C289B4">
        <w:rPr>
          <w:lang w:val="en-US"/>
        </w:rPr>
        <w:t>n</w:t>
      </w:r>
      <w:r w:rsidRPr="19659DE0">
        <w:rPr>
          <w:lang w:val="en-US"/>
        </w:rPr>
        <w:t xml:space="preserve"> of the existing content</w:t>
      </w:r>
    </w:p>
    <w:p w:rsidR="4DC03DD9" w:rsidP="00366661" w:rsidRDefault="4DC03DD9" w14:paraId="109A411E" w14:textId="597F2868">
      <w:pPr>
        <w:pStyle w:val="ListParagraph"/>
        <w:numPr>
          <w:ilvl w:val="4"/>
          <w:numId w:val="16"/>
        </w:numPr>
        <w:rPr>
          <w:lang w:val="en-US"/>
        </w:rPr>
      </w:pPr>
      <w:r w:rsidRPr="19659DE0">
        <w:rPr>
          <w:lang w:val="en-US"/>
        </w:rPr>
        <w:t>If the content file size is the same as the previous content file size, do not ingest new content file (only the metadata file)</w:t>
      </w:r>
    </w:p>
    <w:p w:rsidR="4DC03DD9" w:rsidP="00366661" w:rsidRDefault="4DC03DD9" w14:paraId="3E32B9D2" w14:textId="56963783">
      <w:pPr>
        <w:pStyle w:val="ListParagraph"/>
        <w:numPr>
          <w:ilvl w:val="1"/>
          <w:numId w:val="16"/>
        </w:numPr>
        <w:rPr>
          <w:lang w:val="en-US"/>
        </w:rPr>
      </w:pPr>
      <w:r w:rsidRPr="19659DE0">
        <w:rPr>
          <w:lang w:val="en-US"/>
        </w:rPr>
        <w:t>If content has no ISBN</w:t>
      </w:r>
    </w:p>
    <w:p w:rsidR="4DC03DD9" w:rsidP="00366661" w:rsidRDefault="4DC03DD9" w14:paraId="063B7208" w14:textId="67FAE605">
      <w:pPr>
        <w:pStyle w:val="ListParagraph"/>
        <w:numPr>
          <w:ilvl w:val="2"/>
          <w:numId w:val="16"/>
        </w:numPr>
        <w:rPr>
          <w:lang w:val="en-US"/>
        </w:rPr>
      </w:pPr>
      <w:r w:rsidRPr="19659DE0">
        <w:rPr>
          <w:lang w:val="en-US"/>
        </w:rPr>
        <w:t>Ingest as new content</w:t>
      </w:r>
    </w:p>
    <w:p w:rsidR="2E5AD234" w:rsidP="19659DE0" w:rsidRDefault="2E5AD234" w14:paraId="67EB6C01" w14:textId="3D8E0BD1">
      <w:pPr>
        <w:rPr>
          <w:lang w:val="en-US"/>
        </w:rPr>
      </w:pPr>
      <w:r w:rsidRPr="19659DE0">
        <w:rPr>
          <w:lang w:val="en-US"/>
        </w:rPr>
        <w:t xml:space="preserve">Clarification: Content received through the SFTP automated feed </w:t>
      </w:r>
      <w:r w:rsidRPr="19659DE0" w:rsidR="53848695">
        <w:rPr>
          <w:lang w:val="en-US"/>
        </w:rPr>
        <w:t xml:space="preserve">will </w:t>
      </w:r>
      <w:r w:rsidRPr="19659DE0">
        <w:rPr>
          <w:lang w:val="en-US"/>
        </w:rPr>
        <w:t xml:space="preserve">NOT go to the Publisher Submissions Portal. This means that a publisher logging into the Publisher Submissions Portal would not see this content </w:t>
      </w:r>
      <w:r w:rsidRPr="19659DE0" w:rsidR="41D5713A">
        <w:rPr>
          <w:lang w:val="en-US"/>
        </w:rPr>
        <w:t>in the</w:t>
      </w:r>
    </w:p>
    <w:p w:rsidR="4C1FE03E" w:rsidP="19659DE0" w:rsidRDefault="560DF374" w14:paraId="294FA30F" w14:textId="0F3E086C">
      <w:pPr>
        <w:rPr>
          <w:ins w:author="Joshua Routh" w:date="2026-01-20T10:44:00Z" w16du:dateUtc="2026-01-20T10:44:57Z" w:id="1109"/>
          <w:lang w:val="en-US"/>
        </w:rPr>
      </w:pPr>
      <w:r w:rsidRPr="477C5BEC">
        <w:rPr>
          <w:lang w:val="en-US"/>
        </w:rPr>
        <w:t>Example data needed: MARC21 file corresponding to multiple content files, in the exact folder structure we require for SFTP delivery.</w:t>
      </w:r>
    </w:p>
    <w:p w:rsidR="477C5BEC" w:rsidP="477C5BEC" w:rsidRDefault="477C5BEC" w14:paraId="468F5687" w14:textId="12E940A9">
      <w:pPr>
        <w:rPr>
          <w:ins w:author="Joshua Routh" w:date="2026-01-20T10:44:00Z" w16du:dateUtc="2026-01-20T10:44:58Z" w:id="1110"/>
          <w:lang w:val="en-US"/>
        </w:rPr>
      </w:pPr>
    </w:p>
    <w:p w:rsidR="01CCCDAC" w:rsidP="477C5BEC" w:rsidRDefault="01CCCDAC" w14:paraId="35617CF0" w14:textId="23395CB6">
      <w:pPr>
        <w:rPr>
          <w:ins w:author="Joshua Routh" w:date="2026-01-20T10:45:00Z" w16du:dateUtc="2026-01-20T10:45:07Z" w:id="1111"/>
          <w:lang w:val="en-US"/>
        </w:rPr>
      </w:pPr>
      <w:ins w:author="Joshua Routh" w:date="2026-01-20T10:44:00Z" w16du:dateUtc="2026-01-20T10:44:59Z" w:id="1112">
        <w:r w:rsidRPr="477C5BEC">
          <w:rPr>
            <w:lang w:val="en-US"/>
          </w:rPr>
          <w:t xml:space="preserve">Downstream </w:t>
        </w:r>
      </w:ins>
      <w:ins w:author="Joshua Routh" w:date="2026-01-20T10:45:00Z" w16du:dateUtc="2026-01-20T10:45:01Z" w:id="1113">
        <w:r w:rsidRPr="477C5BEC">
          <w:rPr>
            <w:lang w:val="en-US"/>
          </w:rPr>
          <w:t>content delivery</w:t>
        </w:r>
      </w:ins>
    </w:p>
    <w:p w:rsidR="01CCCDAC" w:rsidRDefault="01CCCDAC" w14:paraId="62FF41B1" w14:textId="22C7DE0B">
      <w:pPr>
        <w:pStyle w:val="ListParagraph"/>
        <w:numPr>
          <w:ilvl w:val="0"/>
          <w:numId w:val="1"/>
        </w:numPr>
        <w:rPr>
          <w:ins w:author="Joshua Routh" w:date="2026-01-20T10:45:00Z" w16du:dateUtc="2026-01-20T10:45:21Z" w:id="1114"/>
          <w:lang w:val="en-US"/>
        </w:rPr>
        <w:pPrChange w:author="Joshua Routh" w:date="2026-01-20T10:45:00Z" w:id="1115">
          <w:pPr/>
        </w:pPrChange>
      </w:pPr>
      <w:ins w:author="Joshua Routh" w:date="2026-01-20T10:45:00Z" w16du:dateUtc="2026-01-20T10:45:20Z" w:id="1116">
        <w:r w:rsidRPr="477C5BEC">
          <w:rPr>
            <w:lang w:val="en-US"/>
          </w:rPr>
          <w:t>All content received by HighWire will be send to an agreed SFTP location owned by the LDLs</w:t>
        </w:r>
      </w:ins>
    </w:p>
    <w:p w:rsidR="01CCCDAC" w:rsidRDefault="01CCCDAC" w14:paraId="0CD82EFA" w14:textId="3184D783">
      <w:pPr>
        <w:pStyle w:val="ListParagraph"/>
        <w:numPr>
          <w:ilvl w:val="0"/>
          <w:numId w:val="1"/>
        </w:numPr>
        <w:rPr>
          <w:lang w:val="en-US"/>
        </w:rPr>
        <w:pPrChange w:author="Joshua Routh" w:date="2026-01-20T10:45:00Z" w:id="1117">
          <w:pPr/>
        </w:pPrChange>
      </w:pPr>
      <w:ins w:author="Joshua Routh" w:date="2026-01-20T10:45:00Z" w16du:dateUtc="2026-01-20T10:45:59Z" w:id="1118">
        <w:r w:rsidRPr="477C5BEC">
          <w:rPr>
            <w:lang w:val="en-US"/>
          </w:rPr>
          <w:t>The packages sent will include the source metadata (including HWCID), content files and supplementar</w:t>
        </w:r>
      </w:ins>
      <w:ins w:author="Joshua Routh" w:date="2026-01-20T10:46:00Z" w16du:dateUtc="2026-01-20T10:46:01Z" w:id="1119">
        <w:r w:rsidRPr="477C5BEC">
          <w:rPr>
            <w:lang w:val="en-US"/>
          </w:rPr>
          <w:t>y files</w:t>
        </w:r>
      </w:ins>
    </w:p>
    <w:p w:rsidR="19659DE0" w:rsidP="19659DE0" w:rsidRDefault="19659DE0" w14:paraId="5AE8C93D" w14:textId="4A25B254">
      <w:pPr>
        <w:rPr>
          <w:lang w:val="en-US"/>
        </w:rPr>
      </w:pPr>
    </w:p>
    <w:p w:rsidR="19659DE0" w:rsidP="19659DE0" w:rsidRDefault="19659DE0" w14:paraId="7C847A9F" w14:textId="1632D9F8">
      <w:pPr>
        <w:rPr>
          <w:lang w:val="en-US"/>
        </w:rPr>
      </w:pPr>
    </w:p>
    <w:p w:rsidR="4FEC9347" w:rsidP="19659DE0" w:rsidRDefault="132889B1" w14:paraId="322F8868" w14:textId="1F678647">
      <w:pPr>
        <w:rPr>
          <w:rFonts w:ascii="Calibri" w:hAnsi="Calibri" w:eastAsia="Calibri" w:cs="Calibri"/>
          <w:color w:val="2F5496"/>
          <w:sz w:val="26"/>
          <w:szCs w:val="26"/>
          <w:lang w:val="en-US"/>
        </w:rPr>
      </w:pPr>
      <w:r w:rsidRPr="0D9520A5">
        <w:rPr>
          <w:rFonts w:ascii="Calibri" w:hAnsi="Calibri" w:eastAsia="Calibri" w:cs="Calibri"/>
          <w:color w:val="2F5496"/>
          <w:sz w:val="26"/>
          <w:szCs w:val="26"/>
          <w:lang w:val="en-US"/>
        </w:rPr>
        <w:t xml:space="preserve">List of </w:t>
      </w:r>
      <w:commentRangeStart w:id="1120"/>
      <w:commentRangeStart w:id="1121"/>
      <w:commentRangeStart w:id="1122"/>
      <w:commentRangeStart w:id="1123"/>
      <w:r w:rsidRPr="0D9520A5">
        <w:rPr>
          <w:rFonts w:ascii="Calibri" w:hAnsi="Calibri" w:eastAsia="Calibri" w:cs="Calibri"/>
          <w:color w:val="2F5496"/>
          <w:sz w:val="26"/>
          <w:szCs w:val="26"/>
          <w:lang w:val="en-US"/>
        </w:rPr>
        <w:t>author roles</w:t>
      </w:r>
      <w:commentRangeEnd w:id="1120"/>
      <w:r w:rsidR="228B1157">
        <w:rPr>
          <w:rStyle w:val="CommentReference"/>
          <w:rFonts w:ascii="Calibri" w:hAnsi="Calibri" w:eastAsia="Calibri" w:cs="Calibri"/>
          <w:color w:val="2F5496"/>
          <w:sz w:val="26"/>
          <w:szCs w:val="26"/>
          <w:lang w:val="en-US"/>
        </w:rPr>
        <w:commentReference w:id="1120"/>
      </w:r>
      <w:commentRangeEnd w:id="1121"/>
      <w:r>
        <w:rPr>
          <w:rStyle w:val="CommentReference"/>
        </w:rPr>
        <w:commentReference w:id="1121"/>
      </w:r>
      <w:commentRangeEnd w:id="1122"/>
      <w:r>
        <w:rPr>
          <w:rStyle w:val="CommentReference"/>
        </w:rPr>
        <w:commentReference w:id="1122"/>
      </w:r>
      <w:commentRangeEnd w:id="1123"/>
      <w:r>
        <w:rPr>
          <w:rStyle w:val="CommentReference"/>
        </w:rPr>
        <w:commentReference w:id="1123"/>
      </w:r>
    </w:p>
    <w:p w:rsidR="20A96597" w:rsidP="19659DE0" w:rsidRDefault="20A96597" w14:paraId="54FE7140" w14:textId="6EC01177">
      <w:pPr>
        <w:rPr>
          <w:lang w:val="en-US"/>
        </w:rPr>
      </w:pPr>
      <w:r w:rsidRPr="19659DE0">
        <w:rPr>
          <w:lang w:val="en-US"/>
        </w:rPr>
        <w:t>Each author contributor will have the optional value of a role, based on the following single-selection options: Author, Artist, Cartographer, Compiler, Composer, Photographer</w:t>
      </w:r>
      <w:r w:rsidRPr="19659DE0" w:rsidR="3E44F0EE">
        <w:rPr>
          <w:lang w:val="en-US"/>
        </w:rPr>
        <w:t>, Arranger of music, Editor, Illustrator, Issuing body, Lyricist, Translator</w:t>
      </w:r>
    </w:p>
    <w:p w:rsidR="19659DE0" w:rsidP="19659DE0" w:rsidRDefault="19659DE0" w14:paraId="4BB930DC" w14:textId="7806EB4A">
      <w:pPr>
        <w:rPr>
          <w:lang w:val="en-US"/>
        </w:rPr>
      </w:pPr>
    </w:p>
    <w:p w:rsidR="19659DE0" w:rsidP="19659DE0" w:rsidRDefault="19659DE0" w14:paraId="3B535223" w14:textId="7995590E">
      <w:pPr>
        <w:rPr>
          <w:lang w:val="en-US"/>
        </w:rPr>
      </w:pPr>
    </w:p>
    <w:sectPr w:rsidR="19659DE0">
      <w:headerReference w:type="default" r:id="rId30"/>
      <w:footerReference w:type="default" r:id="rId31"/>
      <w:headerReference w:type="first" r:id="rId32"/>
      <w:footerReference w:type="first" r:id="rId33"/>
      <w:pgSz w:w="11906" w:h="16838" w:orient="portrait"/>
      <w:pgMar w:top="1702" w:right="1196" w:bottom="1440" w:left="1440" w:header="708" w:footer="708"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WS" w:author="Whibley, Simon" w:date="2026-01-06T07:43:00Z" w:id="20">
    <w:p w:rsidR="00234C92" w:rsidRDefault="00234C92" w14:paraId="219E4163" w14:textId="4CFEEDC2">
      <w:pPr>
        <w:pStyle w:val="CommentText"/>
      </w:pPr>
      <w:r>
        <w:rPr>
          <w:rStyle w:val="CommentReference"/>
        </w:rPr>
        <w:annotationRef/>
      </w:r>
      <w:r w:rsidRPr="3A603F5F">
        <w:t>Could the document have section numbering please, it would make it much easier both to read, navigate and reference other sections in comments (?)</w:t>
      </w:r>
    </w:p>
  </w:comment>
  <w:comment w:initials="LA" w:author="Arnold-Stratford, Linda" w:date="2026-01-08T14:25:00Z" w:id="21">
    <w:p w:rsidR="0002338C" w:rsidP="0002338C" w:rsidRDefault="0002338C" w14:paraId="5277BE4A" w14:textId="77777777">
      <w:pPr>
        <w:pStyle w:val="CommentText"/>
      </w:pPr>
      <w:r>
        <w:rPr>
          <w:rStyle w:val="CommentReference"/>
        </w:rPr>
        <w:annotationRef/>
      </w:r>
      <w:r>
        <w:t>For Josh</w:t>
      </w:r>
    </w:p>
  </w:comment>
  <w:comment w:initials="JR" w:author="Joshua Routh" w:date="2026-01-20T11:28:00Z" w:id="22">
    <w:p w:rsidR="00145636" w:rsidRDefault="00145636" w14:paraId="1F8DC19E" w14:textId="3ED371D5">
      <w:pPr>
        <w:pStyle w:val="CommentText"/>
      </w:pPr>
      <w:r>
        <w:rPr>
          <w:rStyle w:val="CommentReference"/>
        </w:rPr>
        <w:annotationRef/>
      </w:r>
      <w:r w:rsidRPr="6F6CBF35">
        <w:t>I haven't found a neat way of doing this yet, apologies, still looking</w:t>
      </w:r>
    </w:p>
  </w:comment>
  <w:comment w:initials="CP" w:author="Cunnea, Paul" w:date="2026-01-07T17:11:00Z" w:id="26">
    <w:p w:rsidR="00AC217D" w:rsidRDefault="00AC217D" w14:paraId="14864026" w14:textId="3CC4A8BC">
      <w:pPr>
        <w:pStyle w:val="CommentText"/>
      </w:pPr>
      <w:r>
        <w:rPr>
          <w:rStyle w:val="CommentReference"/>
        </w:rPr>
        <w:annotationRef/>
      </w:r>
      <w:r w:rsidRPr="1A2085AC">
        <w:t>and for it to be managed by LDL staff (submission, management, access)</w:t>
      </w:r>
    </w:p>
  </w:comment>
  <w:comment w:initials="LA" w:author="Arnold-Stratford, Linda" w:date="2026-01-08T14:26:00Z" w:id="27">
    <w:p w:rsidR="00C432F2" w:rsidP="00C432F2" w:rsidRDefault="00C432F2" w14:paraId="3B65CB73" w14:textId="77777777">
      <w:pPr>
        <w:pStyle w:val="CommentText"/>
      </w:pPr>
      <w:r>
        <w:rPr>
          <w:rStyle w:val="CommentReference"/>
        </w:rPr>
        <w:annotationRef/>
      </w:r>
      <w:r>
        <w:t>For Josh</w:t>
      </w:r>
    </w:p>
  </w:comment>
  <w:comment w:initials="LA" w:author="Arnold-Stratford, Linda" w:date="2026-01-05T17:03:00Z" w:id="54">
    <w:p w:rsidR="0020437C" w:rsidP="0020437C" w:rsidRDefault="0020437C" w14:paraId="2A5DE452" w14:textId="77777777">
      <w:pPr>
        <w:pStyle w:val="CommentText"/>
      </w:pPr>
      <w:r>
        <w:rPr>
          <w:rStyle w:val="CommentReference"/>
        </w:rPr>
        <w:annotationRef/>
      </w:r>
      <w:r>
        <w:t>Typo PSP</w:t>
      </w:r>
    </w:p>
  </w:comment>
  <w:comment w:initials="LA" w:author="Arnold-Stratford, Linda" w:date="2026-01-08T14:29:00Z" w:id="55">
    <w:p w:rsidR="009B6DF6" w:rsidP="009B6DF6" w:rsidRDefault="009B6DF6" w14:paraId="37D837E8" w14:textId="77777777">
      <w:pPr>
        <w:pStyle w:val="CommentText"/>
      </w:pPr>
      <w:r>
        <w:rPr>
          <w:rStyle w:val="CommentReference"/>
        </w:rPr>
        <w:annotationRef/>
      </w:r>
      <w:r>
        <w:t>For josh</w:t>
      </w:r>
    </w:p>
  </w:comment>
  <w:comment w:initials="CP" w:author="Cunnea, Paul" w:date="2026-01-07T17:13:00Z" w:id="58">
    <w:p w:rsidR="00AC217D" w:rsidRDefault="00AC217D" w14:paraId="29C7FFFA" w14:textId="117851C5">
      <w:pPr>
        <w:pStyle w:val="CommentText"/>
      </w:pPr>
      <w:r>
        <w:rPr>
          <w:rStyle w:val="CommentReference"/>
        </w:rPr>
        <w:annotationRef/>
      </w:r>
      <w:r w:rsidRPr="6A05B360">
        <w:t>'Alma-Primo' (as the example)</w:t>
      </w:r>
    </w:p>
  </w:comment>
  <w:comment w:initials="LA" w:author="Arnold-Stratford, Linda" w:date="2026-01-08T14:30:00Z" w:id="59">
    <w:p w:rsidR="009B6DF6" w:rsidP="009B6DF6" w:rsidRDefault="009B6DF6" w14:paraId="7AB10C15" w14:textId="77777777">
      <w:pPr>
        <w:pStyle w:val="CommentText"/>
      </w:pPr>
      <w:r>
        <w:rPr>
          <w:rStyle w:val="CommentReference"/>
        </w:rPr>
        <w:annotationRef/>
      </w:r>
      <w:r>
        <w:t>For Josh</w:t>
      </w:r>
    </w:p>
  </w:comment>
  <w:comment w:initials="CP" w:author="Cunnea, Paul" w:date="2026-01-07T17:14:00Z" w:id="69">
    <w:p w:rsidR="00AC217D" w:rsidRDefault="00AC217D" w14:paraId="79F0C062" w14:textId="07EAB2C8">
      <w:pPr>
        <w:pStyle w:val="CommentText"/>
      </w:pPr>
      <w:r>
        <w:rPr>
          <w:rStyle w:val="CommentReference"/>
        </w:rPr>
        <w:annotationRef/>
      </w:r>
      <w:r w:rsidRPr="173A8E1B">
        <w:t>Add: LDLs will have the option to deposit content on behalf of publishers, specifically when acting as an intermediary</w:t>
      </w:r>
    </w:p>
  </w:comment>
  <w:comment w:initials="LA" w:author="Arnold-Stratford, Linda" w:date="2026-01-08T14:30:00Z" w:id="70">
    <w:p w:rsidR="007B21D1" w:rsidP="007B21D1" w:rsidRDefault="007B21D1" w14:paraId="0EB516EB" w14:textId="77777777">
      <w:pPr>
        <w:pStyle w:val="CommentText"/>
      </w:pPr>
      <w:r>
        <w:rPr>
          <w:rStyle w:val="CommentReference"/>
        </w:rPr>
        <w:annotationRef/>
      </w:r>
      <w:r>
        <w:t>For Josh- Needs to be spelled out in this section</w:t>
      </w:r>
    </w:p>
  </w:comment>
  <w:comment w:initials="LA" w:author="Arnold-Stratford, Linda" w:date="2026-01-05T17:11:00Z" w:id="73">
    <w:p w:rsidR="00CE23D0" w:rsidP="00CE23D0" w:rsidRDefault="00CC7767" w14:paraId="7CDF1F51" w14:textId="77777777">
      <w:pPr>
        <w:pStyle w:val="CommentText"/>
      </w:pPr>
      <w:r>
        <w:rPr>
          <w:rStyle w:val="CommentReference"/>
        </w:rPr>
        <w:annotationRef/>
      </w:r>
      <w:r w:rsidR="00CE23D0">
        <w:rPr>
          <w:lang w:val="en-US"/>
        </w:rPr>
        <w:t>For clarity: Publishers need approval for registration the first time and then need to login and confirm identity each future login. Also clarity that publishers need content approved before it is passed to Atom store unless they are a “trusted publisher”</w:t>
      </w:r>
    </w:p>
  </w:comment>
  <w:comment w:initials="LA" w:author="Arnold-Stratford, Linda" w:date="2026-01-08T14:35:00Z" w:id="74">
    <w:p w:rsidR="00CE23D0" w:rsidP="00CE23D0" w:rsidRDefault="00CE23D0" w14:paraId="42F13BCB" w14:textId="77777777">
      <w:pPr>
        <w:pStyle w:val="CommentText"/>
      </w:pPr>
      <w:r>
        <w:rPr>
          <w:rStyle w:val="CommentReference"/>
        </w:rPr>
        <w:annotationRef/>
      </w:r>
      <w:r>
        <w:t>For Josh</w:t>
      </w:r>
    </w:p>
  </w:comment>
  <w:comment w:initials="JR" w:author="Joshua Routh" w:date="2026-01-14T13:52:00Z" w:id="75">
    <w:p w:rsidR="009D0DEB" w:rsidRDefault="009D0DEB" w14:paraId="61BD92F2" w14:textId="3EC9DFD7">
      <w:pPr>
        <w:pStyle w:val="CommentText"/>
      </w:pPr>
      <w:r>
        <w:rPr>
          <w:rStyle w:val="CommentReference"/>
        </w:rPr>
        <w:annotationRef/>
      </w:r>
      <w:r w:rsidRPr="031BE8E0">
        <w:t>This detail is all included in detail in the Submissions Portal section, so I suggest we don't elaborate in this summary section</w:t>
      </w:r>
    </w:p>
  </w:comment>
  <w:comment w:initials="CP" w:author="Cunnea, Paul" w:date="2026-01-07T17:18:00Z" w:id="76">
    <w:p w:rsidR="00AC217D" w:rsidRDefault="00AC217D" w14:paraId="2F6E08AA" w14:textId="3EC3D9A3">
      <w:pPr>
        <w:pStyle w:val="CommentText"/>
      </w:pPr>
      <w:r>
        <w:rPr>
          <w:rStyle w:val="CommentReference"/>
        </w:rPr>
        <w:annotationRef/>
      </w:r>
      <w:r w:rsidRPr="4F879D56">
        <w:t>Add - at a future phase, there will be capacity to ingest pre-2023 content/data at scale. Unless this is still be agreed. Similarly for other ingest streams, specifically Portico</w:t>
      </w:r>
    </w:p>
  </w:comment>
  <w:comment w:initials="LA" w:author="Arnold-Stratford, Linda" w:date="2026-01-08T14:35:00Z" w:id="77">
    <w:p w:rsidR="00CE23D0" w:rsidP="00CE23D0" w:rsidRDefault="00CE23D0" w14:paraId="27799A2D" w14:textId="77777777">
      <w:pPr>
        <w:pStyle w:val="CommentText"/>
      </w:pPr>
      <w:r>
        <w:rPr>
          <w:rStyle w:val="CommentReference"/>
        </w:rPr>
        <w:annotationRef/>
      </w:r>
      <w:r>
        <w:t>Agree- For Josh</w:t>
      </w:r>
    </w:p>
  </w:comment>
  <w:comment w:initials="CP" w:author="Cunnea, Paul" w:date="2026-01-07T17:22:00Z" w:id="78">
    <w:p w:rsidR="00AC217D" w:rsidRDefault="00AC217D" w14:paraId="239AC5A2" w14:textId="773B6B7B">
      <w:pPr>
        <w:pStyle w:val="CommentText"/>
      </w:pPr>
      <w:r>
        <w:rPr>
          <w:rStyle w:val="CommentReference"/>
        </w:rPr>
        <w:annotationRef/>
      </w:r>
      <w:r w:rsidRPr="1079C12E">
        <w:t>At some point confirm what standards are being met in these areas</w:t>
      </w:r>
    </w:p>
  </w:comment>
  <w:comment w:initials="LA" w:author="Arnold-Stratford, Linda" w:date="2026-01-08T14:36:00Z" w:id="79">
    <w:p w:rsidR="00CE23D0" w:rsidP="00CE23D0" w:rsidRDefault="00CE23D0" w14:paraId="3B9B52C4" w14:textId="77777777">
      <w:pPr>
        <w:pStyle w:val="CommentText"/>
      </w:pPr>
      <w:r>
        <w:rPr>
          <w:rStyle w:val="CommentReference"/>
        </w:rPr>
        <w:annotationRef/>
      </w:r>
      <w:r>
        <w:t>Check with Josh whether we should spell this out here.</w:t>
      </w:r>
    </w:p>
  </w:comment>
  <w:comment w:initials="JR" w:author="Joshua Routh" w:date="2026-01-14T13:54:00Z" w:id="80">
    <w:p w:rsidR="009D0DEB" w:rsidRDefault="009D0DEB" w14:paraId="775D37FF" w14:textId="7F13EB84">
      <w:pPr>
        <w:pStyle w:val="CommentText"/>
      </w:pPr>
      <w:r>
        <w:rPr>
          <w:rStyle w:val="CommentReference"/>
        </w:rPr>
        <w:annotationRef/>
      </w:r>
      <w:r w:rsidRPr="12A3090F">
        <w:t>I've added a reference to the section this detail is included in</w:t>
      </w:r>
    </w:p>
  </w:comment>
  <w:comment w:initials="LA" w:author="Arnold-Stratford, Linda" w:date="2026-01-05T17:15:00Z" w:id="84">
    <w:p w:rsidR="007A7631" w:rsidP="007A7631" w:rsidRDefault="007A7631" w14:paraId="6FC0822B" w14:textId="0B89D15B">
      <w:pPr>
        <w:pStyle w:val="CommentText"/>
      </w:pPr>
      <w:r>
        <w:rPr>
          <w:rStyle w:val="CommentReference"/>
        </w:rPr>
        <w:annotationRef/>
      </w:r>
      <w:r>
        <w:t>Content includes metadata need to be explicit about that</w:t>
      </w:r>
    </w:p>
  </w:comment>
  <w:comment w:initials="CP" w:author="Cunnea, Paul" w:date="2026-01-07T17:20:00Z" w:id="85">
    <w:p w:rsidR="00AC217D" w:rsidRDefault="00AC217D" w14:paraId="3A8CFDF6" w14:textId="604CA23B">
      <w:pPr>
        <w:pStyle w:val="CommentText"/>
      </w:pPr>
      <w:r>
        <w:rPr>
          <w:rStyle w:val="CommentReference"/>
        </w:rPr>
        <w:annotationRef/>
      </w:r>
      <w:r w:rsidRPr="7DFAF26F">
        <w:t>Also needs to cover export of content/metadata for long-term digital preservation - more comments below. Could be the same process, but not necessarily</w:t>
      </w:r>
    </w:p>
  </w:comment>
  <w:comment w:initials="LA" w:author="Arnold-Stratford, Linda" w:date="2026-01-08T14:36:00Z" w:id="86">
    <w:p w:rsidR="00CE23D0" w:rsidP="00CE23D0" w:rsidRDefault="00CE23D0" w14:paraId="52AFA746" w14:textId="77777777">
      <w:pPr>
        <w:pStyle w:val="CommentText"/>
      </w:pPr>
      <w:r>
        <w:rPr>
          <w:rStyle w:val="CommentReference"/>
        </w:rPr>
        <w:annotationRef/>
      </w:r>
      <w:r>
        <w:t>For Josh</w:t>
      </w:r>
    </w:p>
  </w:comment>
  <w:comment w:initials="JR" w:author="Joshua Routh" w:date="2026-01-14T13:56:00Z" w:id="87">
    <w:p w:rsidR="009D0DEB" w:rsidRDefault="009D0DEB" w14:paraId="355E085C" w14:textId="70B6D137">
      <w:pPr>
        <w:pStyle w:val="CommentText"/>
      </w:pPr>
      <w:r>
        <w:rPr>
          <w:rStyle w:val="CommentReference"/>
        </w:rPr>
        <w:annotationRef/>
      </w:r>
      <w:r w:rsidRPr="2754CFC7">
        <w:t>I've added reference to metadata export. The content export function is detailed in the sections below so I suggest is not needed in more detail here</w:t>
      </w:r>
    </w:p>
  </w:comment>
  <w:comment w:initials="WI" w:author="Walker, Ian" w:date="2026-01-05T14:07:00Z" w:id="120">
    <w:p w:rsidR="00333524" w:rsidRDefault="00234C92" w14:paraId="1E85565B" w14:textId="4E00B6A5">
      <w:pPr>
        <w:pStyle w:val="CommentText"/>
      </w:pPr>
      <w:r>
        <w:rPr>
          <w:rStyle w:val="CommentReference"/>
        </w:rPr>
        <w:annotationRef/>
      </w:r>
      <w:r w:rsidRPr="535CF918">
        <w:t xml:space="preserve">Comment from Ian Cooke: What part of the diagram shows export of content &amp; metadata (as SIPs? - not sure if this is a requirement) - I can see metadata export on far right </w:t>
      </w:r>
    </w:p>
  </w:comment>
  <w:comment w:initials="WI" w:author="Walker, Ian" w:date="2026-01-05T14:08:00Z" w:id="121">
    <w:p w:rsidR="00333524" w:rsidRDefault="00234C92" w14:paraId="1F5B3EF1" w14:textId="4CF33AA2">
      <w:pPr>
        <w:pStyle w:val="CommentText"/>
      </w:pPr>
      <w:r>
        <w:rPr>
          <w:rStyle w:val="CommentReference"/>
        </w:rPr>
        <w:annotationRef/>
      </w:r>
      <w:r w:rsidRPr="3EE1BDD7">
        <w:t>Comment from Ian Cooke: Additional question: is there any process for success/ error reporting in BL submission of content and metadata?</w:t>
      </w:r>
    </w:p>
  </w:comment>
  <w:comment w:initials="LA" w:author="Arnold-Stratford, Linda" w:date="2026-01-06T10:17:00Z" w:id="122">
    <w:p w:rsidR="007B2657" w:rsidP="007B2657" w:rsidRDefault="007B2657" w14:paraId="2A905D85" w14:textId="77777777">
      <w:pPr>
        <w:pStyle w:val="CommentText"/>
      </w:pPr>
      <w:r>
        <w:rPr>
          <w:rStyle w:val="CommentReference"/>
        </w:rPr>
        <w:annotationRef/>
      </w:r>
      <w:r>
        <w:t xml:space="preserve">We haven’t defined what we want and how we want it presented- we were waiting for preservation discusssion- LDLs need to work collectively to establish what we need and inform Highwire. </w:t>
      </w:r>
    </w:p>
  </w:comment>
  <w:comment w:initials="LA" w:author="Arnold-Stratford, Linda" w:date="2026-01-08T14:38:00Z" w:id="123">
    <w:p w:rsidR="0067274B" w:rsidP="0067274B" w:rsidRDefault="0067274B" w14:paraId="181DA780" w14:textId="77777777">
      <w:pPr>
        <w:pStyle w:val="CommentText"/>
      </w:pPr>
      <w:r>
        <w:rPr>
          <w:rStyle w:val="CommentReference"/>
        </w:rPr>
        <w:annotationRef/>
      </w:r>
      <w:r>
        <w:t>Check with Josh when he will need definitive answers about this</w:t>
      </w:r>
    </w:p>
  </w:comment>
  <w:comment w:initials="JR" w:author="Joshua Routh" w:date="2026-01-14T14:55:00Z" w:id="124">
    <w:p w:rsidR="009D0DEB" w:rsidRDefault="009D0DEB" w14:paraId="0FF4B534" w14:textId="11647C75">
      <w:pPr>
        <w:pStyle w:val="CommentText"/>
      </w:pPr>
      <w:r>
        <w:rPr>
          <w:rStyle w:val="CommentReference"/>
        </w:rPr>
        <w:annotationRef/>
      </w:r>
      <w:r w:rsidRPr="54CE528F">
        <w:t>Export: There is a 'metadata export' feature in the submissions panel on the left. The 'Content display' section also defines that both metadata and content can be exported. SIP has not been requested for inclusion in scope.</w:t>
      </w:r>
    </w:p>
    <w:p w:rsidR="009D0DEB" w:rsidRDefault="009D0DEB" w14:paraId="578753EE" w14:textId="7385B6DC">
      <w:pPr>
        <w:pStyle w:val="CommentText"/>
      </w:pPr>
    </w:p>
    <w:p w:rsidR="009D0DEB" w:rsidRDefault="009D0DEB" w14:paraId="43E70D9C" w14:textId="2C881AC3">
      <w:pPr>
        <w:pStyle w:val="CommentText"/>
      </w:pPr>
      <w:r w:rsidRPr="0C8347D5">
        <w:t>Error reporting: Yes, in the section Appendix/Automated feed (SFTP) it defines 'If invalid, rejection message sent to the LDLs '</w:t>
      </w:r>
    </w:p>
    <w:p w:rsidR="009D0DEB" w:rsidRDefault="009D0DEB" w14:paraId="04A9345D" w14:textId="504B49F7">
      <w:pPr>
        <w:pStyle w:val="CommentText"/>
      </w:pPr>
    </w:p>
    <w:p w:rsidR="009D0DEB" w:rsidRDefault="009D0DEB" w14:paraId="24ED7FC1" w14:textId="57FB03CF">
      <w:pPr>
        <w:pStyle w:val="CommentText"/>
      </w:pPr>
      <w:r w:rsidRPr="738B7D0E">
        <w:t>We don't need any further definition about the format of the downstream deposits (on the far right of the diagram) unless there is a change to what we have already defined here.</w:t>
      </w:r>
    </w:p>
  </w:comment>
  <w:comment w:initials="AL" w:author="Arnold-Stratford, Linda" w:date="1900-01-01T00:00:00Z" w:id="125">
    <w:p w:rsidR="00592806" w:rsidRDefault="00592806" w14:paraId="6E5E427D" w14:textId="689813F0">
      <w:pPr>
        <w:pStyle w:val="CommentText"/>
      </w:pPr>
      <w:r>
        <w:rPr>
          <w:rStyle w:val="CommentReference"/>
        </w:rPr>
        <w:annotationRef/>
      </w:r>
      <w:r w:rsidRPr="6BED2A6D">
        <w:rPr>
          <w:highlight w:val="yellow"/>
        </w:rPr>
        <w:t>@Josh If we need SIPs does this need changing? Will try and get clarification ASAP. If content not delivered as SIPS how will it be delivered.</w:t>
      </w:r>
    </w:p>
  </w:comment>
  <w:comment w:initials="JR" w:author="Joshua Routh" w:date="2026-01-27T10:07:00Z" w:id="126">
    <w:p w:rsidR="00592806" w:rsidRDefault="00592806" w14:paraId="32CC73EC" w14:textId="3E80C4C2">
      <w:pPr>
        <w:pStyle w:val="CommentText"/>
      </w:pPr>
      <w:r>
        <w:rPr>
          <w:rStyle w:val="CommentReference"/>
        </w:rPr>
        <w:annotationRef/>
      </w:r>
      <w:r w:rsidRPr="643E41AC">
        <w:t>Hi. Yes, if there is a requirement for HighWire to create SIPs then this diagram and specification will need to be updated. This was not requested in the workshops. We can create SIPS, but the mandate in the workshops was to simply deliver the content 'as is' - ie the content file and metadata files, without any transformation or re-packaging, until the requirements for Downstream are understood as part of a later phase. Please confirm</w:t>
      </w:r>
    </w:p>
  </w:comment>
  <w:comment w:initials="JR" w:author="Joshua Routh" w:date="2026-01-27T14:23:00Z" w:id="127">
    <w:p w:rsidR="009D24F8" w:rsidRDefault="009D24F8" w14:paraId="29F37DCF" w14:textId="5364A0AB">
      <w:pPr>
        <w:pStyle w:val="CommentText"/>
      </w:pPr>
      <w:r>
        <w:rPr>
          <w:rStyle w:val="CommentReference"/>
        </w:rPr>
        <w:annotationRef/>
      </w:r>
      <w:r w:rsidRPr="03ED9CA9">
        <w:t>Meeting note: The items needing to be delivered to the SFTP are the content file, the metadata, supplementary material, and the audit trail of changes made.</w:t>
      </w:r>
    </w:p>
    <w:p w:rsidR="009D24F8" w:rsidRDefault="009D24F8" w14:paraId="2A93791B" w14:textId="1AF9DC7F">
      <w:pPr>
        <w:pStyle w:val="CommentText"/>
      </w:pPr>
      <w:r w:rsidRPr="5C52BB0D">
        <w:t>HW to investigate this requirement. Not needed for day 1 of go-live as digital preservation workstream not live until 2027.</w:t>
      </w:r>
    </w:p>
    <w:p w:rsidR="009D24F8" w:rsidRDefault="009D24F8" w14:paraId="2DE9C4CC" w14:textId="542ED373">
      <w:pPr>
        <w:pStyle w:val="CommentText"/>
      </w:pPr>
      <w:r w:rsidRPr="51BFD265">
        <w:t xml:space="preserve">Action needed to update Primo (discovery layer) and cataloguing system (Alma) </w:t>
      </w:r>
    </w:p>
  </w:comment>
  <w:comment w:initials="LA" w:author="Arnold-Stratford, Linda" w:date="2026-02-03T11:46:00Z" w:id="128">
    <w:p w:rsidR="00B254A7" w:rsidP="00B254A7" w:rsidRDefault="00B254A7" w14:paraId="783F54EF" w14:textId="77777777">
      <w:pPr>
        <w:pStyle w:val="CommentText"/>
      </w:pPr>
      <w:r>
        <w:rPr>
          <w:rStyle w:val="CommentReference"/>
        </w:rPr>
        <w:annotationRef/>
      </w:r>
      <w:r>
        <w:t>Resolve for purposes of this document but we need to ensure we have correct information for HW to build the correct solution will be passed on.</w:t>
      </w:r>
    </w:p>
  </w:comment>
  <w:comment w:initials="WI" w:author="Walker, Ian" w:date="2026-01-06T09:59:00Z" w:id="137">
    <w:p w:rsidR="008B115D" w:rsidRDefault="008B115D" w14:paraId="53515233" w14:textId="25606B33">
      <w:pPr>
        <w:pStyle w:val="CommentText"/>
      </w:pPr>
      <w:r>
        <w:rPr>
          <w:rStyle w:val="CommentReference"/>
        </w:rPr>
        <w:annotationRef/>
      </w:r>
      <w:r w:rsidRPr="28FE7FF6">
        <w:t>Comment from Paul Thurlow: Regarding this box - does this refer to serial rather than just mono content? we cannot guarantee it will be in MARC format (in fact its unlikely to be in MARC at all)- unless we transform it ourselves</w:t>
      </w:r>
    </w:p>
  </w:comment>
  <w:comment w:initials="WI" w:author="Walker, Ian" w:date="2026-01-06T10:05:00Z" w:id="138">
    <w:p w:rsidR="005E1E46" w:rsidRDefault="005E1E46" w14:paraId="682644AE" w14:textId="45AEEA8C">
      <w:pPr>
        <w:pStyle w:val="CommentText"/>
      </w:pPr>
      <w:r>
        <w:rPr>
          <w:rStyle w:val="CommentReference"/>
        </w:rPr>
        <w:annotationRef/>
      </w:r>
      <w:r w:rsidRPr="4C4BA283">
        <w:t xml:space="preserve">Follow up message from Paul : I'm suspecting larger direct publishers will be in some sort of JATs format. We will create whatever for small publishers in the portal itself. However our backfile of smaller publisher data has had some basic XML created via Dathan.  </w:t>
      </w:r>
    </w:p>
  </w:comment>
  <w:comment w:initials="LA" w:author="Arnold-Stratford, Linda" w:date="2026-01-08T14:45:00Z" w:id="139">
    <w:p w:rsidR="00767EB8" w:rsidP="00767EB8" w:rsidRDefault="00767EB8" w14:paraId="3BA5C481" w14:textId="77777777">
      <w:pPr>
        <w:pStyle w:val="CommentText"/>
      </w:pPr>
      <w:r>
        <w:rPr>
          <w:rStyle w:val="CommentReference"/>
        </w:rPr>
        <w:annotationRef/>
      </w:r>
      <w:r>
        <w:t>Get further info on this before meeting with Josh</w:t>
      </w:r>
    </w:p>
  </w:comment>
  <w:comment w:initials="JR" w:author="Joshua Routh" w:date="2026-01-14T14:58:00Z" w:id="140">
    <w:p w:rsidR="009D0DEB" w:rsidRDefault="009D0DEB" w14:paraId="2D5815C4" w14:textId="10E033A6">
      <w:pPr>
        <w:pStyle w:val="CommentText"/>
      </w:pPr>
      <w:r>
        <w:rPr>
          <w:rStyle w:val="CommentReference"/>
        </w:rPr>
        <w:annotationRef/>
      </w:r>
      <w:r w:rsidRPr="30A4339D">
        <w:t>Our understanding of the current requirement is that for all content types, the only metadata accepted is in MARC21 or ONIX. Please let me know if that's not the case.</w:t>
      </w:r>
    </w:p>
    <w:p w:rsidR="009D0DEB" w:rsidRDefault="009D0DEB" w14:paraId="7B8912B7" w14:textId="2890C595">
      <w:pPr>
        <w:pStyle w:val="CommentText"/>
      </w:pPr>
    </w:p>
    <w:p w:rsidR="009D0DEB" w:rsidRDefault="009D0DEB" w14:paraId="76D84C87" w14:textId="7196DAC5">
      <w:pPr>
        <w:pStyle w:val="CommentText"/>
      </w:pPr>
      <w:r w:rsidRPr="69E52EF3">
        <w:t>Side note: Our platform does ingest JATS but it is not understood to be a requirement for this project, so if it is needed further analysis is required.</w:t>
      </w:r>
    </w:p>
  </w:comment>
  <w:comment w:initials="AL" w:author="Arnold-Stratford, Linda" w:date="2026-01-22T15:22:00Z" w:id="141">
    <w:p w:rsidR="00145636" w:rsidRDefault="00145636" w14:paraId="2B30DA2E" w14:textId="408E959F">
      <w:pPr>
        <w:pStyle w:val="CommentText"/>
      </w:pPr>
      <w:r>
        <w:rPr>
          <w:rStyle w:val="CommentReference"/>
        </w:rPr>
        <w:annotationRef/>
      </w:r>
      <w:r w:rsidRPr="3BD076DC">
        <w:t>Not important for this phase. Need to revisit when Serials are considered for ingest e.g from Portico</w:t>
      </w:r>
    </w:p>
  </w:comment>
  <w:comment w:initials="LA" w:author="Arnold-Stratford, Linda" w:date="2026-01-09T10:42:00Z" w:id="142">
    <w:p w:rsidR="0038321B" w:rsidP="0038321B" w:rsidRDefault="0038321B" w14:paraId="76F48786" w14:textId="77777777">
      <w:pPr>
        <w:pStyle w:val="CommentText"/>
      </w:pPr>
      <w:r>
        <w:rPr>
          <w:rStyle w:val="CommentReference"/>
        </w:rPr>
        <w:annotationRef/>
      </w:r>
      <w:r>
        <w:rPr>
          <w:lang w:val="en-US"/>
        </w:rPr>
        <w:t>Perhaps explain why optional? Each content piece must have an HWCID.</w:t>
      </w:r>
    </w:p>
  </w:comment>
  <w:comment w:initials="LA" w:author="Arnold-Stratford, Linda" w:date="2026-01-09T10:42:00Z" w:id="143">
    <w:p w:rsidR="0038321B" w:rsidP="0038321B" w:rsidRDefault="0038321B" w14:paraId="7D06971A" w14:textId="77777777">
      <w:pPr>
        <w:pStyle w:val="CommentText"/>
      </w:pPr>
      <w:r>
        <w:rPr>
          <w:rStyle w:val="CommentReference"/>
        </w:rPr>
        <w:annotationRef/>
      </w:r>
      <w:r>
        <w:t>For Josh</w:t>
      </w:r>
    </w:p>
  </w:comment>
  <w:comment w:initials="WI" w:author="Walker, Ian" w:date="2026-01-05T14:08:00Z" w:id="144">
    <w:p w:rsidR="00B64E48" w:rsidRDefault="00B64E48" w14:paraId="160FACD0" w14:textId="3E1901B2">
      <w:pPr>
        <w:pStyle w:val="CommentText"/>
      </w:pPr>
      <w:r>
        <w:rPr>
          <w:rStyle w:val="CommentReference"/>
        </w:rPr>
        <w:annotationRef/>
      </w:r>
      <w:r w:rsidRPr="36177179">
        <w:t>Comment from Ian Cooke: Question for BL/ LDL side - when are LD access PIDs produced and how will these be associated with HWCIDs?</w:t>
      </w:r>
    </w:p>
  </w:comment>
  <w:comment w:initials="LA" w:author="Arnold-Stratford, Linda" w:date="2026-01-06T10:21:00Z" w:id="145">
    <w:p w:rsidR="00AD0599" w:rsidP="00AD0599" w:rsidRDefault="00AD0599" w14:paraId="58529659" w14:textId="77777777">
      <w:pPr>
        <w:pStyle w:val="CommentText"/>
      </w:pPr>
      <w:r>
        <w:rPr>
          <w:rStyle w:val="CommentReference"/>
        </w:rPr>
        <w:annotationRef/>
      </w:r>
      <w:r>
        <w:t>I think the HW CIDS are the access PIDs too</w:t>
      </w:r>
    </w:p>
  </w:comment>
  <w:comment w:initials="LA" w:author="Arnold-Stratford, Linda" w:date="2026-01-08T14:46:00Z" w:id="146">
    <w:p w:rsidR="00767EB8" w:rsidP="00767EB8" w:rsidRDefault="00767EB8" w14:paraId="3F4B5EAA" w14:textId="77777777">
      <w:pPr>
        <w:pStyle w:val="CommentText"/>
      </w:pPr>
      <w:r>
        <w:rPr>
          <w:rStyle w:val="CommentReference"/>
        </w:rPr>
        <w:annotationRef/>
      </w:r>
      <w:r>
        <w:t>Check with Josh</w:t>
      </w:r>
    </w:p>
  </w:comment>
  <w:comment w:initials="JR" w:author="Joshua Routh" w:date="2026-01-15T09:54:00Z" w:id="147">
    <w:p w:rsidR="009D0DEB" w:rsidRDefault="009D0DEB" w14:paraId="67F3FA6B" w14:textId="6F50AB20">
      <w:pPr>
        <w:pStyle w:val="CommentText"/>
      </w:pPr>
      <w:r>
        <w:rPr>
          <w:rStyle w:val="CommentReference"/>
        </w:rPr>
        <w:annotationRef/>
      </w:r>
      <w:r w:rsidRPr="6E873CF8">
        <w:t xml:space="preserve">There are 2 separate identifiers, listed in the 'Metadata fields' section below. HighWire Submission ID (HWSID) is the submission itself (which I think is what is being referred to as an access PID), as opposed to the content identifier (HWCID). </w:t>
      </w:r>
    </w:p>
    <w:p w:rsidR="009D0DEB" w:rsidRDefault="009D0DEB" w14:paraId="57BC2ECD" w14:textId="573DDD60">
      <w:pPr>
        <w:pStyle w:val="CommentText"/>
      </w:pPr>
    </w:p>
    <w:p w:rsidR="009D0DEB" w:rsidRDefault="009D0DEB" w14:paraId="077E663D" w14:textId="38AC4818">
      <w:pPr>
        <w:pStyle w:val="CommentText"/>
      </w:pPr>
      <w:r w:rsidRPr="71E1D272">
        <w:t>I'll leave this open incase there are further discussions</w:t>
      </w:r>
    </w:p>
  </w:comment>
  <w:comment w:initials="AL" w:author="Arnold-Stratford, Linda" w:date="2026-01-22T15:26:00Z" w:id="148">
    <w:p w:rsidR="00145636" w:rsidRDefault="00145636" w14:paraId="1F64E442" w14:textId="02BF3A41">
      <w:pPr>
        <w:pStyle w:val="CommentText"/>
      </w:pPr>
      <w:r>
        <w:rPr>
          <w:rStyle w:val="CommentReference"/>
        </w:rPr>
        <w:annotationRef/>
      </w:r>
      <w:r w:rsidRPr="678661C5">
        <w:t>I think this can be resolved as it is clear we have unique identifiers for each stage of the process and there is no risk we cannot connect catalogue records (or other records) to the unique ID created by HW</w:t>
      </w:r>
    </w:p>
  </w:comment>
  <w:comment w:initials="WS" w:author="Whibley, Simon" w:date="1900-01-01T00:00:00Z" w:id="149">
    <w:p w:rsidR="00234C92" w:rsidRDefault="00234C92" w14:paraId="02C53D10" w14:textId="1F568FAC">
      <w:pPr>
        <w:pStyle w:val="CommentText"/>
      </w:pPr>
      <w:r>
        <w:rPr>
          <w:rStyle w:val="CommentReference"/>
        </w:rPr>
        <w:annotationRef/>
      </w:r>
      <w:r w:rsidRPr="4F3B0B66">
        <w:t>I think this is the only mention of the content store other than the repetition below in data volumes. Is this the only stored copy of the content and if so, is there confirmation that it will remain unaltered by any processing?</w:t>
      </w:r>
    </w:p>
  </w:comment>
  <w:comment w:initials="LA" w:author="Arnold-Stratford, Linda" w:date="2026-01-08T14:46:00Z" w:id="150">
    <w:p w:rsidR="00767EB8" w:rsidP="00767EB8" w:rsidRDefault="00767EB8" w14:paraId="455A5775" w14:textId="77777777">
      <w:pPr>
        <w:pStyle w:val="CommentText"/>
      </w:pPr>
      <w:r>
        <w:rPr>
          <w:rStyle w:val="CommentReference"/>
        </w:rPr>
        <w:annotationRef/>
      </w:r>
      <w:r>
        <w:t>Check with Josh</w:t>
      </w:r>
    </w:p>
  </w:comment>
  <w:comment w:initials="JR" w:author="Joshua Routh" w:date="2026-01-15T11:01:00Z" w:id="151">
    <w:p w:rsidR="009D0DEB" w:rsidRDefault="009D0DEB" w14:paraId="39D366C2" w14:textId="1A11FC68">
      <w:pPr>
        <w:pStyle w:val="CommentText"/>
      </w:pPr>
      <w:r>
        <w:rPr>
          <w:rStyle w:val="CommentReference"/>
        </w:rPr>
        <w:annotationRef/>
      </w:r>
      <w:r w:rsidRPr="322EA0DA">
        <w:t>I've added wording to the 'Data volumes' section addressing these points</w:t>
      </w:r>
    </w:p>
  </w:comment>
  <w:comment w:initials="CP" w:author="Cunnea, Paul" w:date="2026-01-07T17:27:00Z" w:id="152">
    <w:p w:rsidR="00AC217D" w:rsidRDefault="00AC217D" w14:paraId="24C67D3E" w14:textId="4B6033F9">
      <w:pPr>
        <w:pStyle w:val="CommentText"/>
      </w:pPr>
      <w:r>
        <w:rPr>
          <w:rStyle w:val="CommentReference"/>
        </w:rPr>
        <w:annotationRef/>
      </w:r>
      <w:r w:rsidRPr="4CDDC019">
        <w:t>'long-term store to support public access' - clarify distinction between this and LDL long-term storage for digital preservation and content/service restoration</w:t>
      </w:r>
    </w:p>
  </w:comment>
  <w:comment w:initials="LA" w:author="Arnold-Stratford, Linda" w:date="2026-01-08T14:47:00Z" w:id="153">
    <w:p w:rsidR="000348BA" w:rsidP="000348BA" w:rsidRDefault="000348BA" w14:paraId="5A1FE979" w14:textId="77777777">
      <w:pPr>
        <w:pStyle w:val="CommentText"/>
      </w:pPr>
      <w:r>
        <w:rPr>
          <w:rStyle w:val="CommentReference"/>
        </w:rPr>
        <w:annotationRef/>
      </w:r>
      <w:r>
        <w:t>Agree for clarity- For Josh</w:t>
      </w:r>
    </w:p>
  </w:comment>
  <w:comment w:initials="JR" w:author="Joshua Routh" w:date="2026-01-15T11:01:00Z" w:id="154">
    <w:p w:rsidR="009D0DEB" w:rsidRDefault="009D0DEB" w14:paraId="1681AFEF" w14:textId="057E52B2">
      <w:pPr>
        <w:pStyle w:val="CommentText"/>
      </w:pPr>
      <w:r>
        <w:rPr>
          <w:rStyle w:val="CommentReference"/>
        </w:rPr>
        <w:annotationRef/>
      </w:r>
      <w:r w:rsidRPr="048DBD07">
        <w:t>Agreed and amended</w:t>
      </w:r>
    </w:p>
  </w:comment>
  <w:comment w:initials="WI" w:author="Walker, Ian" w:date="2026-01-05T14:09:00Z" w:id="159">
    <w:p w:rsidR="002371C4" w:rsidRDefault="002371C4" w14:paraId="178F9574" w14:textId="3728F3FC">
      <w:pPr>
        <w:pStyle w:val="CommentText"/>
      </w:pPr>
      <w:r>
        <w:rPr>
          <w:rStyle w:val="CommentReference"/>
        </w:rPr>
        <w:annotationRef/>
      </w:r>
      <w:r w:rsidRPr="112F006C">
        <w:t>Comment from Ian Cooke: Note vol is not in hierarchy - is this OK? Checking that any metadata exported will be compatible with journal management in our systems (can this support claiming - if needed?)</w:t>
      </w:r>
    </w:p>
  </w:comment>
  <w:comment w:initials="LA" w:author="Arnold-Stratford, Linda" w:date="2026-01-06T10:22:00Z" w:id="160">
    <w:p w:rsidR="001D4BCC" w:rsidP="001D4BCC" w:rsidRDefault="001D4BCC" w14:paraId="211CA67E" w14:textId="77777777">
      <w:pPr>
        <w:pStyle w:val="CommentText"/>
      </w:pPr>
      <w:r>
        <w:rPr>
          <w:rStyle w:val="CommentReference"/>
        </w:rPr>
        <w:annotationRef/>
      </w:r>
      <w:r>
        <w:t>Need to check with HW</w:t>
      </w:r>
    </w:p>
  </w:comment>
  <w:comment w:initials="CC" w:author="Caulfield, Claire" w:date="2026-01-06T10:52:00Z" w:id="161">
    <w:p w:rsidR="00EF14DF" w:rsidRDefault="00EF14DF" w14:paraId="01835710" w14:textId="62D11D5C">
      <w:pPr>
        <w:pStyle w:val="CommentText"/>
      </w:pPr>
      <w:r>
        <w:rPr>
          <w:rStyle w:val="CommentReference"/>
        </w:rPr>
        <w:annotationRef/>
      </w:r>
      <w:r w:rsidRPr="159D35C3">
        <w:t xml:space="preserve">We will really need to expose all levels of the hierarchy of a journal to support both discovery and for our own ability to identify and reconcile with our internal inventory/claiming etc processes at the BL. </w:t>
      </w:r>
    </w:p>
  </w:comment>
  <w:comment w:initials="CP" w:author="Cunnea, Paul" w:date="2026-01-07T17:29:00Z" w:id="162">
    <w:p w:rsidR="00AC217D" w:rsidRDefault="00AC217D" w14:paraId="3729BAA0" w14:textId="75D60E69">
      <w:pPr>
        <w:pStyle w:val="CommentText"/>
      </w:pPr>
      <w:r>
        <w:rPr>
          <w:rStyle w:val="CommentReference"/>
        </w:rPr>
        <w:annotationRef/>
      </w:r>
      <w:r w:rsidRPr="1B472272">
        <w:t>My understanding is that this is the content hierarchy for journal content, not the enumeration, which would be included in the metadata</w:t>
      </w:r>
    </w:p>
  </w:comment>
  <w:comment w:initials="LA" w:author="Arnold-Stratford, Linda" w:date="2026-01-08T14:48:00Z" w:id="163">
    <w:p w:rsidR="00714A5A" w:rsidP="00714A5A" w:rsidRDefault="00714A5A" w14:paraId="2AFDCE56" w14:textId="77777777">
      <w:pPr>
        <w:pStyle w:val="CommentText"/>
      </w:pPr>
      <w:r>
        <w:rPr>
          <w:rStyle w:val="CommentReference"/>
        </w:rPr>
        <w:annotationRef/>
      </w:r>
      <w:r>
        <w:t>For Josh need to check</w:t>
      </w:r>
    </w:p>
  </w:comment>
  <w:comment w:initials="JR" w:author="Joshua Routh" w:date="2026-01-15T11:11:00Z" w:id="164">
    <w:p w:rsidR="009D0DEB" w:rsidRDefault="009D0DEB" w14:paraId="5D34F0CA" w14:textId="3BFF7A26">
      <w:pPr>
        <w:pStyle w:val="CommentText"/>
      </w:pPr>
      <w:r>
        <w:rPr>
          <w:rStyle w:val="CommentReference"/>
        </w:rPr>
        <w:annotationRef/>
      </w:r>
      <w:r w:rsidRPr="7266EAF1">
        <w:t>Volume and issue will be supported in the metadata. I think that's a separate question about if it's useful for the user to also have a Volume filter in the search, or a separate UI template for Volumes.</w:t>
      </w:r>
    </w:p>
    <w:p w:rsidR="009D0DEB" w:rsidRDefault="009D0DEB" w14:paraId="3C345C23" w14:textId="37A45FC3">
      <w:pPr>
        <w:pStyle w:val="CommentText"/>
      </w:pPr>
    </w:p>
    <w:p w:rsidR="009D0DEB" w:rsidRDefault="009D0DEB" w14:paraId="0B097885" w14:textId="3CCF492F">
      <w:pPr>
        <w:pStyle w:val="CommentText"/>
      </w:pPr>
      <w:r w:rsidRPr="24DF4C10">
        <w:t>My suggestion, based on what we see elsewhere is that we don't have Volume filters and separate templates. An issue template could be, for example, for 'Volume 14, Issue 10'.</w:t>
      </w:r>
    </w:p>
    <w:p w:rsidR="009D0DEB" w:rsidRDefault="009D0DEB" w14:paraId="2AFD4C17" w14:textId="47B4F37D">
      <w:pPr>
        <w:pStyle w:val="CommentText"/>
      </w:pPr>
    </w:p>
    <w:p w:rsidR="009D0DEB" w:rsidRDefault="009D0DEB" w14:paraId="4F9CA7F4" w14:textId="45FB4032">
      <w:pPr>
        <w:pStyle w:val="CommentText"/>
      </w:pPr>
      <w:r w:rsidRPr="0EF2237A">
        <w:t xml:space="preserve">A user could search for '[journal name] Volume 14' and see all issues in that volume. I'll leave this open to see if this is an ok solution or if changes are needed. </w:t>
      </w:r>
    </w:p>
  </w:comment>
  <w:comment w:initials="AL" w:author="Arnold-Stratford, Linda" w:date="2026-01-22T15:29:00Z" w:id="165">
    <w:p w:rsidR="00145636" w:rsidRDefault="00145636" w14:paraId="58256AF0" w14:textId="32736D1D">
      <w:pPr>
        <w:pStyle w:val="CommentText"/>
      </w:pPr>
      <w:r>
        <w:rPr>
          <w:rStyle w:val="CommentReference"/>
        </w:rPr>
        <w:annotationRef/>
      </w:r>
      <w:r w:rsidRPr="79412E8F">
        <w:t>Completely agree with Josh. I think this was a confusion around left hand filters and metadata completely separate.</w:t>
      </w:r>
    </w:p>
  </w:comment>
  <w:comment w:initials="WI" w:author="Walker, Ian" w:date="2026-01-05T14:09:00Z" w:id="166">
    <w:p w:rsidR="007B0AED" w:rsidRDefault="007B0AED" w14:paraId="350148B9" w14:textId="61FF3E3F">
      <w:pPr>
        <w:pStyle w:val="CommentText"/>
      </w:pPr>
      <w:r>
        <w:rPr>
          <w:rStyle w:val="CommentReference"/>
        </w:rPr>
        <w:annotationRef/>
      </w:r>
      <w:r w:rsidRPr="3E55F3B4">
        <w:t>Comment from Ian Cooke: Loose leaf might need more of a hierarchy (would be useful to check with eg Law librarians). Eg may need Title, Part at least. Would British Standards be held by Standard number?</w:t>
      </w:r>
    </w:p>
  </w:comment>
  <w:comment w:initials="LA" w:author="Arnold-Stratford, Linda" w:date="2026-01-08T14:49:00Z" w:id="167">
    <w:p w:rsidR="004C4F43" w:rsidP="004C4F43" w:rsidRDefault="004C4F43" w14:paraId="062D2EC3" w14:textId="77777777">
      <w:pPr>
        <w:pStyle w:val="CommentText"/>
      </w:pPr>
      <w:r>
        <w:rPr>
          <w:rStyle w:val="CommentReference"/>
        </w:rPr>
        <w:annotationRef/>
      </w:r>
      <w:r>
        <w:t>Check with Josh as this is a later phase.</w:t>
      </w:r>
    </w:p>
  </w:comment>
  <w:comment w:initials="JR" w:author="Joshua Routh" w:date="2026-01-15T11:15:00Z" w:id="168">
    <w:p w:rsidR="009D0DEB" w:rsidRDefault="009D0DEB" w14:paraId="574D4542" w14:textId="332D97C4">
      <w:pPr>
        <w:pStyle w:val="CommentText"/>
      </w:pPr>
      <w:r>
        <w:rPr>
          <w:rStyle w:val="CommentReference"/>
        </w:rPr>
        <w:annotationRef/>
      </w:r>
      <w:r w:rsidRPr="71B7E8A4">
        <w:t>I'll understand this to be part of a later phase unless this becomes a priority.</w:t>
      </w:r>
    </w:p>
  </w:comment>
  <w:comment w:initials="AL" w:author="Arnold-Stratford, Linda" w:date="2026-01-22T15:30:00Z" w:id="169">
    <w:p w:rsidR="00145636" w:rsidRDefault="00145636" w14:paraId="44A5BA89" w14:textId="015CD826">
      <w:pPr>
        <w:pStyle w:val="CommentText"/>
      </w:pPr>
      <w:r>
        <w:rPr>
          <w:rStyle w:val="CommentReference"/>
        </w:rPr>
        <w:annotationRef/>
      </w:r>
      <w:r w:rsidRPr="2CEA475B">
        <w:t>Agree that this is still to be done but not for day 1. further details of Loose Leaf will be gathered at the appropriate time</w:t>
      </w:r>
    </w:p>
  </w:comment>
  <w:comment w:initials="LA" w:author="Arnold-Stratford, Linda" w:date="2026-01-05T17:45:00Z" w:id="173">
    <w:p w:rsidR="00680F2C" w:rsidP="00680F2C" w:rsidRDefault="00680F2C" w14:paraId="614AAD92" w14:textId="2F802586">
      <w:pPr>
        <w:pStyle w:val="CommentText"/>
      </w:pPr>
      <w:r>
        <w:rPr>
          <w:rStyle w:val="CommentReference"/>
        </w:rPr>
        <w:annotationRef/>
      </w:r>
      <w:r>
        <w:t>Are we sure we don’t want our end users to know we have something but its embargoes and the date it may be released. Who can we check this with</w:t>
      </w:r>
    </w:p>
  </w:comment>
  <w:comment w:initials="LA" w:author="Arnold-Stratford, Linda" w:date="2026-01-08T14:50:00Z" w:id="174">
    <w:p w:rsidR="0074390F" w:rsidP="0074390F" w:rsidRDefault="0074390F" w14:paraId="3DAA40A6" w14:textId="77777777">
      <w:pPr>
        <w:pStyle w:val="CommentText"/>
      </w:pPr>
      <w:r>
        <w:rPr>
          <w:rStyle w:val="CommentReference"/>
        </w:rPr>
        <w:annotationRef/>
      </w:r>
      <w:r>
        <w:t>Awaiting response from IC before discussing with Josh</w:t>
      </w:r>
    </w:p>
  </w:comment>
  <w:comment w:initials="JR" w:author="Joshua Routh" w:date="2026-01-15T11:16:00Z" w:id="175">
    <w:p w:rsidR="009D0DEB" w:rsidRDefault="009D0DEB" w14:paraId="63E03640" w14:textId="139E2B7B">
      <w:pPr>
        <w:pStyle w:val="CommentText"/>
      </w:pPr>
      <w:r>
        <w:rPr>
          <w:rStyle w:val="CommentReference"/>
        </w:rPr>
        <w:annotationRef/>
      </w:r>
      <w:r w:rsidRPr="6459CE2D">
        <w:t>I'll wait to confirm, but for what it's worth I've never heard of embargoed content being visible to the public.</w:t>
      </w:r>
    </w:p>
  </w:comment>
  <w:comment w:initials="AL" w:author="Arnold-Stratford, Linda" w:date="1900-01-01T00:00:00Z" w:id="176">
    <w:p w:rsidR="00592806" w:rsidRDefault="00592806" w14:paraId="1B700FF9" w14:textId="57391BCB">
      <w:pPr>
        <w:pStyle w:val="CommentText"/>
      </w:pPr>
      <w:r>
        <w:rPr>
          <w:rStyle w:val="CommentReference"/>
        </w:rPr>
        <w:annotationRef/>
      </w:r>
      <w:r w:rsidRPr="15D816C9">
        <w:rPr>
          <w:highlight w:val="yellow"/>
        </w:rPr>
        <w:t>Let's leave this open and Check with Kev Foody. I understand the UX concern and I'm happy for the record not  to be visible But what about holdings. Do we need to ensure that we have a record of holding the item to prevent any claiming exercise- What and how would we handle this?</w:t>
      </w:r>
    </w:p>
    <w:p w:rsidR="00592806" w:rsidRDefault="00592806" w14:paraId="3226F94B" w14:textId="13CFF28A">
      <w:pPr>
        <w:pStyle w:val="CommentText"/>
      </w:pPr>
      <w:r w:rsidRPr="3AC7F47D">
        <w:rPr>
          <w:highlight w:val="yellow"/>
        </w:rPr>
        <w:t>At least all embargoes will be seen by a person so we can manage this manually we do not need to have a separate process.</w:t>
      </w:r>
    </w:p>
    <w:p w:rsidR="00592806" w:rsidRDefault="00592806" w14:paraId="28F0C98C" w14:textId="5153DA4E">
      <w:pPr>
        <w:pStyle w:val="CommentText"/>
      </w:pPr>
    </w:p>
    <w:p w:rsidR="00592806" w:rsidRDefault="00592806" w14:paraId="44291E1E" w14:textId="5F5DF08D">
      <w:pPr>
        <w:pStyle w:val="CommentText"/>
      </w:pPr>
      <w:r w:rsidRPr="62624035">
        <w:rPr>
          <w:highlight w:val="yellow"/>
        </w:rPr>
        <w:t>For HW purposes then nothing changes but need to understand  the process and what we need to feed to ALMA etc.</w:t>
      </w:r>
    </w:p>
  </w:comment>
  <w:comment w:initials="JR" w:author="Joshua Routh" w:date="2026-01-27T10:08:00Z" w:id="177">
    <w:p w:rsidR="00592806" w:rsidRDefault="00592806" w14:paraId="5D6B7C4F" w14:textId="7FA5D99A">
      <w:pPr>
        <w:pStyle w:val="CommentText"/>
      </w:pPr>
      <w:r>
        <w:rPr>
          <w:rStyle w:val="CommentReference"/>
        </w:rPr>
        <w:annotationRef/>
      </w:r>
      <w:r w:rsidRPr="0004C828">
        <w:t xml:space="preserve">Thanks, I will assume no further action required on HW's part unless I hear otherwise. </w:t>
      </w:r>
    </w:p>
  </w:comment>
  <w:comment w:initials="WI" w:author="Walker, Ian" w:date="2026-01-05T14:10:00Z" w:id="178">
    <w:p w:rsidR="00565D19" w:rsidRDefault="00565D19" w14:paraId="6BD2CA25" w14:textId="30D9CB3E">
      <w:pPr>
        <w:pStyle w:val="CommentText"/>
      </w:pPr>
      <w:r>
        <w:rPr>
          <w:rStyle w:val="CommentReference"/>
        </w:rPr>
        <w:annotationRef/>
      </w:r>
      <w:r w:rsidRPr="07669B9C">
        <w:t xml:space="preserve">Comment from Ian Cooke: Note -text for this input (seen by publisher) should include an instruction to the libraries that publisher preference is for use of these terms </w:t>
      </w:r>
    </w:p>
  </w:comment>
  <w:comment w:initials="LA" w:author="Arnold-Stratford, Linda" w:date="2026-01-06T10:26:00Z" w:id="179">
    <w:p w:rsidR="00476CB8" w:rsidP="00476CB8" w:rsidRDefault="00476CB8" w14:paraId="44C1D322" w14:textId="77777777">
      <w:pPr>
        <w:pStyle w:val="CommentText"/>
      </w:pPr>
      <w:r>
        <w:rPr>
          <w:rStyle w:val="CommentReference"/>
        </w:rPr>
        <w:annotationRef/>
      </w:r>
      <w:r>
        <w:t>Need clarification from Ian Cooke about what  is meant here</w:t>
      </w:r>
    </w:p>
  </w:comment>
  <w:comment w:initials="CP" w:author="Cunnea, Paul" w:date="2026-01-07T17:35:00Z" w:id="180">
    <w:p w:rsidR="00AC217D" w:rsidRDefault="00AC217D" w14:paraId="02F036ED" w14:textId="05B31FAD">
      <w:pPr>
        <w:pStyle w:val="CommentText"/>
      </w:pPr>
      <w:r>
        <w:rPr>
          <w:rStyle w:val="CommentReference"/>
        </w:rPr>
        <w:annotationRef/>
      </w:r>
      <w:r w:rsidRPr="59ECB5F6">
        <w:t>More a policy issue, but preference would be for us to abide by the licence intentions automatically, when functionality becomes available</w:t>
      </w:r>
    </w:p>
  </w:comment>
  <w:comment w:initials="LA" w:author="Arnold-Stratford, Linda" w:date="2026-01-08T14:51:00Z" w:id="181">
    <w:p w:rsidR="0074390F" w:rsidP="0074390F" w:rsidRDefault="0074390F" w14:paraId="5EEEA646" w14:textId="77777777">
      <w:pPr>
        <w:pStyle w:val="CommentText"/>
      </w:pPr>
      <w:r>
        <w:rPr>
          <w:rStyle w:val="CommentReference"/>
        </w:rPr>
        <w:annotationRef/>
      </w:r>
      <w:r>
        <w:t>Awaiting response from IC but agree with PC comments too</w:t>
      </w:r>
    </w:p>
  </w:comment>
  <w:comment w:initials="WI" w:author="Walker, Ian" w:date="2026-01-22T15:36:00Z" w:id="182">
    <w:p w:rsidR="00145636" w:rsidRDefault="00145636" w14:paraId="706C00CB" w14:textId="1E8BC4F7">
      <w:pPr>
        <w:pStyle w:val="CommentText"/>
      </w:pPr>
      <w:r>
        <w:rPr>
          <w:rStyle w:val="CommentReference"/>
        </w:rPr>
        <w:annotationRef/>
      </w:r>
      <w:r w:rsidRPr="32AADEA6">
        <w:t>Comment from Ian Cooke: My comment on OA and needing something from publishers to instruct us to follow OA terms comes from our understanding of the regulations. IE there isn't anything in the regulations that refers to OA licences, so could be interpreted that OA licences don't apply when collecting under legal deposit (note could, this isn't explicit). However, the regulations allow for collecting digital copy by agreement with publishers - having an instruction in the HighWire portal could be used as evidence that we have agreed with publishers that an OA licence applies to the content deposited under legal deposit. </w:t>
      </w:r>
    </w:p>
  </w:comment>
  <w:comment w:initials="AL" w:author="Arnold-Stratford, Linda" w:date="2026-01-22T15:47:00Z" w:id="183">
    <w:p w:rsidR="00145636" w:rsidRDefault="00145636" w14:paraId="3EB6B01A" w14:textId="0066F9AC">
      <w:pPr>
        <w:pStyle w:val="CommentText"/>
      </w:pPr>
      <w:r>
        <w:rPr>
          <w:rStyle w:val="CommentReference"/>
        </w:rPr>
        <w:annotationRef/>
      </w:r>
      <w:r w:rsidRPr="3302C777">
        <w:t>This is a useful discussion and down the line we need to make a policy decision about whether we treat items as OA if they have an OA flag in the metadata. This is most likely to be Journal articles and we should address that when dealing with Portico. For the purposes of this document the description given here is sufficient to move forward. i.e. a Publishers tells us their intent.</w:t>
      </w:r>
    </w:p>
  </w:comment>
  <w:comment w:initials="CP" w:author="Cunnea, Paul" w:date="2026-01-07T17:38:00Z" w:id="184">
    <w:p w:rsidR="00AC217D" w:rsidRDefault="00AC217D" w14:paraId="06600985" w14:textId="2874EC2C">
      <w:pPr>
        <w:pStyle w:val="CommentText"/>
      </w:pPr>
      <w:r>
        <w:rPr>
          <w:rStyle w:val="CommentReference"/>
        </w:rPr>
        <w:annotationRef/>
      </w:r>
      <w:r w:rsidRPr="6BC5F0EC">
        <w:t>Have we specified minimum metadata requirement, e.g. just title?</w:t>
      </w:r>
    </w:p>
  </w:comment>
  <w:comment w:initials="LA" w:author="Arnold-Stratford, Linda" w:date="2026-01-08T14:52:00Z" w:id="185">
    <w:p w:rsidR="00AB76E6" w:rsidP="00AB76E6" w:rsidRDefault="00AB76E6" w14:paraId="299FB927" w14:textId="77777777">
      <w:pPr>
        <w:pStyle w:val="CommentText"/>
      </w:pPr>
      <w:r>
        <w:rPr>
          <w:rStyle w:val="CommentReference"/>
        </w:rPr>
        <w:annotationRef/>
      </w:r>
      <w:r>
        <w:t>Check with Josh</w:t>
      </w:r>
    </w:p>
  </w:comment>
  <w:comment w:initials="JR" w:author="Joshua Routh" w:date="2026-01-15T11:17:00Z" w:id="186">
    <w:p w:rsidR="009D0DEB" w:rsidRDefault="009D0DEB" w14:paraId="68FCC6A5" w14:textId="6D1903B3">
      <w:pPr>
        <w:pStyle w:val="CommentText"/>
      </w:pPr>
      <w:r>
        <w:rPr>
          <w:rStyle w:val="CommentReference"/>
        </w:rPr>
        <w:annotationRef/>
      </w:r>
      <w:r w:rsidRPr="7C1AC078">
        <w:t>The 5th column shows 'Y' when a field is mandatory</w:t>
      </w:r>
    </w:p>
  </w:comment>
  <w:comment w:initials="AL" w:author="Arnold-Stratford, Linda" w:date="2026-01-22T15:51:00Z" w:id="187">
    <w:p w:rsidR="00145636" w:rsidRDefault="00145636" w14:paraId="51B88F12" w14:textId="24FB8322">
      <w:pPr>
        <w:pStyle w:val="CommentText"/>
      </w:pPr>
      <w:r>
        <w:rPr>
          <w:rStyle w:val="CommentReference"/>
        </w:rPr>
        <w:annotationRef/>
      </w:r>
      <w:r w:rsidRPr="2FE60E58">
        <w:t>I believe we should leave the Minimum as described here as this is what came out of requirements gathering over years from the people who process content. However, we should be open to reducing these mandatory fields if we identify a need.</w:t>
      </w:r>
    </w:p>
  </w:comment>
  <w:comment w:initials="LA" w:author="Arnold-Stratford, Linda" w:date="2026-01-05T17:49:00Z" w:id="188">
    <w:p w:rsidR="007722B7" w:rsidP="007722B7" w:rsidRDefault="007722B7" w14:paraId="670793FD" w14:textId="49CF5812">
      <w:pPr>
        <w:pStyle w:val="CommentText"/>
      </w:pPr>
      <w:r>
        <w:rPr>
          <w:rStyle w:val="CommentReference"/>
        </w:rPr>
        <w:annotationRef/>
      </w:r>
      <w:r>
        <w:t>Not sure what ISO 3166 country is but material could be produced anywhere in the world but still liable so do not want to restrict so just make sure this is not a restrictive list</w:t>
      </w:r>
    </w:p>
  </w:comment>
  <w:comment w:initials="LA" w:author="Arnold-Stratford, Linda" w:date="2026-01-06T10:28:00Z" w:id="189">
    <w:p w:rsidR="00A363C6" w:rsidP="00A363C6" w:rsidRDefault="00A363C6" w14:paraId="2DBDE9B9" w14:textId="77777777">
      <w:pPr>
        <w:pStyle w:val="CommentText"/>
      </w:pPr>
      <w:r>
        <w:rPr>
          <w:rStyle w:val="CommentReference"/>
        </w:rPr>
        <w:annotationRef/>
      </w:r>
      <w:r>
        <w:t>ISO3166 doesn’t separate out the four nations of the Uk therefore need to add in the four separaates in addition to the ISO 3166 codes</w:t>
      </w:r>
    </w:p>
  </w:comment>
  <w:comment w:initials="ME" w:author="Ellison, Mark" w:date="2026-01-06T10:31:00Z" w:id="190">
    <w:p w:rsidR="000C7BA5" w:rsidP="000C7BA5" w:rsidRDefault="000C7BA5" w14:paraId="3EC641BD" w14:textId="77777777">
      <w:pPr>
        <w:pStyle w:val="CommentText"/>
      </w:pPr>
      <w:r>
        <w:rPr>
          <w:rStyle w:val="CommentReference"/>
        </w:rPr>
        <w:annotationRef/>
      </w:r>
      <w:r>
        <w:t>As well as the UK code we’d need all countries including England. If the purpose of this is to create an 008 field then we might want to consider the Crown Dependencies too</w:t>
      </w:r>
    </w:p>
  </w:comment>
  <w:comment w:initials="LA" w:author="Arnold-Stratford, Linda" w:date="2026-01-08T14:53:00Z" w:id="191">
    <w:p w:rsidR="00A14BD7" w:rsidP="00A14BD7" w:rsidRDefault="007F40CA" w14:paraId="378B4DC8" w14:textId="77777777">
      <w:pPr>
        <w:pStyle w:val="CommentText"/>
      </w:pPr>
      <w:r>
        <w:rPr>
          <w:rStyle w:val="CommentReference"/>
        </w:rPr>
        <w:annotationRef/>
      </w:r>
      <w:r w:rsidR="00A14BD7">
        <w:rPr>
          <w:lang w:val="en-US"/>
        </w:rPr>
        <w:t>Check with Josh but these should be part of the ISO 3166 countries</w:t>
      </w:r>
    </w:p>
  </w:comment>
  <w:comment w:initials="JR" w:author="Joshua Routh" w:date="2026-01-15T11:18:00Z" w:id="192">
    <w:p w:rsidR="009D0DEB" w:rsidRDefault="009D0DEB" w14:paraId="0ED0AD9C" w14:textId="211D0E46">
      <w:pPr>
        <w:pStyle w:val="CommentText"/>
      </w:pPr>
      <w:r>
        <w:rPr>
          <w:rStyle w:val="CommentReference"/>
        </w:rPr>
        <w:annotationRef/>
      </w:r>
      <w:r w:rsidRPr="2D092DCE">
        <w:t xml:space="preserve">Agreed, the ISO 3166 countries are our understanding of what is needed, plus those listed in the table. If there are additions needed please list them </w:t>
      </w:r>
    </w:p>
  </w:comment>
  <w:comment w:initials="CC" w:author="Caulfield, Claire" w:date="2026-01-06T11:15:00Z" w:id="193">
    <w:p w:rsidR="00907375" w:rsidRDefault="00907375" w14:paraId="3B7E2D4F" w14:textId="7CE5196E">
      <w:pPr>
        <w:pStyle w:val="CommentText"/>
      </w:pPr>
      <w:r>
        <w:rPr>
          <w:rStyle w:val="CommentReference"/>
        </w:rPr>
        <w:annotationRef/>
      </w:r>
      <w:r w:rsidRPr="3D781ABF">
        <w:t xml:space="preserve">Do we also want an additional date field as often there will be the original publication date plus the date for this particular version (which may be the first digital edition etc.) </w:t>
      </w:r>
    </w:p>
  </w:comment>
  <w:comment w:initials="LA" w:author="Arnold-Stratford, Linda" w:date="2026-01-08T14:57:00Z" w:id="194">
    <w:p w:rsidR="002C3FF4" w:rsidP="002C3FF4" w:rsidRDefault="002C3FF4" w14:paraId="455F939D" w14:textId="77777777">
      <w:pPr>
        <w:pStyle w:val="CommentText"/>
      </w:pPr>
      <w:r>
        <w:rPr>
          <w:rStyle w:val="CommentReference"/>
        </w:rPr>
        <w:annotationRef/>
      </w:r>
      <w:r>
        <w:t>One for Josh- plus other date related concerns such as date submitted and backfiles.</w:t>
      </w:r>
    </w:p>
  </w:comment>
  <w:comment w:initials="JR" w:author="Joshua Routh" w:date="2026-01-15T11:19:00Z" w:id="195">
    <w:p w:rsidR="009D0DEB" w:rsidRDefault="009D0DEB" w14:paraId="509E3968" w14:textId="3BC8A359">
      <w:pPr>
        <w:pStyle w:val="CommentText"/>
      </w:pPr>
      <w:r>
        <w:rPr>
          <w:rStyle w:val="CommentReference"/>
        </w:rPr>
        <w:annotationRef/>
      </w:r>
      <w:r w:rsidRPr="2A8C11CC">
        <w:t>The submission date is in the table above. I will add a new field for Original Publication date</w:t>
      </w:r>
    </w:p>
  </w:comment>
  <w:comment w:initials="ME" w:author="Ellison, Mark" w:date="2026-01-06T10:33:00Z" w:id="207">
    <w:p w:rsidR="002655B4" w:rsidP="002655B4" w:rsidRDefault="00016C68" w14:paraId="5D6DA5D0" w14:textId="6216838A">
      <w:pPr>
        <w:pStyle w:val="CommentText"/>
      </w:pPr>
      <w:r>
        <w:rPr>
          <w:rStyle w:val="CommentReference"/>
        </w:rPr>
        <w:annotationRef/>
      </w:r>
      <w:r w:rsidR="002655B4">
        <w:t>So far we’ve established that HW can convert only ONIX 2</w:t>
      </w:r>
    </w:p>
  </w:comment>
  <w:comment w:initials="LA" w:author="Arnold-Stratford, Linda" w:date="2026-01-08T14:57:00Z" w:id="208">
    <w:p w:rsidR="002C3FF4" w:rsidP="002C3FF4" w:rsidRDefault="002C3FF4" w14:paraId="7D04EEFB" w14:textId="77777777">
      <w:pPr>
        <w:pStyle w:val="CommentText"/>
      </w:pPr>
      <w:r>
        <w:rPr>
          <w:rStyle w:val="CommentReference"/>
        </w:rPr>
        <w:annotationRef/>
      </w:r>
      <w:r>
        <w:t>Josh -update on this?</w:t>
      </w:r>
    </w:p>
  </w:comment>
  <w:comment w:initials="JR" w:author="Joshua Routh" w:date="2026-01-15T11:23:00Z" w:id="209">
    <w:p w:rsidR="009D0DEB" w:rsidRDefault="009D0DEB" w14:paraId="49D2B947" w14:textId="17C1A708">
      <w:pPr>
        <w:pStyle w:val="CommentText"/>
      </w:pPr>
      <w:r>
        <w:rPr>
          <w:rStyle w:val="CommentReference"/>
        </w:rPr>
        <w:annotationRef/>
      </w:r>
      <w:r w:rsidRPr="1E976EE2">
        <w:t>ONIX 3.1 is also ok, the team has confirmed. I will add a clarification</w:t>
      </w:r>
    </w:p>
  </w:comment>
  <w:comment w:initials="CC" w:author="Caulfield, Claire" w:date="2026-01-06T11:16:00Z" w:id="214">
    <w:p w:rsidR="00505A33" w:rsidRDefault="00505A33" w14:paraId="7D4E315F" w14:textId="43F7612E">
      <w:pPr>
        <w:pStyle w:val="CommentText"/>
      </w:pPr>
      <w:r>
        <w:rPr>
          <w:rStyle w:val="CommentReference"/>
        </w:rPr>
        <w:annotationRef/>
      </w:r>
      <w:r w:rsidRPr="681A1885">
        <w:t>What is the process associated with this action? Are the LDLs notified, direct notification to publisher? Is the submission cleared down from the system or held for manual review?</w:t>
      </w:r>
    </w:p>
  </w:comment>
  <w:comment w:initials="LA" w:author="Arnold-Stratford, Linda" w:date="2026-01-08T14:58:00Z" w:id="215">
    <w:p w:rsidR="002C3FF4" w:rsidP="002C3FF4" w:rsidRDefault="002C3FF4" w14:paraId="25ABF64D" w14:textId="77777777">
      <w:pPr>
        <w:pStyle w:val="CommentText"/>
      </w:pPr>
      <w:r>
        <w:rPr>
          <w:rStyle w:val="CommentReference"/>
        </w:rPr>
        <w:annotationRef/>
      </w:r>
      <w:r>
        <w:t>Follow up with Josh</w:t>
      </w:r>
    </w:p>
  </w:comment>
  <w:comment w:initials="JR" w:author="Joshua Routh" w:date="2026-01-15T11:25:00Z" w:id="216">
    <w:p w:rsidR="009D0DEB" w:rsidRDefault="009D0DEB" w14:paraId="26DFE763" w14:textId="72E7C01E">
      <w:pPr>
        <w:pStyle w:val="CommentText"/>
      </w:pPr>
      <w:r>
        <w:rPr>
          <w:rStyle w:val="CommentReference"/>
        </w:rPr>
        <w:annotationRef/>
      </w:r>
      <w:r w:rsidRPr="78C42836">
        <w:t>I've added details to clarify this.</w:t>
      </w:r>
    </w:p>
  </w:comment>
  <w:comment w:initials="ME" w:author="Ellison, Mark" w:date="2026-01-06T10:42:00Z" w:id="221">
    <w:p w:rsidR="00992598" w:rsidP="00992598" w:rsidRDefault="00497093" w14:paraId="0B8BBE2E" w14:textId="77777777">
      <w:pPr>
        <w:pStyle w:val="CommentText"/>
      </w:pPr>
      <w:r>
        <w:rPr>
          <w:rStyle w:val="CommentReference"/>
        </w:rPr>
        <w:annotationRef/>
      </w:r>
      <w:r w:rsidR="00992598">
        <w:rPr>
          <w:lang w:val="en-US"/>
        </w:rPr>
        <w:t>The BL would be sending individual folders with one item and one record in each. Presumably NLS or others may prefer to send a single metadata file to be broken up by HW?</w:t>
      </w:r>
    </w:p>
  </w:comment>
  <w:comment w:initials="CP" w:author="Cunnea, Paul" w:date="2026-01-07T17:46:00Z" w:id="222">
    <w:p w:rsidR="00AC217D" w:rsidRDefault="00AC217D" w14:paraId="0BEBD104" w14:textId="4811E458">
      <w:pPr>
        <w:pStyle w:val="CommentText"/>
      </w:pPr>
      <w:r>
        <w:rPr>
          <w:rStyle w:val="CommentReference"/>
        </w:rPr>
        <w:annotationRef/>
      </w:r>
      <w:r w:rsidRPr="1D1EE296">
        <w:t>Yes, that would be our preference</w:t>
      </w:r>
    </w:p>
  </w:comment>
  <w:comment w:initials="LA" w:author="Arnold-Stratford, Linda" w:date="2026-01-08T15:01:00Z" w:id="223">
    <w:p w:rsidR="003206B7" w:rsidP="003206B7" w:rsidRDefault="003206B7" w14:paraId="5650B824" w14:textId="77777777">
      <w:pPr>
        <w:pStyle w:val="CommentText"/>
      </w:pPr>
      <w:r>
        <w:rPr>
          <w:rStyle w:val="CommentReference"/>
        </w:rPr>
        <w:annotationRef/>
      </w:r>
      <w:r>
        <w:t>For Josh</w:t>
      </w:r>
    </w:p>
  </w:comment>
  <w:comment w:initials="JR" w:author="Joshua Routh" w:date="2026-01-15T14:37:00Z" w:id="224">
    <w:p w:rsidR="009D0DEB" w:rsidRDefault="009D0DEB" w14:paraId="5E4A89F6" w14:textId="1941C679">
      <w:pPr>
        <w:pStyle w:val="CommentText"/>
      </w:pPr>
      <w:r>
        <w:rPr>
          <w:rStyle w:val="CommentReference"/>
        </w:rPr>
        <w:annotationRef/>
      </w:r>
      <w:r w:rsidRPr="0E4CB272">
        <w:t>Yes, it is our understanding that sometimes we will receive one metadata file corresponding to one content item; and other times one metadata file will correspond to multiple content items. This is what is defined in the document but please let me know if you think changes are needed</w:t>
      </w:r>
    </w:p>
  </w:comment>
  <w:comment w:initials="WI" w:author="Walker, Ian" w:date="2026-01-05T14:10:00Z" w:id="239">
    <w:p w:rsidR="00B113CE" w:rsidRDefault="00B113CE" w14:paraId="38177AEE" w14:textId="0A48FF8D">
      <w:pPr>
        <w:pStyle w:val="CommentText"/>
      </w:pPr>
      <w:r>
        <w:rPr>
          <w:rStyle w:val="CommentReference"/>
        </w:rPr>
        <w:annotationRef/>
      </w:r>
      <w:r w:rsidRPr="0D690B3D">
        <w:t>Comment from Ian Cooke: Would a definition help here? Eg a version is a separate instance (file with different hash value) of a file with the same metadata as a previous submission.</w:t>
      </w:r>
    </w:p>
  </w:comment>
  <w:comment w:initials="LA" w:author="Arnold-Stratford, Linda" w:date="2026-01-08T15:02:00Z" w:id="240">
    <w:p w:rsidR="003206B7" w:rsidP="003206B7" w:rsidRDefault="003206B7" w14:paraId="7035D938" w14:textId="77777777">
      <w:pPr>
        <w:pStyle w:val="CommentText"/>
      </w:pPr>
      <w:r>
        <w:rPr>
          <w:rStyle w:val="CommentReference"/>
        </w:rPr>
        <w:annotationRef/>
      </w:r>
      <w:r>
        <w:t>Agree for Josh</w:t>
      </w:r>
    </w:p>
  </w:comment>
  <w:comment w:initials="JR" w:author="Joshua Routh" w:date="2026-01-15T14:42:00Z" w:id="241">
    <w:p w:rsidR="009D0DEB" w:rsidRDefault="009D0DEB" w14:paraId="3F58128D" w14:textId="1FDE973E">
      <w:pPr>
        <w:pStyle w:val="CommentText"/>
      </w:pPr>
      <w:r>
        <w:rPr>
          <w:rStyle w:val="CommentReference"/>
        </w:rPr>
        <w:annotationRef/>
      </w:r>
      <w:r w:rsidRPr="5B5B1D07">
        <w:t>I've added a short note to the top of this section. There is already a link 'See section on Duplicates', and the Duplicates section does define how versions are processed. Is that ok</w:t>
      </w:r>
    </w:p>
  </w:comment>
  <w:comment w:initials="WI" w:author="Walker, Ian" w:date="2026-01-05T14:11:00Z" w:id="243">
    <w:p w:rsidR="008D2023" w:rsidRDefault="008D2023" w14:paraId="63C8F58F" w14:textId="686008EB">
      <w:pPr>
        <w:pStyle w:val="CommentText"/>
      </w:pPr>
      <w:r>
        <w:rPr>
          <w:rStyle w:val="CommentReference"/>
        </w:rPr>
        <w:annotationRef/>
      </w:r>
      <w:r w:rsidRPr="7018F021">
        <w:t>Comment from Ian Cooke: Check this is correct. You can have a new file submitted with no change to metadata; updated metadata with no change to content is not a new version (although we would want to accept and use the updated metadata)</w:t>
      </w:r>
    </w:p>
  </w:comment>
  <w:comment w:initials="ME" w:author="Ellison, Mark" w:date="2026-01-06T10:52:00Z" w:id="244">
    <w:p w:rsidR="0005135D" w:rsidP="0005135D" w:rsidRDefault="0005135D" w14:paraId="452FD1F5" w14:textId="77777777">
      <w:pPr>
        <w:pStyle w:val="CommentText"/>
      </w:pPr>
      <w:r>
        <w:rPr>
          <w:rStyle w:val="CommentReference"/>
        </w:rPr>
        <w:annotationRef/>
      </w:r>
      <w:r>
        <w:t>Our previous approach was to reject only submissions with duplicate content and metadata. New metadata-same content and New content-same metadata were both accepted</w:t>
      </w:r>
    </w:p>
  </w:comment>
  <w:comment w:initials="CC" w:author="Caulfield, Claire" w:date="2026-01-06T11:20:00Z" w:id="245">
    <w:p w:rsidR="00721C7D" w:rsidRDefault="00721C7D" w14:paraId="33F776EF" w14:textId="6FD2B1BE">
      <w:pPr>
        <w:pStyle w:val="CommentText"/>
      </w:pPr>
      <w:r>
        <w:rPr>
          <w:rStyle w:val="CommentReference"/>
        </w:rPr>
        <w:annotationRef/>
      </w:r>
      <w:r w:rsidRPr="5C8AC9B1">
        <w:t>I have previously supplied the logical business rules for this...Thought that all the LDLs had agreed the approach based on that document?</w:t>
      </w:r>
    </w:p>
    <w:p w:rsidR="00721C7D" w:rsidRDefault="00721C7D" w14:paraId="7284B950" w14:textId="389CBC6A">
      <w:pPr>
        <w:pStyle w:val="CommentText"/>
      </w:pPr>
    </w:p>
    <w:p w:rsidR="00721C7D" w:rsidRDefault="00721C7D" w14:paraId="0C1E08B3" w14:textId="68934ACE">
      <w:pPr>
        <w:pStyle w:val="CommentText"/>
      </w:pPr>
      <w:r w:rsidRPr="26DEA2F4">
        <w:t>I can supply again if helpful.</w:t>
      </w:r>
    </w:p>
  </w:comment>
  <w:comment w:initials="LA" w:author="Arnold-Stratford, Linda" w:date="2026-01-08T15:03:00Z" w:id="246">
    <w:p w:rsidR="004554F7" w:rsidP="004554F7" w:rsidRDefault="004554F7" w14:paraId="5425D0C2" w14:textId="77777777">
      <w:pPr>
        <w:pStyle w:val="CommentText"/>
      </w:pPr>
      <w:r>
        <w:rPr>
          <w:rStyle w:val="CommentReference"/>
        </w:rPr>
        <w:annotationRef/>
      </w:r>
      <w:r>
        <w:t>Check with Josh the understanding in line with the business rules</w:t>
      </w:r>
    </w:p>
  </w:comment>
  <w:comment w:initials="JR" w:author="Joshua Routh" w:date="2026-01-19T13:08:00Z" w:id="247">
    <w:p w:rsidR="009D0DEB" w:rsidRDefault="009D0DEB" w14:paraId="34554BCA" w14:textId="1C351D2C">
      <w:pPr>
        <w:pStyle w:val="CommentText"/>
      </w:pPr>
      <w:r>
        <w:rPr>
          <w:rStyle w:val="CommentReference"/>
        </w:rPr>
        <w:annotationRef/>
      </w:r>
      <w:r w:rsidRPr="117C0050">
        <w:t>Thanks. I think it's this scenario in the business rules which i need more guidance on: 'Same content, new metadata', which shows 'The metadata is used to update the catalogue.</w:t>
      </w:r>
    </w:p>
    <w:p w:rsidR="009D0DEB" w:rsidRDefault="009D0DEB" w14:paraId="1DE84980" w14:textId="7AB66E7D">
      <w:pPr>
        <w:pStyle w:val="CommentText"/>
      </w:pPr>
      <w:r w:rsidRPr="7AF1D2ED">
        <w:t>The item is a duplicate and is not added to the collection.'</w:t>
      </w:r>
    </w:p>
    <w:p w:rsidR="009D0DEB" w:rsidRDefault="009D0DEB" w14:paraId="154DF700" w14:textId="3F37C2D9">
      <w:pPr>
        <w:pStyle w:val="CommentText"/>
      </w:pPr>
    </w:p>
    <w:p w:rsidR="009D0DEB" w:rsidRDefault="009D0DEB" w14:paraId="7B5680E7" w14:textId="7190DD25">
      <w:pPr>
        <w:pStyle w:val="CommentText"/>
      </w:pPr>
      <w:r w:rsidRPr="3F2F2715">
        <w:t>I'm unclear on how the 'collection' and 'catalogue' terminology in this context affects the new platform.</w:t>
      </w:r>
    </w:p>
    <w:p w:rsidR="009D0DEB" w:rsidRDefault="009D0DEB" w14:paraId="52581207" w14:textId="64527677">
      <w:pPr>
        <w:pStyle w:val="CommentText"/>
      </w:pPr>
    </w:p>
    <w:p w:rsidR="009D0DEB" w:rsidRDefault="009D0DEB" w14:paraId="391693A8" w14:textId="751FB277">
      <w:pPr>
        <w:pStyle w:val="CommentText"/>
      </w:pPr>
      <w:r w:rsidRPr="2DBB8442">
        <w:t xml:space="preserve">My understanding is that if the content is the same, but an update has been made to the metadata (by a new metadata file being uploaded), then </w:t>
      </w:r>
    </w:p>
    <w:p w:rsidR="009D0DEB" w:rsidRDefault="009D0DEB" w14:paraId="31778414" w14:textId="6E8C1EA1">
      <w:pPr>
        <w:pStyle w:val="CommentText"/>
      </w:pPr>
      <w:r w:rsidRPr="4D25D781">
        <w:t xml:space="preserve">1. the new metadata should be ingested into the Content Display system to become the access copy, and </w:t>
      </w:r>
    </w:p>
    <w:p w:rsidR="009D0DEB" w:rsidRDefault="009D0DEB" w14:paraId="0284A86C" w14:textId="1ED0F57B">
      <w:pPr>
        <w:pStyle w:val="CommentText"/>
      </w:pPr>
      <w:r w:rsidRPr="11FAC0DB">
        <w:t xml:space="preserve">2. the arrival of the new metadata should be presented as a separate line item in the version history table. </w:t>
      </w:r>
    </w:p>
    <w:p w:rsidR="009D0DEB" w:rsidRDefault="009D0DEB" w14:paraId="51608E1A" w14:textId="24E73915">
      <w:pPr>
        <w:pStyle w:val="CommentText"/>
      </w:pPr>
      <w:r w:rsidRPr="0EF209BB">
        <w:t>Please confirm if that is correct. Thanks</w:t>
      </w:r>
    </w:p>
  </w:comment>
  <w:comment w:initials="JR" w:author="Joshua Routh" w:date="2026-01-19T13:17:00Z" w:id="248">
    <w:p w:rsidR="009D0DEB" w:rsidRDefault="009D0DEB" w14:paraId="04347967" w14:textId="1D4726CB">
      <w:pPr>
        <w:pStyle w:val="CommentText"/>
      </w:pPr>
      <w:r>
        <w:rPr>
          <w:rStyle w:val="CommentReference"/>
        </w:rPr>
        <w:annotationRef/>
      </w:r>
      <w:r w:rsidRPr="1FD3516A">
        <w:t>I've also clarified the wording in this section</w:t>
      </w:r>
    </w:p>
  </w:comment>
  <w:comment w:initials="CC" w:author="Caulfield, Claire" w:date="2026-01-19T14:59:00Z" w:id="249">
    <w:p w:rsidR="009D0DEB" w:rsidRDefault="009D0DEB" w14:paraId="1AB49DFF" w14:textId="25343EBF">
      <w:pPr>
        <w:pStyle w:val="CommentText"/>
      </w:pPr>
      <w:r>
        <w:rPr>
          <w:rStyle w:val="CommentReference"/>
        </w:rPr>
        <w:annotationRef/>
      </w:r>
      <w:r w:rsidRPr="5F0F6281">
        <w:t>Hi, yes this is correct plus the LDLs would be interested in receiving the new metadata for consideration for inclusion/update to their catalogues so should become part of the metadata feed (perhaps somehow carrying an indicator that it is updated metadata for an existing content item - therefore assuming they have seen the original metadata record previously)</w:t>
      </w:r>
    </w:p>
  </w:comment>
  <w:comment w:initials="LA" w:author="Arnold-Stratford, Linda" w:date="2026-01-05T17:58:00Z" w:id="267">
    <w:p w:rsidR="00B85C4B" w:rsidP="00B85C4B" w:rsidRDefault="00B85C4B" w14:paraId="1F7C9658" w14:textId="2BA32B61">
      <w:pPr>
        <w:pStyle w:val="CommentText"/>
      </w:pPr>
      <w:r>
        <w:rPr>
          <w:rStyle w:val="CommentReference"/>
        </w:rPr>
        <w:annotationRef/>
      </w:r>
      <w:r>
        <w:t>The 6 month retention can only be applied once we have the preservation solution in place which may be 2028. also need to have clarity about which files will be retained</w:t>
      </w:r>
    </w:p>
  </w:comment>
  <w:comment w:initials="LA" w:author="Arnold-Stratford, Linda" w:date="2026-01-08T15:03:00Z" w:id="268">
    <w:p w:rsidR="004554F7" w:rsidP="004554F7" w:rsidRDefault="004554F7" w14:paraId="19FE746F" w14:textId="77777777">
      <w:pPr>
        <w:pStyle w:val="CommentText"/>
      </w:pPr>
      <w:r>
        <w:rPr>
          <w:rStyle w:val="CommentReference"/>
        </w:rPr>
        <w:annotationRef/>
      </w:r>
      <w:r>
        <w:t>For Josh</w:t>
      </w:r>
    </w:p>
  </w:comment>
  <w:comment w:initials="JR" w:author="Joshua Routh" w:date="2026-01-19T13:18:00Z" w:id="269">
    <w:p w:rsidR="009D0DEB" w:rsidRDefault="009D0DEB" w14:paraId="15CED13A" w14:textId="4EEA9269">
      <w:pPr>
        <w:pStyle w:val="CommentText"/>
      </w:pPr>
      <w:r>
        <w:rPr>
          <w:rStyle w:val="CommentReference"/>
        </w:rPr>
        <w:annotationRef/>
      </w:r>
      <w:r w:rsidRPr="4EF08F8A">
        <w:t>I've added a note to that effect</w:t>
      </w:r>
    </w:p>
  </w:comment>
  <w:comment w:initials="LA" w:author="Arnold-Stratford, Linda" w:date="2026-01-05T18:02:00Z" w:id="274">
    <w:p w:rsidR="00160414" w:rsidP="00160414" w:rsidRDefault="00160414" w14:paraId="24747395" w14:textId="77777777">
      <w:pPr>
        <w:pStyle w:val="CommentText"/>
      </w:pPr>
      <w:r>
        <w:rPr>
          <w:rStyle w:val="CommentReference"/>
        </w:rPr>
        <w:annotationRef/>
      </w:r>
      <w:r>
        <w:t>Except where content type says we need to make all versions available e.g loose leaf</w:t>
      </w:r>
    </w:p>
  </w:comment>
  <w:comment w:initials="LA" w:author="Arnold-Stratford, Linda" w:date="2026-01-08T15:04:00Z" w:id="275">
    <w:p w:rsidR="004554F7" w:rsidP="004554F7" w:rsidRDefault="004554F7" w14:paraId="25E09DFE" w14:textId="77777777">
      <w:pPr>
        <w:pStyle w:val="CommentText"/>
      </w:pPr>
      <w:r>
        <w:rPr>
          <w:rStyle w:val="CommentReference"/>
        </w:rPr>
        <w:annotationRef/>
      </w:r>
      <w:r>
        <w:t>For Josh</w:t>
      </w:r>
    </w:p>
  </w:comment>
  <w:comment w:initials="JR" w:author="Joshua Routh" w:date="2026-01-19T13:25:00Z" w:id="276">
    <w:p w:rsidR="009D0DEB" w:rsidRDefault="009D0DEB" w14:paraId="00CAAD7D" w14:textId="5000AD3B">
      <w:pPr>
        <w:pStyle w:val="CommentText"/>
      </w:pPr>
      <w:r>
        <w:rPr>
          <w:rStyle w:val="CommentReference"/>
        </w:rPr>
        <w:annotationRef/>
      </w:r>
      <w:r w:rsidRPr="67E58500">
        <w:t>As discussed I've added an exception for Other Material (which includes Loose Leaf). Please confirm if all versions should be indexed in search</w:t>
      </w:r>
    </w:p>
  </w:comment>
  <w:comment w:initials="AL" w:author="Arnold-Stratford, Linda" w:date="1900-01-01T00:00:00Z" w:id="277">
    <w:p w:rsidR="00592806" w:rsidRDefault="00592806" w14:paraId="4C86422B" w14:textId="2F954AC0">
      <w:pPr>
        <w:pStyle w:val="CommentText"/>
      </w:pPr>
      <w:r>
        <w:rPr>
          <w:rStyle w:val="CommentReference"/>
        </w:rPr>
        <w:annotationRef/>
      </w:r>
      <w:r w:rsidRPr="2915253B">
        <w:rPr>
          <w:highlight w:val="yellow"/>
        </w:rPr>
        <w:t>@Josh In loose leaf all versions should be indexed.</w:t>
      </w:r>
    </w:p>
  </w:comment>
  <w:comment w:initials="JR" w:author="Joshua Routh" w:date="2026-01-27T10:09:00Z" w:id="278">
    <w:p w:rsidR="00592806" w:rsidRDefault="00592806" w14:paraId="45A56556" w14:textId="3F61AD70">
      <w:pPr>
        <w:pStyle w:val="CommentText"/>
      </w:pPr>
      <w:r>
        <w:rPr>
          <w:rStyle w:val="CommentReference"/>
        </w:rPr>
        <w:annotationRef/>
      </w:r>
      <w:r w:rsidRPr="0F0A52EB">
        <w:t>Thanks, I've clarified that all deposited versions can be seen in the CDP</w:t>
      </w:r>
    </w:p>
  </w:comment>
  <w:comment w:initials="CP" w:author="Cunnea, Paul" w:date="2026-01-07T17:49:00Z" w:id="292">
    <w:p w:rsidR="00AC217D" w:rsidRDefault="00AC217D" w14:paraId="223C4708" w14:textId="0F252864">
      <w:pPr>
        <w:pStyle w:val="CommentText"/>
      </w:pPr>
      <w:r>
        <w:rPr>
          <w:rStyle w:val="CommentReference"/>
        </w:rPr>
        <w:annotationRef/>
      </w:r>
      <w:r w:rsidRPr="4A3A9BE8">
        <w:t>Specify reporting functions within the Highwire platform e.g. report generation by title, LDL, content type etc.  Will user data be anonymised? </w:t>
      </w:r>
    </w:p>
  </w:comment>
  <w:comment w:initials="LA" w:author="Arnold-Stratford, Linda" w:date="2026-01-08T15:04:00Z" w:id="293">
    <w:p w:rsidR="004554F7" w:rsidP="004554F7" w:rsidRDefault="004554F7" w14:paraId="7CEA088D" w14:textId="77777777">
      <w:pPr>
        <w:pStyle w:val="CommentText"/>
      </w:pPr>
      <w:r>
        <w:rPr>
          <w:rStyle w:val="CommentReference"/>
        </w:rPr>
        <w:annotationRef/>
      </w:r>
      <w:r>
        <w:t>For Josh</w:t>
      </w:r>
    </w:p>
  </w:comment>
  <w:comment w:initials="JR" w:author="Joshua Routh" w:date="2026-01-19T13:30:00Z" w:id="294">
    <w:p w:rsidR="009D0DEB" w:rsidRDefault="009D0DEB" w14:paraId="69E5F1F9" w14:textId="4205D2DF">
      <w:pPr>
        <w:pStyle w:val="CommentText"/>
      </w:pPr>
      <w:r>
        <w:rPr>
          <w:rStyle w:val="CommentReference"/>
        </w:rPr>
        <w:annotationRef/>
      </w:r>
      <w:r w:rsidRPr="09648605">
        <w:t>This is defined in the 'Content dashboard' section, as it shows which fields in the dashboard can be filtered on, each of which has usage data as a column. I've added that clarification. No user data will be shared</w:t>
      </w:r>
    </w:p>
  </w:comment>
  <w:comment w:initials="LA" w:author="Arnold-Stratford, Linda" w:date="2026-01-09T10:44:00Z" w:id="295">
    <w:p w:rsidR="00B570D6" w:rsidP="00B570D6" w:rsidRDefault="00B570D6" w14:paraId="5F858029" w14:textId="77777777">
      <w:pPr>
        <w:pStyle w:val="CommentText"/>
      </w:pPr>
      <w:r>
        <w:rPr>
          <w:rStyle w:val="CommentReference"/>
        </w:rPr>
        <w:annotationRef/>
      </w:r>
      <w:r>
        <w:rPr>
          <w:lang w:val="en-US"/>
        </w:rPr>
        <w:t>What about reporting the inability to open items due to concurrent usage by others?</w:t>
      </w:r>
    </w:p>
    <w:p w:rsidR="00B570D6" w:rsidP="00B570D6" w:rsidRDefault="00B570D6" w14:paraId="1F9284CE" w14:textId="77777777">
      <w:pPr>
        <w:pStyle w:val="CommentText"/>
      </w:pPr>
    </w:p>
    <w:p w:rsidR="00B570D6" w:rsidP="00B570D6" w:rsidRDefault="00B570D6" w14:paraId="0835C0DD" w14:textId="77777777">
      <w:pPr>
        <w:pStyle w:val="CommentText"/>
      </w:pPr>
      <w:r>
        <w:t>In use and turnaway stats useful for purchase planning</w:t>
      </w:r>
    </w:p>
  </w:comment>
  <w:comment w:initials="LA" w:author="Arnold-Stratford, Linda" w:date="2026-01-09T10:44:00Z" w:id="296">
    <w:p w:rsidR="00B570D6" w:rsidP="00B570D6" w:rsidRDefault="00B570D6" w14:paraId="4A4A7E72" w14:textId="77777777">
      <w:pPr>
        <w:pStyle w:val="CommentText"/>
      </w:pPr>
      <w:r>
        <w:rPr>
          <w:rStyle w:val="CommentReference"/>
        </w:rPr>
        <w:annotationRef/>
      </w:r>
      <w:r>
        <w:t>For Josh</w:t>
      </w:r>
    </w:p>
  </w:comment>
  <w:comment w:initials="JR" w:author="Joshua Routh" w:date="2026-01-19T13:31:00Z" w:id="297">
    <w:p w:rsidR="009D0DEB" w:rsidRDefault="009D0DEB" w14:paraId="1BBB9681" w14:textId="148D1EC1">
      <w:pPr>
        <w:pStyle w:val="CommentText"/>
      </w:pPr>
      <w:r>
        <w:rPr>
          <w:rStyle w:val="CommentReference"/>
        </w:rPr>
        <w:annotationRef/>
      </w:r>
      <w:r w:rsidRPr="792C1596">
        <w:t>Turnaway information has not currently been flagged as phase 1 priority. Please let me know if we should estimate it</w:t>
      </w:r>
    </w:p>
  </w:comment>
  <w:comment w:initials="AL" w:author="Arnold-Stratford, Linda" w:date="1900-01-01T00:00:00Z" w:id="298">
    <w:p w:rsidR="00592806" w:rsidRDefault="00592806" w14:paraId="6C3150D8" w14:textId="4121BB43">
      <w:pPr>
        <w:pStyle w:val="CommentText"/>
      </w:pPr>
      <w:r>
        <w:rPr>
          <w:rStyle w:val="CommentReference"/>
        </w:rPr>
        <w:annotationRef/>
      </w:r>
      <w:r w:rsidRPr="386E1EF4">
        <w:rPr>
          <w:highlight w:val="yellow"/>
        </w:rPr>
        <w:t>@Josh If this wouldn't add too much time etc It would be beneficial to have this available early as the libraries use this information to determine whether they need to purchase subscriptions to the material if it is heavily used.</w:t>
      </w:r>
    </w:p>
  </w:comment>
  <w:comment w:initials="JR" w:author="Joshua Routh" w:date="2026-01-27T10:15:00Z" w:id="299">
    <w:p w:rsidR="00592806" w:rsidRDefault="00592806" w14:paraId="7FC93497" w14:textId="2BAE3DAA">
      <w:pPr>
        <w:pStyle w:val="CommentText"/>
      </w:pPr>
      <w:r>
        <w:rPr>
          <w:rStyle w:val="CommentReference"/>
        </w:rPr>
        <w:annotationRef/>
      </w:r>
      <w:r w:rsidRPr="7ED91A9C">
        <w:t>Understood. I've updated this section and the Content Dashboard section with turnaway information, and will look into the effort required to do this.</w:t>
      </w:r>
    </w:p>
  </w:comment>
  <w:comment w:initials="LA" w:author="Arnold-Stratford, Linda" w:date="2026-01-05T18:05:00Z" w:id="309">
    <w:p w:rsidR="004E36F5" w:rsidP="004E36F5" w:rsidRDefault="004E36F5" w14:paraId="0D64DBB3" w14:textId="0D4345C5">
      <w:pPr>
        <w:pStyle w:val="CommentText"/>
      </w:pPr>
      <w:r>
        <w:rPr>
          <w:rStyle w:val="CommentReference"/>
        </w:rPr>
        <w:annotationRef/>
      </w:r>
      <w:r>
        <w:t>Need clarity that we can get usage stats whenever we need them for example I want usage stats from June 2026 in December 2027</w:t>
      </w:r>
    </w:p>
  </w:comment>
  <w:comment w:initials="LA" w:author="Arnold-Stratford, Linda" w:date="2026-01-08T15:04:00Z" w:id="310">
    <w:p w:rsidR="004554F7" w:rsidP="004554F7" w:rsidRDefault="004554F7" w14:paraId="4CF882E0" w14:textId="77777777">
      <w:pPr>
        <w:pStyle w:val="CommentText"/>
      </w:pPr>
      <w:r>
        <w:rPr>
          <w:rStyle w:val="CommentReference"/>
        </w:rPr>
        <w:annotationRef/>
      </w:r>
      <w:r>
        <w:t>For Josh</w:t>
      </w:r>
    </w:p>
  </w:comment>
  <w:comment w:initials="JR" w:author="Joshua Routh" w:date="2026-01-19T13:32:00Z" w:id="311">
    <w:p w:rsidR="009D0DEB" w:rsidRDefault="009D0DEB" w14:paraId="577DF3B6" w14:textId="33AB0DFE">
      <w:pPr>
        <w:pStyle w:val="CommentText"/>
      </w:pPr>
      <w:r>
        <w:rPr>
          <w:rStyle w:val="CommentReference"/>
        </w:rPr>
        <w:annotationRef/>
      </w:r>
      <w:r w:rsidRPr="54894353">
        <w:t>Yes that's correct, but access to the usage data will be on the Publisher Submission Portal (see 'Content dashboard'</w:t>
      </w:r>
    </w:p>
  </w:comment>
  <w:comment w:initials="LA" w:author="Arnold-Stratford, Linda" w:date="2026-01-05T18:08:00Z" w:id="320">
    <w:p w:rsidR="0079198B" w:rsidP="0079198B" w:rsidRDefault="0079198B" w14:paraId="22FC035C" w14:textId="2D80A9FB">
      <w:pPr>
        <w:pStyle w:val="CommentText"/>
      </w:pPr>
      <w:r>
        <w:rPr>
          <w:rStyle w:val="CommentReference"/>
        </w:rPr>
        <w:annotationRef/>
      </w:r>
      <w:r>
        <w:t>Are we looking into getting this? How do we do this</w:t>
      </w:r>
    </w:p>
  </w:comment>
  <w:comment w:initials="ME" w:author="Ellison, Mark" w:date="2026-01-06T10:59:00Z" w:id="321">
    <w:p w:rsidR="00066307" w:rsidP="00066307" w:rsidRDefault="00066307" w14:paraId="3891300A" w14:textId="77777777">
      <w:pPr>
        <w:pStyle w:val="CommentText"/>
      </w:pPr>
      <w:r>
        <w:rPr>
          <w:rStyle w:val="CommentReference"/>
        </w:rPr>
        <w:annotationRef/>
      </w:r>
      <w:r>
        <w:t xml:space="preserve">Presumably the same way we registered </w:t>
      </w:r>
      <w:hyperlink w:history="1" r:id="rId1">
        <w:r w:rsidRPr="00054432">
          <w:rPr>
            <w:rStyle w:val="Hyperlink"/>
          </w:rPr>
          <w:t>www.bl.uk</w:t>
        </w:r>
      </w:hyperlink>
      <w:r>
        <w:t>, which we would need to pay for. “legaldeposit.org.uk” is owned by the ALDL</w:t>
      </w:r>
    </w:p>
  </w:comment>
  <w:comment w:initials="LA" w:author="Arnold-Stratford, Linda" w:date="2026-01-08T15:08:00Z" w:id="322">
    <w:p w:rsidR="001A764F" w:rsidP="001A764F" w:rsidRDefault="001A764F" w14:paraId="73BA14A4" w14:textId="77777777">
      <w:pPr>
        <w:pStyle w:val="CommentText"/>
      </w:pPr>
      <w:r>
        <w:rPr>
          <w:rStyle w:val="CommentReference"/>
        </w:rPr>
        <w:annotationRef/>
      </w:r>
      <w:r>
        <w:t>Check with Josh when  need this. Ian Walker on it sorting this out</w:t>
      </w:r>
    </w:p>
  </w:comment>
  <w:comment w:initials="JR" w:author="Joshua Routh" w:date="2026-01-19T13:35:00Z" w:id="323">
    <w:p w:rsidR="009D0DEB" w:rsidRDefault="009D0DEB" w14:paraId="2AA48A0C" w14:textId="33BE80C4">
      <w:pPr>
        <w:pStyle w:val="CommentText"/>
      </w:pPr>
      <w:r>
        <w:rPr>
          <w:rStyle w:val="CommentReference"/>
        </w:rPr>
        <w:annotationRef/>
      </w:r>
      <w:r w:rsidRPr="5C438F70">
        <w:t>It would be useful for us to know what the domain of both the Content and Submissions portal should be before March please. The domain does not need to be actually used yet, but it is helpful to know what it will be.</w:t>
      </w:r>
    </w:p>
  </w:comment>
  <w:comment w:initials="TT" w:author="Taylor, Tracy" w:date="2026-01-22T16:01:00Z" w:id="324">
    <w:p w:rsidR="00145636" w:rsidRDefault="00145636" w14:paraId="17F0F762" w14:textId="110F1ADF">
      <w:pPr>
        <w:pStyle w:val="CommentText"/>
      </w:pPr>
      <w:r>
        <w:rPr>
          <w:rStyle w:val="CommentReference"/>
        </w:rPr>
        <w:annotationRef/>
      </w:r>
      <w:r>
        <w:fldChar w:fldCharType="begin"/>
      </w:r>
      <w:r>
        <w:instrText xml:space="preserve"> HYPERLINK "mailto:tracy.taylor@bl.uk"</w:instrText>
      </w:r>
      <w:bookmarkStart w:name="_@_923E6DAB5F9F435EAADF3B7D88F4A49EZ" w:id="326"/>
      <w:r>
        <w:fldChar w:fldCharType="separate"/>
      </w:r>
      <w:bookmarkEnd w:id="326"/>
      <w:r w:rsidRPr="1D8F736D">
        <w:rPr>
          <w:rStyle w:val="Mention"/>
          <w:noProof/>
        </w:rPr>
        <w:t>@Taylor, Tracy</w:t>
      </w:r>
      <w:r>
        <w:fldChar w:fldCharType="end"/>
      </w:r>
      <w:r w:rsidRPr="3718DA00">
        <w:t xml:space="preserve"> action</w:t>
      </w:r>
    </w:p>
  </w:comment>
  <w:comment w:initials="LA" w:author="Arnold-Stratford, Linda" w:date="2026-02-03T11:52:00Z" w:id="325">
    <w:p w:rsidR="00570F02" w:rsidP="00570F02" w:rsidRDefault="00570F02" w14:paraId="01A6C816" w14:textId="77777777">
      <w:pPr>
        <w:pStyle w:val="CommentText"/>
      </w:pPr>
      <w:r>
        <w:rPr>
          <w:rStyle w:val="CommentReference"/>
        </w:rPr>
        <w:annotationRef/>
      </w:r>
      <w:r>
        <w:t>Being resolved at BL</w:t>
      </w:r>
    </w:p>
  </w:comment>
  <w:comment w:initials="CP" w:author="Cunnea, Paul" w:date="2026-01-07T17:51:00Z" w:id="351">
    <w:p w:rsidR="00AC217D" w:rsidRDefault="00AC217D" w14:paraId="4024370C" w14:textId="467783FA">
      <w:pPr>
        <w:pStyle w:val="CommentText"/>
      </w:pPr>
      <w:r>
        <w:rPr>
          <w:rStyle w:val="CommentReference"/>
        </w:rPr>
        <w:annotationRef/>
      </w:r>
      <w:r w:rsidRPr="443638FD">
        <w:t>Reference accessibility standards</w:t>
      </w:r>
    </w:p>
  </w:comment>
  <w:comment w:initials="LA" w:author="Arnold-Stratford, Linda" w:date="2026-01-08T15:08:00Z" w:id="352">
    <w:p w:rsidR="000A7E53" w:rsidP="000A7E53" w:rsidRDefault="000A7E53" w14:paraId="102999D3" w14:textId="77777777">
      <w:pPr>
        <w:pStyle w:val="CommentText"/>
      </w:pPr>
      <w:r>
        <w:rPr>
          <w:rStyle w:val="CommentReference"/>
        </w:rPr>
        <w:annotationRef/>
      </w:r>
      <w:r>
        <w:t>Agree For Josh</w:t>
      </w:r>
    </w:p>
  </w:comment>
  <w:comment w:initials="JR" w:author="Joshua Routh" w:date="2026-01-19T13:35:00Z" w:id="353">
    <w:p w:rsidR="009D0DEB" w:rsidRDefault="009D0DEB" w14:paraId="6D2F86FE" w14:textId="6922B2EF">
      <w:pPr>
        <w:pStyle w:val="CommentText"/>
      </w:pPr>
      <w:r>
        <w:rPr>
          <w:rStyle w:val="CommentReference"/>
        </w:rPr>
        <w:annotationRef/>
      </w:r>
      <w:r w:rsidRPr="77B6B7AE">
        <w:t>Done</w:t>
      </w:r>
    </w:p>
  </w:comment>
  <w:comment w:initials="WI" w:author="Walker, Ian" w:date="2026-01-05T14:12:00Z" w:id="379">
    <w:p w:rsidR="000962B9" w:rsidRDefault="000962B9" w14:paraId="62863D1A" w14:textId="0B1D55B1">
      <w:pPr>
        <w:pStyle w:val="CommentText"/>
      </w:pPr>
      <w:r>
        <w:rPr>
          <w:rStyle w:val="CommentReference"/>
        </w:rPr>
        <w:annotationRef/>
      </w:r>
      <w:r w:rsidRPr="40779331">
        <w:t>Comment from Ian Cooke: Do we want feedback from CDP in the same way? Will this be confusing if mixed with PSP feedback? We may want to evaluate the CDP in a different way.</w:t>
      </w:r>
    </w:p>
  </w:comment>
  <w:comment w:initials="LA" w:author="Arnold-Stratford, Linda" w:date="2026-01-06T10:41:00Z" w:id="380">
    <w:p w:rsidR="00476E09" w:rsidP="00476E09" w:rsidRDefault="00476E09" w14:paraId="51B28C63" w14:textId="77777777">
      <w:pPr>
        <w:pStyle w:val="CommentText"/>
      </w:pPr>
      <w:r>
        <w:rPr>
          <w:rStyle w:val="CommentReference"/>
        </w:rPr>
        <w:annotationRef/>
      </w:r>
      <w:r>
        <w:t>Check with HighWire that we can change this down  the line- this is probably a useful tool for reporting issues in the first instance. Also need to note two types of feedback- problem reporting and then Reader behaviour for informing decisions for LDLs and it may be different tools for each of those</w:t>
      </w:r>
    </w:p>
  </w:comment>
  <w:comment w:initials="CP" w:author="Cunnea, Paul" w:date="1900-01-01T00:00:00Z" w:id="381">
    <w:p w:rsidR="000D701D" w:rsidRDefault="000D701D" w14:paraId="0C0205F1" w14:textId="717AA8BE">
      <w:pPr>
        <w:pStyle w:val="CommentText"/>
      </w:pPr>
      <w:r>
        <w:rPr>
          <w:rStyle w:val="CommentReference"/>
        </w:rPr>
        <w:annotationRef/>
      </w:r>
      <w:r w:rsidRPr="2BA7F3E8">
        <w:t>Also for later down the line, but for CDP it will be useful to differentiate between feedback on user experience and feedback on npld access conditions</w:t>
      </w:r>
    </w:p>
  </w:comment>
  <w:comment w:initials="LA" w:author="Arnold-Stratford, Linda" w:date="2026-01-08T15:10:00Z" w:id="382">
    <w:p w:rsidR="000A7E53" w:rsidP="000A7E53" w:rsidRDefault="000A7E53" w14:paraId="6C02F313" w14:textId="77777777">
      <w:pPr>
        <w:pStyle w:val="CommentText"/>
      </w:pPr>
      <w:r>
        <w:rPr>
          <w:rStyle w:val="CommentReference"/>
        </w:rPr>
        <w:annotationRef/>
      </w:r>
      <w:r>
        <w:t>For Josh</w:t>
      </w:r>
    </w:p>
  </w:comment>
  <w:comment w:initials="JR" w:author="Joshua Routh" w:date="2026-01-19T13:38:00Z" w:id="383">
    <w:p w:rsidR="009D0DEB" w:rsidRDefault="009D0DEB" w14:paraId="5A786C59" w14:textId="4C6B9643">
      <w:pPr>
        <w:pStyle w:val="CommentText"/>
      </w:pPr>
      <w:r>
        <w:rPr>
          <w:rStyle w:val="CommentReference"/>
        </w:rPr>
        <w:annotationRef/>
      </w:r>
      <w:r w:rsidRPr="6927F062">
        <w:t>CDP and PSP feedback can be 2 different forms, which include a separate of problem reporting and engagement feedback</w:t>
      </w:r>
    </w:p>
  </w:comment>
  <w:comment w:initials="WI" w:author="Walker, Ian" w:date="2026-01-05T14:13:00Z" w:id="395">
    <w:p w:rsidR="00432708" w:rsidRDefault="00432708" w14:paraId="45A6B159" w14:textId="0761BFC8">
      <w:pPr>
        <w:pStyle w:val="CommentText"/>
      </w:pPr>
      <w:r>
        <w:rPr>
          <w:rStyle w:val="CommentReference"/>
        </w:rPr>
        <w:annotationRef/>
      </w:r>
      <w:r w:rsidRPr="7EF4C17D">
        <w:t>Comment from Ian Cooke: Where is log in option? Is this displayed in body of Home and About?</w:t>
      </w:r>
    </w:p>
  </w:comment>
  <w:comment w:initials="ME" w:author="Ellison, Mark" w:date="2026-01-06T13:29:00Z" w:id="396">
    <w:p w:rsidR="00CF6927" w:rsidP="00CF6927" w:rsidRDefault="00CF6927" w14:paraId="6F3642B6" w14:textId="77777777">
      <w:pPr>
        <w:pStyle w:val="CommentText"/>
      </w:pPr>
      <w:r>
        <w:rPr>
          <w:rStyle w:val="CommentReference"/>
        </w:rPr>
        <w:annotationRef/>
      </w:r>
      <w:r>
        <w:t>A lot of sites have login and register in the same area</w:t>
      </w:r>
    </w:p>
  </w:comment>
  <w:comment w:initials="LA" w:author="Arnold-Stratford, Linda" w:date="2026-01-08T15:10:00Z" w:id="397">
    <w:p w:rsidR="000A7E53" w:rsidP="000A7E53" w:rsidRDefault="000A7E53" w14:paraId="0C07868B" w14:textId="77777777">
      <w:pPr>
        <w:pStyle w:val="CommentText"/>
      </w:pPr>
      <w:r>
        <w:rPr>
          <w:rStyle w:val="CommentReference"/>
        </w:rPr>
        <w:annotationRef/>
      </w:r>
      <w:r>
        <w:t>For Josh</w:t>
      </w:r>
    </w:p>
  </w:comment>
  <w:comment w:initials="JR" w:author="Joshua Routh" w:date="2026-01-19T13:39:00Z" w:id="398">
    <w:p w:rsidR="009D0DEB" w:rsidRDefault="009D0DEB" w14:paraId="5948546A" w14:textId="569C4ED8">
      <w:pPr>
        <w:pStyle w:val="CommentText"/>
      </w:pPr>
      <w:r>
        <w:rPr>
          <w:rStyle w:val="CommentReference"/>
        </w:rPr>
        <w:annotationRef/>
      </w:r>
      <w:r w:rsidRPr="721726BE">
        <w:t>Good point! I've added Log in</w:t>
      </w:r>
    </w:p>
  </w:comment>
  <w:comment w:initials="CC" w:author="Caulfield, Claire" w:date="2026-01-06T11:26:00Z" w:id="410">
    <w:p w:rsidR="00F35AB7" w:rsidRDefault="00F35AB7" w14:paraId="3D4E58A0" w14:textId="33BA5B5C">
      <w:pPr>
        <w:pStyle w:val="CommentText"/>
      </w:pPr>
      <w:r>
        <w:rPr>
          <w:rStyle w:val="CommentReference"/>
        </w:rPr>
        <w:annotationRef/>
      </w:r>
      <w:r w:rsidRPr="317B6E4E">
        <w:t>Associated rejection reasons are not documented or who they will be visible to</w:t>
      </w:r>
    </w:p>
  </w:comment>
  <w:comment w:initials="ME" w:author="Ellison, Mark" w:date="2026-01-06T13:38:00Z" w:id="411">
    <w:p w:rsidR="00423389" w:rsidP="00423389" w:rsidRDefault="00423389" w14:paraId="206CD13F" w14:textId="77777777">
      <w:pPr>
        <w:pStyle w:val="CommentText"/>
      </w:pPr>
      <w:r>
        <w:rPr>
          <w:rStyle w:val="CommentReference"/>
        </w:rPr>
        <w:annotationRef/>
      </w:r>
      <w:r>
        <w:t>I would assume that auto-generated rejections should prompt extra comms from us to explain the reasons</w:t>
      </w:r>
    </w:p>
  </w:comment>
  <w:comment w:initials="CC" w:author="Caulfield, Claire" w:date="2026-01-06T13:47:00Z" w:id="412">
    <w:p w:rsidR="005123B9" w:rsidRDefault="005123B9" w14:paraId="07FDA34C" w14:textId="7F97B913">
      <w:pPr>
        <w:pStyle w:val="CommentText"/>
      </w:pPr>
      <w:r>
        <w:rPr>
          <w:rStyle w:val="CommentReference"/>
        </w:rPr>
        <w:annotationRef/>
      </w:r>
      <w:r w:rsidRPr="14E67F3E">
        <w:t>I would rather see these documented in the specification document so that we can sign off on them and have clear shared understanding but they are not referred to at all (unless I've missed them somewhere)</w:t>
      </w:r>
    </w:p>
  </w:comment>
  <w:comment w:initials="LA" w:author="Arnold-Stratford, Linda" w:date="2026-01-08T15:11:00Z" w:id="413">
    <w:p w:rsidR="00304DD7" w:rsidP="00304DD7" w:rsidRDefault="00304DD7" w14:paraId="7A303942" w14:textId="77777777">
      <w:pPr>
        <w:pStyle w:val="CommentText"/>
      </w:pPr>
      <w:r>
        <w:rPr>
          <w:rStyle w:val="CommentReference"/>
        </w:rPr>
        <w:annotationRef/>
      </w:r>
      <w:r>
        <w:t>For clarity from Josh</w:t>
      </w:r>
    </w:p>
  </w:comment>
  <w:comment w:initials="JR" w:author="Joshua Routh" w:date="2026-01-19T13:41:00Z" w:id="414">
    <w:p w:rsidR="009D0DEB" w:rsidRDefault="009D0DEB" w14:paraId="6CC59084" w14:textId="419D155B">
      <w:pPr>
        <w:pStyle w:val="CommentText"/>
      </w:pPr>
      <w:r>
        <w:rPr>
          <w:rStyle w:val="CommentReference"/>
        </w:rPr>
        <w:annotationRef/>
      </w:r>
      <w:r w:rsidRPr="39318196">
        <w:t>There is an optional free text comment field which LDL staff can add when rejecting an application. If you would like that to change to a fixed list of options please share them and we will estimate what's needed</w:t>
      </w:r>
    </w:p>
  </w:comment>
  <w:comment w:initials="AL" w:author="Arnold-Stratford, Linda" w:date="1900-01-01T00:00:00Z" w:id="415">
    <w:p w:rsidR="00592806" w:rsidRDefault="00592806" w14:paraId="3B86C274" w14:textId="79763FFA">
      <w:pPr>
        <w:pStyle w:val="CommentText"/>
      </w:pPr>
      <w:r>
        <w:rPr>
          <w:rStyle w:val="CommentReference"/>
        </w:rPr>
        <w:annotationRef/>
      </w:r>
      <w:r w:rsidRPr="2D39D440">
        <w:rPr>
          <w:highlight w:val="yellow"/>
        </w:rPr>
        <w:t>@Josh Free field is best happy with free text for our staff to specify what is wrong.</w:t>
      </w:r>
    </w:p>
    <w:p w:rsidR="00592806" w:rsidRDefault="00592806" w14:paraId="7C95ED0D" w14:textId="1C54699A">
      <w:pPr>
        <w:pStyle w:val="CommentText"/>
      </w:pPr>
    </w:p>
    <w:p w:rsidR="00592806" w:rsidRDefault="00592806" w14:paraId="42E22F07" w14:textId="4F01DA4D">
      <w:pPr>
        <w:pStyle w:val="CommentText"/>
      </w:pPr>
      <w:r w:rsidRPr="7FB9D020">
        <w:rPr>
          <w:highlight w:val="yellow"/>
        </w:rPr>
        <w:t>I think this is something we could review if we see patterns emerging on rejections that would be facilitated by a drop down menu.</w:t>
      </w:r>
    </w:p>
    <w:p w:rsidR="00592806" w:rsidRDefault="00592806" w14:paraId="5105F59E" w14:textId="4F11038C">
      <w:pPr>
        <w:pStyle w:val="CommentText"/>
      </w:pPr>
      <w:r w:rsidRPr="397972E6">
        <w:rPr>
          <w:highlight w:val="yellow"/>
        </w:rPr>
        <w:t xml:space="preserve"> If not too difficult we could provide you with the top 3 reasons of rejection we know of right now and have free text for everything else.</w:t>
      </w:r>
    </w:p>
    <w:p w:rsidR="00592806" w:rsidRDefault="00592806" w14:paraId="2F541585" w14:textId="58EF5218">
      <w:pPr>
        <w:pStyle w:val="CommentText"/>
      </w:pPr>
    </w:p>
    <w:p w:rsidR="00592806" w:rsidRDefault="00592806" w14:paraId="3E71066D" w14:textId="6DC27FE4">
      <w:pPr>
        <w:pStyle w:val="CommentText"/>
      </w:pPr>
    </w:p>
  </w:comment>
  <w:comment w:initials="CC" w:author="Caulfield, Claire" w:date="2026-01-23T10:58:00Z" w:id="416">
    <w:p w:rsidR="00592806" w:rsidRDefault="00592806" w14:paraId="2F7735C6" w14:textId="614A8127">
      <w:pPr>
        <w:pStyle w:val="CommentText"/>
      </w:pPr>
      <w:r>
        <w:rPr>
          <w:rStyle w:val="CommentReference"/>
        </w:rPr>
        <w:annotationRef/>
      </w:r>
      <w:r w:rsidRPr="3BA3A4BF">
        <w:t>Fixed text is better for reporting, but an additional free text option is good for anything that doesn't conform to one of the above.</w:t>
      </w:r>
    </w:p>
  </w:comment>
  <w:comment w:initials="JR" w:author="Joshua Routh" w:date="2026-01-27T10:22:00Z" w:id="417">
    <w:p w:rsidR="00592806" w:rsidRDefault="00592806" w14:paraId="1AF986BD" w14:textId="5A304E8F">
      <w:pPr>
        <w:pStyle w:val="CommentText"/>
      </w:pPr>
      <w:r>
        <w:rPr>
          <w:rStyle w:val="CommentReference"/>
        </w:rPr>
        <w:annotationRef/>
      </w:r>
      <w:r w:rsidRPr="3E435B6B">
        <w:t>It's fine to have both: a dropdown of categories, plus a free text field. Would you like to define the categories? Thanks</w:t>
      </w:r>
    </w:p>
  </w:comment>
  <w:comment w:initials="CC" w:author="Caulfield, Claire" w:date="2026-01-28T11:07:00Z" w:id="418">
    <w:p w:rsidR="00A812D4" w:rsidRDefault="00A812D4" w14:paraId="4DF62C16" w14:textId="0A1E42F5">
      <w:pPr>
        <w:pStyle w:val="CommentText"/>
      </w:pPr>
      <w:r>
        <w:rPr>
          <w:rStyle w:val="CommentReference"/>
        </w:rPr>
        <w:annotationRef/>
      </w:r>
      <w:r w:rsidRPr="6369A32C">
        <w:t xml:space="preserve">If we can use the top 3 that </w:t>
      </w:r>
      <w:r>
        <w:fldChar w:fldCharType="begin"/>
      </w:r>
      <w:r>
        <w:instrText xml:space="preserve"> HYPERLINK "mailto:Linda.Arnold-Stratford@bl.uk"</w:instrText>
      </w:r>
      <w:bookmarkStart w:name="_@_6BD760B62E8C47078E9EE53F22EE421FZ" w:id="420"/>
      <w:r>
        <w:fldChar w:fldCharType="separate"/>
      </w:r>
      <w:bookmarkEnd w:id="420"/>
      <w:r w:rsidRPr="0547C367">
        <w:rPr>
          <w:rStyle w:val="Mention"/>
          <w:noProof/>
        </w:rPr>
        <w:t>@Arnold-Stratford, Linda</w:t>
      </w:r>
      <w:r>
        <w:fldChar w:fldCharType="end"/>
      </w:r>
      <w:r w:rsidRPr="43DDC675">
        <w:t xml:space="preserve"> is referring to as a starting point, plus do you have any OOTB categories we can also incorporate? Perhaps that's a good starting point with an option to add/refine?</w:t>
      </w:r>
    </w:p>
  </w:comment>
  <w:comment w:initials="LA" w:author="Arnold-Stratford, Linda" w:date="2026-02-03T11:58:00Z" w:id="419">
    <w:p w:rsidR="00A2734F" w:rsidP="00A2734F" w:rsidRDefault="00A2734F" w14:paraId="67D7575D" w14:textId="77777777">
      <w:pPr>
        <w:pStyle w:val="CommentText"/>
      </w:pPr>
      <w:r>
        <w:rPr>
          <w:rStyle w:val="CommentReference"/>
        </w:rPr>
        <w:annotationRef/>
      </w:r>
      <w:r>
        <w:t>We will provide the three options as the use case is different to your OOTB-  @Ian will get this information and send it to HW</w:t>
      </w:r>
    </w:p>
  </w:comment>
  <w:comment w:initials="CC" w:author="Caulfield, Claire" w:date="2026-01-06T11:27:00Z" w:id="424">
    <w:p w:rsidR="00324307" w:rsidRDefault="00324307" w14:paraId="170A8D8F" w14:textId="470E5948">
      <w:pPr>
        <w:pStyle w:val="CommentText"/>
      </w:pPr>
      <w:r>
        <w:rPr>
          <w:rStyle w:val="CommentReference"/>
        </w:rPr>
        <w:annotationRef/>
      </w:r>
      <w:r w:rsidRPr="4902EC05">
        <w:t>Where are process error messages generated and stored/made visible and what are they? Which ones will need a person to review and which ones will the system clean up without intervention?</w:t>
      </w:r>
    </w:p>
  </w:comment>
  <w:comment w:initials="LA" w:author="Arnold-Stratford, Linda" w:date="2026-01-08T15:11:00Z" w:id="425">
    <w:p w:rsidR="00304DD7" w:rsidP="00304DD7" w:rsidRDefault="00304DD7" w14:paraId="11265957" w14:textId="77777777">
      <w:pPr>
        <w:pStyle w:val="CommentText"/>
      </w:pPr>
      <w:r>
        <w:rPr>
          <w:rStyle w:val="CommentReference"/>
        </w:rPr>
        <w:annotationRef/>
      </w:r>
      <w:r>
        <w:t>For Josh</w:t>
      </w:r>
    </w:p>
  </w:comment>
  <w:comment w:initials="JR" w:author="Joshua Routh" w:date="2026-01-19T13:51:00Z" w:id="426">
    <w:p w:rsidR="009D0DEB" w:rsidRDefault="009D0DEB" w14:paraId="488C8BC3" w14:textId="369CEBD3">
      <w:pPr>
        <w:pStyle w:val="CommentText"/>
      </w:pPr>
      <w:r>
        <w:rPr>
          <w:rStyle w:val="CommentReference"/>
        </w:rPr>
        <w:annotationRef/>
      </w:r>
      <w:r w:rsidRPr="74242C9E">
        <w:t>The audit trail in this section lists changes, rather than process error messages.</w:t>
      </w:r>
    </w:p>
    <w:p w:rsidR="009D0DEB" w:rsidRDefault="009D0DEB" w14:paraId="3FCDAE79" w14:textId="5F7A7A69">
      <w:pPr>
        <w:pStyle w:val="CommentText"/>
      </w:pPr>
    </w:p>
    <w:p w:rsidR="009D0DEB" w:rsidRDefault="009D0DEB" w14:paraId="16CF58A9" w14:textId="58C95ECB">
      <w:pPr>
        <w:pStyle w:val="CommentText"/>
      </w:pPr>
      <w:r w:rsidRPr="08EAAA0F">
        <w:t>Validation error messages are displayed to the user in the interface if the metadata file they are uploading is incorrect. Those messages are not stored.</w:t>
      </w:r>
    </w:p>
    <w:p w:rsidR="009D0DEB" w:rsidRDefault="009D0DEB" w14:paraId="1C299DD2" w14:textId="118433AA">
      <w:pPr>
        <w:pStyle w:val="CommentText"/>
      </w:pPr>
    </w:p>
    <w:p w:rsidR="009D0DEB" w:rsidRDefault="009D0DEB" w14:paraId="560861EC" w14:textId="2D848F56">
      <w:pPr>
        <w:pStyle w:val="CommentText"/>
      </w:pPr>
      <w:r w:rsidRPr="14F687F6">
        <w:t>For the SFTP route, validation messages are sent back to the sender and are not stored in the system.</w:t>
      </w:r>
    </w:p>
    <w:p w:rsidR="009D0DEB" w:rsidRDefault="009D0DEB" w14:paraId="276DE009" w14:textId="25E06CE6">
      <w:pPr>
        <w:pStyle w:val="CommentText"/>
      </w:pPr>
    </w:p>
    <w:p w:rsidR="009D0DEB" w:rsidRDefault="009D0DEB" w14:paraId="3BC1C99E" w14:textId="71498396">
      <w:pPr>
        <w:pStyle w:val="CommentText"/>
      </w:pPr>
      <w:r w:rsidRPr="0036D2BE">
        <w:t>Please let me know if clarification is needed or if you have examples</w:t>
      </w:r>
    </w:p>
  </w:comment>
  <w:comment w:initials="AL" w:author="Arnold-Stratford, Linda" w:date="2026-01-22T16:07:00Z" w:id="427">
    <w:p w:rsidR="00145636" w:rsidRDefault="00145636" w14:paraId="190C0AF2" w14:textId="6763453B">
      <w:pPr>
        <w:pStyle w:val="CommentText"/>
      </w:pPr>
      <w:r>
        <w:rPr>
          <w:rStyle w:val="CommentReference"/>
        </w:rPr>
        <w:annotationRef/>
      </w:r>
      <w:r>
        <w:fldChar w:fldCharType="begin"/>
      </w:r>
      <w:r>
        <w:instrText xml:space="preserve"> HYPERLINK "mailto:claire.caulfield@bl.uk"</w:instrText>
      </w:r>
      <w:bookmarkStart w:name="_@_B872D8FB649E4BEA9DC4A651CFF5B5A4Z" w:id="430"/>
      <w:r>
        <w:fldChar w:fldCharType="separate"/>
      </w:r>
      <w:bookmarkEnd w:id="430"/>
      <w:r w:rsidRPr="74DE8AC3">
        <w:rPr>
          <w:rStyle w:val="Mention"/>
          <w:noProof/>
        </w:rPr>
        <w:t>@Caulfield, Claire</w:t>
      </w:r>
      <w:r>
        <w:fldChar w:fldCharType="end"/>
      </w:r>
      <w:r w:rsidRPr="0B68F360">
        <w:t xml:space="preserve"> and </w:t>
      </w:r>
      <w:r>
        <w:fldChar w:fldCharType="begin"/>
      </w:r>
      <w:r>
        <w:instrText xml:space="preserve"> HYPERLINK "mailto:paul.thurlow@bl.uk"</w:instrText>
      </w:r>
      <w:bookmarkStart w:name="_@_E321EFDD572F4D568902F112F036659CZ" w:id="431"/>
      <w:r>
        <w:fldChar w:fldCharType="separate"/>
      </w:r>
      <w:bookmarkEnd w:id="431"/>
      <w:r w:rsidRPr="518D7048">
        <w:rPr>
          <w:rStyle w:val="Mention"/>
          <w:noProof/>
        </w:rPr>
        <w:t>@Thurlow, Paul</w:t>
      </w:r>
      <w:r>
        <w:fldChar w:fldCharType="end"/>
      </w:r>
      <w:r w:rsidRPr="15FC8453">
        <w:t xml:space="preserve"> please can you check you are happy with this</w:t>
      </w:r>
    </w:p>
  </w:comment>
  <w:comment w:initials="TP" w:author="Thurlow, Paul" w:date="2026-01-23T10:36:00Z" w:id="428">
    <w:p w:rsidR="00145636" w:rsidRDefault="00145636" w14:paraId="0C0BBDCE" w14:textId="3081B01D">
      <w:pPr>
        <w:pStyle w:val="CommentText"/>
      </w:pPr>
      <w:r>
        <w:rPr>
          <w:rStyle w:val="CommentReference"/>
        </w:rPr>
        <w:annotationRef/>
      </w:r>
      <w:r w:rsidRPr="130DDE7C">
        <w:t xml:space="preserve">ok with me </w:t>
      </w:r>
    </w:p>
  </w:comment>
  <w:comment w:initials="" w:author="Caulfield, Claire" w:date="2026-01-23T02:56:00Z" w:id="429">
    <w:p w:rsidR="00C74375" w:rsidRDefault="00C74375" w14:paraId="1923ABEF" w14:textId="5682334A">
      <w:pPr>
        <w:pStyle w:val="CommentText"/>
      </w:pPr>
      <w:r>
        <w:rPr>
          <w:rStyle w:val="CommentReference"/>
        </w:rPr>
        <w:annotationRef/>
      </w:r>
      <w:r>
        <w:t>OK with me, thanks for the clarification!</w:t>
      </w:r>
    </w:p>
  </w:comment>
  <w:comment w:initials="CC" w:author="Caulfield, Claire" w:date="2026-01-06T11:30:00Z" w:id="452">
    <w:p w:rsidR="005B396A" w:rsidRDefault="005B396A" w14:paraId="5E3F6D48" w14:textId="5B232FAB">
      <w:pPr>
        <w:pStyle w:val="CommentText"/>
      </w:pPr>
      <w:r>
        <w:rPr>
          <w:rStyle w:val="CommentReference"/>
        </w:rPr>
        <w:annotationRef/>
      </w:r>
      <w:r w:rsidRPr="141447FD">
        <w:t>Had we not confirmed that embargo is set at the publisher level as part of an agreed process between publisher and LDL/BL and that publishers should not be able to set embargoes locally on content they submit?</w:t>
      </w:r>
    </w:p>
  </w:comment>
  <w:comment w:initials="LA" w:author="Arnold-Stratford, Linda" w:date="2026-01-08T15:14:00Z" w:id="453">
    <w:p w:rsidR="00AC465E" w:rsidP="00AC465E" w:rsidRDefault="00AC465E" w14:paraId="441B1733" w14:textId="77777777">
      <w:pPr>
        <w:pStyle w:val="CommentText"/>
      </w:pPr>
      <w:r>
        <w:rPr>
          <w:rStyle w:val="CommentReference"/>
        </w:rPr>
        <w:annotationRef/>
      </w:r>
      <w:r>
        <w:t>Yes we agreed this and I cannot see how anything in this document is different from that</w:t>
      </w:r>
    </w:p>
  </w:comment>
  <w:comment w:initials="LA" w:author="Arnold-Stratford, Linda" w:date="2026-01-08T15:16:00Z" w:id="454">
    <w:p w:rsidR="00520AA2" w:rsidP="00520AA2" w:rsidRDefault="00520AA2" w14:paraId="289AD7E7" w14:textId="77777777">
      <w:pPr>
        <w:pStyle w:val="CommentText"/>
      </w:pPr>
      <w:r>
        <w:rPr>
          <w:rStyle w:val="CommentReference"/>
        </w:rPr>
        <w:annotationRef/>
      </w:r>
      <w:r>
        <w:t>I think this refers to if there is embargo information in the metadata we are asking HighWire to ignore that</w:t>
      </w:r>
    </w:p>
  </w:comment>
  <w:comment w:initials="JR" w:author="Joshua Routh" w:date="2026-01-19T13:52:00Z" w:id="455">
    <w:p w:rsidR="009D0DEB" w:rsidRDefault="009D0DEB" w14:paraId="42B13B41" w14:textId="4953574E">
      <w:pPr>
        <w:pStyle w:val="CommentText"/>
      </w:pPr>
      <w:r>
        <w:rPr>
          <w:rStyle w:val="CommentReference"/>
        </w:rPr>
        <w:annotationRef/>
      </w:r>
      <w:r w:rsidRPr="0ECFD4F2">
        <w:t>Yes, agreed Linda</w:t>
      </w:r>
    </w:p>
  </w:comment>
  <w:comment w:initials="LA" w:author="Arnold-Stratford, Linda" w:date="2026-01-05T19:17:00Z" w:id="458">
    <w:p w:rsidR="00D8088B" w:rsidP="00D8088B" w:rsidRDefault="00D8088B" w14:paraId="5D71309C" w14:textId="3D71BF18">
      <w:pPr>
        <w:pStyle w:val="CommentText"/>
      </w:pPr>
      <w:r>
        <w:rPr>
          <w:rStyle w:val="CommentReference"/>
        </w:rPr>
        <w:annotationRef/>
      </w:r>
      <w:r>
        <w:t>Would like to ensure larger file upload by exception and in collaboration with HighWire as and when we have such files as we have historically had larger files than this but they are rare</w:t>
      </w:r>
    </w:p>
  </w:comment>
  <w:comment w:initials="LA" w:author="Arnold-Stratford, Linda" w:date="2026-01-08T15:17:00Z" w:id="459">
    <w:p w:rsidR="00A0729D" w:rsidP="00A0729D" w:rsidRDefault="00A0729D" w14:paraId="2EE79B77" w14:textId="77777777">
      <w:pPr>
        <w:pStyle w:val="CommentText"/>
      </w:pPr>
      <w:r>
        <w:rPr>
          <w:rStyle w:val="CommentReference"/>
        </w:rPr>
        <w:annotationRef/>
      </w:r>
      <w:r>
        <w:t>For Josh</w:t>
      </w:r>
    </w:p>
  </w:comment>
  <w:comment w:initials="JR" w:author="Joshua Routh" w:date="2026-01-19T13:52:00Z" w:id="460">
    <w:p w:rsidR="009D0DEB" w:rsidRDefault="009D0DEB" w14:paraId="3C0AAD8A" w14:textId="7A2379C7">
      <w:pPr>
        <w:pStyle w:val="CommentText"/>
      </w:pPr>
      <w:r>
        <w:rPr>
          <w:rStyle w:val="CommentReference"/>
        </w:rPr>
        <w:annotationRef/>
      </w:r>
      <w:r w:rsidRPr="67C7EB03">
        <w:t>Agreed, I've added a note</w:t>
      </w:r>
    </w:p>
  </w:comment>
  <w:comment w:initials="AL" w:author="Arnold-Stratford, Linda" w:date="1900-01-01T00:00:00Z" w:id="461">
    <w:p w:rsidR="00BA2383" w:rsidP="00BA2383" w:rsidRDefault="00592806" w14:paraId="572FC24A" w14:textId="77777777">
      <w:pPr>
        <w:pStyle w:val="CommentText"/>
      </w:pPr>
      <w:r>
        <w:rPr>
          <w:rStyle w:val="CommentReference"/>
        </w:rPr>
        <w:annotationRef/>
      </w:r>
      <w:r w:rsidR="00BA2383">
        <w:rPr>
          <w:lang w:val="en-US"/>
        </w:rPr>
        <w:t>@Josh  I think we need to be explicit about individual publications too as we have received some in excess of 1GB for one publication.</w:t>
      </w:r>
    </w:p>
  </w:comment>
  <w:comment w:initials="JR" w:author="Joshua Routh" w:date="2026-01-27T10:25:00Z" w:id="462">
    <w:p w:rsidR="00592806" w:rsidRDefault="00592806" w14:paraId="512DCC9B" w14:textId="2EDB4586">
      <w:pPr>
        <w:pStyle w:val="CommentText"/>
      </w:pPr>
      <w:r>
        <w:rPr>
          <w:rStyle w:val="CommentReference"/>
        </w:rPr>
        <w:annotationRef/>
      </w:r>
      <w:r w:rsidRPr="1A2D4667">
        <w:t>Good point. I've added a limit</w:t>
      </w:r>
    </w:p>
  </w:comment>
  <w:comment w:initials="LA" w:author="Arnold-Stratford, Linda" w:date="2026-02-03T12:04:00Z" w:id="463">
    <w:p w:rsidR="00BA2383" w:rsidP="00BA2383" w:rsidRDefault="0076790D" w14:paraId="4BC3BD10" w14:textId="77777777">
      <w:pPr>
        <w:pStyle w:val="CommentText"/>
      </w:pPr>
      <w:r>
        <w:rPr>
          <w:rStyle w:val="CommentReference"/>
        </w:rPr>
        <w:annotationRef/>
      </w:r>
      <w:r w:rsidR="00BA2383">
        <w:rPr>
          <w:highlight w:val="cyan"/>
          <w:lang w:val="en-US"/>
        </w:rPr>
        <w:t>@Josh I Have added the text highlighted as it is about individual items  being large and not about bulk uploads larger than 50mb. Publishers with more than 50 can upload in smaller batches or deposit directly with the BL.</w:t>
      </w:r>
    </w:p>
  </w:comment>
  <w:comment w:initials="JR" w:author="Joshua Routh" w:date="2026-02-03T12:30:00Z" w:id="464">
    <w:p w:rsidR="00E21299" w:rsidRDefault="00E21299" w14:paraId="193F9BC5" w14:textId="6359CD9A">
      <w:pPr>
        <w:pStyle w:val="CommentText"/>
      </w:pPr>
      <w:r>
        <w:rPr>
          <w:rStyle w:val="CommentReference"/>
        </w:rPr>
        <w:annotationRef/>
      </w:r>
      <w:r w:rsidRPr="4140141E">
        <w:t>Understood. I've added 'and will assess on a case by case basis' so it doesn't imply there are no restrictions at all</w:t>
      </w:r>
    </w:p>
  </w:comment>
  <w:comment w:initials="WI" w:author="Walker, Ian" w:date="2026-01-05T14:14:00Z" w:id="465">
    <w:p w:rsidR="008D7E53" w:rsidRDefault="008D7E53" w14:paraId="7A1BDBCD" w14:textId="4C5CF351">
      <w:pPr>
        <w:pStyle w:val="CommentText"/>
      </w:pPr>
      <w:r>
        <w:rPr>
          <w:rStyle w:val="CommentReference"/>
        </w:rPr>
        <w:annotationRef/>
      </w:r>
      <w:r w:rsidRPr="7AD087E2">
        <w:t>Comment from Ian Cooke: Will this support upload of sound or AV files as supplementary data? (maybe we just need to accept for now and review this one after go-live)</w:t>
      </w:r>
    </w:p>
  </w:comment>
  <w:comment w:initials="LA" w:author="Arnold-Stratford, Linda" w:date="2026-01-06T10:46:00Z" w:id="466">
    <w:p w:rsidR="003B7F79" w:rsidP="003B7F79" w:rsidRDefault="003B7F79" w14:paraId="43527AA7" w14:textId="77777777">
      <w:pPr>
        <w:pStyle w:val="CommentText"/>
      </w:pPr>
      <w:r>
        <w:rPr>
          <w:rStyle w:val="CommentReference"/>
        </w:rPr>
        <w:annotationRef/>
      </w:r>
      <w:r>
        <w:t>This is certainly part of the intended user case so we will be able to do this just not in the first phase which will be focussing on epub and PDF</w:t>
      </w:r>
    </w:p>
  </w:comment>
  <w:comment w:initials="LA" w:author="Arnold-Stratford, Linda" w:date="2026-01-08T15:17:00Z" w:id="467">
    <w:p w:rsidR="00326F8A" w:rsidP="00326F8A" w:rsidRDefault="00326F8A" w14:paraId="431E8E84" w14:textId="77777777">
      <w:pPr>
        <w:pStyle w:val="CommentText"/>
      </w:pPr>
      <w:r>
        <w:rPr>
          <w:rStyle w:val="CommentReference"/>
        </w:rPr>
        <w:annotationRef/>
      </w:r>
      <w:r>
        <w:t>Check with Josh</w:t>
      </w:r>
    </w:p>
  </w:comment>
  <w:comment w:initials="JR" w:author="Joshua Routh" w:date="2026-01-19T13:54:00Z" w:id="468">
    <w:p w:rsidR="009D0DEB" w:rsidRDefault="009D0DEB" w14:paraId="383427AE" w14:textId="2EC9E531">
      <w:pPr>
        <w:pStyle w:val="CommentText"/>
      </w:pPr>
      <w:r>
        <w:rPr>
          <w:rStyle w:val="CommentReference"/>
        </w:rPr>
        <w:annotationRef/>
      </w:r>
      <w:r w:rsidRPr="135FE065">
        <w:t>Agreed phase 1 is ePub and PDF. SuppMatt files support a wide range of types but I suggest that we do not advertise Video files as intending to be included there as it would greatly reduce available space for other content.</w:t>
      </w:r>
    </w:p>
  </w:comment>
  <w:comment w:initials="AL" w:author="Arnold-Stratford, Linda" w:date="2026-01-22T16:18:00Z" w:id="469">
    <w:p w:rsidR="00145636" w:rsidRDefault="00145636" w14:paraId="118F2FB2" w14:textId="2B7C567F">
      <w:pPr>
        <w:pStyle w:val="CommentText"/>
      </w:pPr>
      <w:r>
        <w:rPr>
          <w:rStyle w:val="CommentReference"/>
        </w:rPr>
        <w:annotationRef/>
      </w:r>
      <w:r w:rsidRPr="773261A2">
        <w:t>Agree, with this that we add the video and sound files and other formats down the line. do need to accept other file formats and plan that and the corresponding storage accordingly.</w:t>
      </w:r>
    </w:p>
  </w:comment>
  <w:comment w:initials="ME" w:author="Ellison, Mark" w:date="2026-01-06T13:48:00Z" w:id="479">
    <w:p w:rsidR="001D48E6" w:rsidP="001D48E6" w:rsidRDefault="001D48E6" w14:paraId="4380640B" w14:textId="30C67FC8">
      <w:pPr>
        <w:pStyle w:val="CommentText"/>
      </w:pPr>
      <w:r>
        <w:rPr>
          <w:rStyle w:val="CommentReference"/>
        </w:rPr>
        <w:annotationRef/>
      </w:r>
      <w:r>
        <w:t>Need to read the remainder of the document, but just as a placeholder, for cataloguing activity I need to check whether the first-received copy might need to be accessible for creating a record</w:t>
      </w:r>
    </w:p>
  </w:comment>
  <w:comment w:initials="LA" w:author="Arnold-Stratford, Linda" w:date="2026-01-08T15:19:00Z" w:id="480">
    <w:p w:rsidR="00671406" w:rsidP="00671406" w:rsidRDefault="008E593B" w14:paraId="485E1945" w14:textId="77777777">
      <w:pPr>
        <w:pStyle w:val="CommentText"/>
      </w:pPr>
      <w:r>
        <w:rPr>
          <w:rStyle w:val="CommentReference"/>
        </w:rPr>
        <w:annotationRef/>
      </w:r>
      <w:r w:rsidR="00671406">
        <w:rPr>
          <w:lang w:val="en-US"/>
        </w:rPr>
        <w:t>Why would we need access to the first copy.</w:t>
      </w:r>
    </w:p>
    <w:p w:rsidR="00671406" w:rsidP="00671406" w:rsidRDefault="00671406" w14:paraId="7E6D8163" w14:textId="77777777">
      <w:pPr>
        <w:pStyle w:val="CommentText"/>
      </w:pPr>
      <w:r>
        <w:rPr>
          <w:lang w:val="en-US"/>
        </w:rPr>
        <w:t xml:space="preserve"> I would assume that everything needed for record creation will be available in all version</w:t>
      </w:r>
    </w:p>
  </w:comment>
  <w:comment w:initials="JR" w:author="Joshua Routh" w:date="2026-01-19T16:27:00Z" w:id="481">
    <w:p w:rsidR="009D0DEB" w:rsidRDefault="009D0DEB" w14:paraId="0C9A67F8" w14:textId="6E61A5AD">
      <w:pPr>
        <w:pStyle w:val="CommentText"/>
      </w:pPr>
      <w:r>
        <w:rPr>
          <w:rStyle w:val="CommentReference"/>
        </w:rPr>
        <w:annotationRef/>
      </w:r>
      <w:r w:rsidRPr="122E8C8A">
        <w:t>I'll await further input on this</w:t>
      </w:r>
    </w:p>
  </w:comment>
  <w:comment w:initials="AL" w:author="Arnold-Stratford, Linda" w:date="2026-01-22T16:23:00Z" w:id="482">
    <w:p w:rsidR="00145636" w:rsidRDefault="00145636" w14:paraId="58B0FB43" w14:textId="39627E10">
      <w:pPr>
        <w:pStyle w:val="CommentText"/>
      </w:pPr>
      <w:r>
        <w:rPr>
          <w:rStyle w:val="CommentReference"/>
        </w:rPr>
        <w:annotationRef/>
      </w:r>
      <w:r w:rsidRPr="34B7C565">
        <w:t>@Josh Leave as is. I cannot see any reason why the first copy is needed.</w:t>
      </w:r>
    </w:p>
  </w:comment>
  <w:comment w:initials="WI" w:author="Walker, Ian" w:date="2026-01-16T13:41:00Z" w:id="486">
    <w:p w:rsidR="009D0DEB" w:rsidRDefault="009D0DEB" w14:paraId="0573D722" w14:textId="73961A81">
      <w:pPr>
        <w:pStyle w:val="CommentText"/>
      </w:pPr>
      <w:r>
        <w:rPr>
          <w:rStyle w:val="CommentReference"/>
        </w:rPr>
        <w:annotationRef/>
      </w:r>
      <w:r w:rsidRPr="66F6A2EA">
        <w:t>Comment from Helen Woolfries: For retracted or corrected items - please could we also clarify the workflow for this and ensure it is captured in the document. could the publisher issue new metadata to an existing article file flagging the content as corrected/retracted, or submit new metadata and a new file of the content – we’d want to keep original version of the file for the record – this is probably just a variation of other ‘versions’ questions already covered. To a reader how visible would it be that an article (for example) had been retracted?</w:t>
      </w:r>
    </w:p>
  </w:comment>
  <w:comment w:initials="JR" w:author="Joshua Routh" w:date="2026-01-19T16:30:00Z" w:id="487">
    <w:p w:rsidR="009D0DEB" w:rsidRDefault="009D0DEB" w14:paraId="2A2B9C0D" w14:textId="53C49E0A">
      <w:pPr>
        <w:pStyle w:val="CommentText"/>
      </w:pPr>
      <w:r>
        <w:rPr>
          <w:rStyle w:val="CommentReference"/>
        </w:rPr>
        <w:annotationRef/>
      </w:r>
      <w:r w:rsidRPr="6E7599BE">
        <w:t>I recommend that we follow CREC guidelines on retractions and corrections. From a technical point of view this would still mean that a retraction is an article type, including in a journal, and which has a link to the article is it retracting (or correcting). The original article would also need to be updated with the specific word 'RETRACTED:', with a retraction notice etc.</w:t>
      </w:r>
    </w:p>
    <w:p w:rsidR="009D0DEB" w:rsidRDefault="009D0DEB" w14:paraId="669A531B" w14:textId="14AB5EA6">
      <w:pPr>
        <w:pStyle w:val="CommentText"/>
      </w:pPr>
    </w:p>
    <w:p w:rsidR="009D0DEB" w:rsidRDefault="009D0DEB" w14:paraId="4922F8F6" w14:textId="6E0004AB">
      <w:pPr>
        <w:pStyle w:val="CommentText"/>
      </w:pPr>
      <w:r w:rsidRPr="0D108E5D">
        <w:t>In terms of workflow I would see this all as being part of creating a new content item (the retraction) and making an update to an existing item (the article being retracted). Please let me know if you think further technical details are needed here.</w:t>
      </w:r>
    </w:p>
  </w:comment>
  <w:comment w:initials="AL" w:author="Arnold-Stratford, Linda" w:date="2026-01-22T16:31:00Z" w:id="488">
    <w:p w:rsidR="00145636" w:rsidRDefault="00145636" w14:paraId="7FD6FC4B" w14:textId="19B09942">
      <w:pPr>
        <w:pStyle w:val="CommentText"/>
      </w:pPr>
      <w:r>
        <w:rPr>
          <w:rStyle w:val="CommentReference"/>
        </w:rPr>
        <w:annotationRef/>
      </w:r>
      <w:r w:rsidRPr="2CA3CF37">
        <w:t>@Josh agree happy with your solution</w:t>
      </w:r>
    </w:p>
  </w:comment>
  <w:comment w:initials="ME" w:author="Ellison, Mark" w:date="2026-01-06T13:51:00Z" w:id="507">
    <w:p w:rsidR="00424CFE" w:rsidP="00424CFE" w:rsidRDefault="00D64204" w14:paraId="6E914FD8" w14:textId="57712BAA">
      <w:pPr>
        <w:pStyle w:val="CommentText"/>
      </w:pPr>
      <w:r>
        <w:rPr>
          <w:rStyle w:val="CommentReference"/>
        </w:rPr>
        <w:annotationRef/>
      </w:r>
      <w:r w:rsidR="00424CFE">
        <w:rPr>
          <w:lang w:val="en-US"/>
        </w:rPr>
        <w:t>A matched ISBN with different-sized content could mean an ISBN was incorrectly given, and that this is an entirely different item. Irregular use of ISBNs is common enough to merit some kind of check, or we could pin an item to a record that isn’t for the same thing</w:t>
      </w:r>
    </w:p>
  </w:comment>
  <w:comment w:initials="LA" w:author="Arnold-Stratford, Linda" w:date="2026-01-08T15:21:00Z" w:id="508">
    <w:p w:rsidR="00671406" w:rsidP="00671406" w:rsidRDefault="00671406" w14:paraId="5CEA7C4F" w14:textId="77777777">
      <w:pPr>
        <w:pStyle w:val="CommentText"/>
      </w:pPr>
      <w:r>
        <w:rPr>
          <w:rStyle w:val="CommentReference"/>
        </w:rPr>
        <w:annotationRef/>
      </w:r>
      <w:r>
        <w:t>Agree- Discuss with Josh</w:t>
      </w:r>
    </w:p>
  </w:comment>
  <w:comment w:initials="JR" w:author="Joshua Routh" w:date="2026-01-15T15:03:00Z" w:id="509">
    <w:p w:rsidR="009D0DEB" w:rsidRDefault="009D0DEB" w14:paraId="63A24B83" w14:textId="121D48BD">
      <w:pPr>
        <w:pStyle w:val="CommentText"/>
      </w:pPr>
      <w:r>
        <w:rPr>
          <w:rStyle w:val="CommentReference"/>
        </w:rPr>
        <w:annotationRef/>
      </w:r>
      <w:r w:rsidRPr="5BD12B23">
        <w:t>I've made changes to this section and the diagram in it to address this requirement. We now also check the publisher and title, rather than just the ISBN. Please review</w:t>
      </w:r>
    </w:p>
  </w:comment>
  <w:comment w:initials="EM" w:author="Ellison, Mark" w:date="2026-01-16T11:36:00Z" w:id="510">
    <w:p w:rsidR="009D0DEB" w:rsidRDefault="009D0DEB" w14:paraId="3D59288B" w14:textId="6A148226">
      <w:pPr>
        <w:pStyle w:val="CommentText"/>
      </w:pPr>
      <w:r>
        <w:rPr>
          <w:rStyle w:val="CommentReference"/>
        </w:rPr>
        <w:annotationRef/>
      </w:r>
      <w:r w:rsidRPr="627C4A4D">
        <w:t>I don't think much more can reasonably be expected, thanks. There are specific problems with school textbooks with different edition names buried deep the metadata (or not represented at all) but the publisher uses the same ISBN for different permutations. Eyeballing has tended to be our only solution.</w:t>
      </w:r>
    </w:p>
  </w:comment>
  <w:comment w:initials="WI" w:author="Walker, Ian" w:date="2026-01-05T14:15:00Z" w:id="513">
    <w:p w:rsidR="00D80BC7" w:rsidRDefault="00D80BC7" w14:paraId="2B0A59BE" w14:textId="58F84B9D">
      <w:pPr>
        <w:pStyle w:val="CommentText"/>
      </w:pPr>
      <w:r>
        <w:rPr>
          <w:rStyle w:val="CommentReference"/>
        </w:rPr>
        <w:annotationRef/>
      </w:r>
      <w:r w:rsidRPr="3B894F21">
        <w:t xml:space="preserve">Comment from Ian Cooke: Note proposal is to use file size rather than hash value - so will be less sensitive to changes (eg a text change from milligrams to micrograms may not be detected). Is this OK? </w:t>
      </w:r>
    </w:p>
  </w:comment>
  <w:comment w:initials="LA" w:author="Arnold-Stratford, Linda" w:date="2026-01-06T10:47:00Z" w:id="514">
    <w:p w:rsidR="003B7F79" w:rsidP="003B7F79" w:rsidRDefault="003B7F79" w14:paraId="622C9A18" w14:textId="77777777">
      <w:pPr>
        <w:pStyle w:val="CommentText"/>
      </w:pPr>
      <w:r>
        <w:rPr>
          <w:rStyle w:val="CommentReference"/>
        </w:rPr>
        <w:annotationRef/>
      </w:r>
      <w:r>
        <w:t>Check whether checksum can be used</w:t>
      </w:r>
    </w:p>
  </w:comment>
  <w:comment w:initials="CC" w:author="Caulfield, Claire" w:date="2026-01-06T11:34:00Z" w:id="515">
    <w:p w:rsidR="00140DFC" w:rsidRDefault="00140DFC" w14:paraId="47899E15" w14:textId="778F8B78">
      <w:pPr>
        <w:pStyle w:val="CommentText"/>
      </w:pPr>
      <w:r>
        <w:rPr>
          <w:rStyle w:val="CommentReference"/>
        </w:rPr>
        <w:annotationRef/>
      </w:r>
      <w:r w:rsidRPr="4D3FB579">
        <w:t xml:space="preserve">We should use a standard tool for identifying duplicate files. </w:t>
      </w:r>
      <w:r>
        <w:fldChar w:fldCharType="begin"/>
      </w:r>
      <w:r>
        <w:instrText xml:space="preserve"> HYPERLINK "mailto:simon.whibley@bl.uk"</w:instrText>
      </w:r>
      <w:bookmarkStart w:name="_@_5A0059576B8748828198D70B6AC3ADB5Z" w:id="528"/>
      <w:r>
        <w:fldChar w:fldCharType="separate"/>
      </w:r>
      <w:bookmarkEnd w:id="528"/>
      <w:r w:rsidRPr="7A3C46FA">
        <w:rPr>
          <w:rStyle w:val="Mention"/>
          <w:noProof/>
        </w:rPr>
        <w:t>@Whibley, Simon</w:t>
      </w:r>
      <w:r>
        <w:fldChar w:fldCharType="end"/>
      </w:r>
      <w:r w:rsidRPr="31451385">
        <w:t xml:space="preserve"> do you recommend SHA or MD5 values or other? </w:t>
      </w:r>
    </w:p>
  </w:comment>
  <w:comment w:initials="WS" w:author="Whibley, Simon" w:date="1900-01-01T00:00:00Z" w:id="516">
    <w:p w:rsidR="006668FD" w:rsidRDefault="006668FD" w14:paraId="201C9CE7" w14:textId="700950A0">
      <w:pPr>
        <w:pStyle w:val="CommentText"/>
      </w:pPr>
      <w:r>
        <w:rPr>
          <w:rStyle w:val="CommentReference"/>
        </w:rPr>
        <w:annotationRef/>
      </w:r>
      <w:r w:rsidRPr="2A16029A">
        <w:t>Both are still fine, but I believe we lean towards SHA256 and that's what the Library previously used!</w:t>
      </w:r>
    </w:p>
  </w:comment>
  <w:comment w:initials="LA" w:author="Arnold-Stratford, Linda" w:date="2026-01-08T15:23:00Z" w:id="517">
    <w:p w:rsidR="00B3451D" w:rsidP="00B3451D" w:rsidRDefault="00B3451D" w14:paraId="24F12385" w14:textId="77777777">
      <w:pPr>
        <w:pStyle w:val="CommentText"/>
      </w:pPr>
      <w:r>
        <w:rPr>
          <w:rStyle w:val="CommentReference"/>
        </w:rPr>
        <w:annotationRef/>
      </w:r>
      <w:r>
        <w:t>Check with Josh- Need a fool proof process</w:t>
      </w:r>
    </w:p>
  </w:comment>
  <w:comment w:initials="JR" w:author="Joshua Routh" w:date="2026-01-15T15:04:00Z" w:id="518">
    <w:p w:rsidR="009D0DEB" w:rsidRDefault="009D0DEB" w14:paraId="6579B440" w14:textId="50FF5FC8">
      <w:pPr>
        <w:pStyle w:val="CommentText"/>
      </w:pPr>
      <w:r>
        <w:rPr>
          <w:rStyle w:val="CommentReference"/>
        </w:rPr>
        <w:annotationRef/>
      </w:r>
      <w:r w:rsidRPr="502462DB">
        <w:t xml:space="preserve">Duplication detection and versioning was discussed at some length in the workshops. The conclusion documented was that we should not use hash values, and instead only the size of the file. </w:t>
      </w:r>
    </w:p>
    <w:p w:rsidR="009D0DEB" w:rsidRDefault="009D0DEB" w14:paraId="5588946D" w14:textId="502FB0CD">
      <w:pPr>
        <w:pStyle w:val="CommentText"/>
      </w:pPr>
    </w:p>
    <w:p w:rsidR="009D0DEB" w:rsidRDefault="009D0DEB" w14:paraId="216B3A42" w14:textId="72FF01C2">
      <w:pPr>
        <w:pStyle w:val="CommentText"/>
      </w:pPr>
      <w:r w:rsidRPr="33432240">
        <w:t>Do we need to return to that decision?</w:t>
      </w:r>
    </w:p>
  </w:comment>
  <w:comment w:initials="CC" w:author="Caulfield, Claire" w:date="2026-01-16T08:52:00Z" w:id="519">
    <w:p w:rsidR="009D0DEB" w:rsidRDefault="009D0DEB" w14:paraId="3A318C5A" w14:textId="224612D6">
      <w:pPr>
        <w:pStyle w:val="CommentText"/>
      </w:pPr>
      <w:r>
        <w:rPr>
          <w:rStyle w:val="CommentReference"/>
        </w:rPr>
        <w:annotationRef/>
      </w:r>
      <w:r w:rsidRPr="5F9D4189">
        <w:t xml:space="preserve">I think we need clarification from </w:t>
      </w:r>
      <w:r>
        <w:fldChar w:fldCharType="begin"/>
      </w:r>
      <w:r>
        <w:instrText xml:space="preserve"> HYPERLINK "mailto:simon.whibley@bl.uk"</w:instrText>
      </w:r>
      <w:bookmarkStart w:name="_@_E1216AD82104454DA7D8E2FB022E5D47Z" w:id="529"/>
      <w:r>
        <w:fldChar w:fldCharType="separate"/>
      </w:r>
      <w:bookmarkEnd w:id="529"/>
      <w:r w:rsidRPr="521B71E6">
        <w:rPr>
          <w:rStyle w:val="Mention"/>
          <w:noProof/>
        </w:rPr>
        <w:t>@Whibley, Simon</w:t>
      </w:r>
      <w:r>
        <w:fldChar w:fldCharType="end"/>
      </w:r>
      <w:r w:rsidRPr="12F13345">
        <w:t xml:space="preserve"> about the preference/best practice/policy from Digital Collections perspective. I'm concerned we aren't using a formula (SHA or MD5) but if that decision is approved then I think we just need to ensure that it is documented for future challenge</w:t>
      </w:r>
    </w:p>
  </w:comment>
  <w:comment w:initials="WS" w:author="Whibley, Simon" w:date="2026-01-16T08:59:00Z" w:id="520">
    <w:p w:rsidR="009D0DEB" w:rsidRDefault="009D0DEB" w14:paraId="2982DEE5" w14:textId="22FFDF13">
      <w:pPr>
        <w:pStyle w:val="CommentText"/>
      </w:pPr>
      <w:r>
        <w:rPr>
          <w:rStyle w:val="CommentReference"/>
        </w:rPr>
        <w:annotationRef/>
      </w:r>
      <w:r w:rsidRPr="39D4BA2A">
        <w:t xml:space="preserve">This isn't really a digital preservation issue as such so don't think we would have a policy. I remember some of the discussions in the workshops but don't remember a specific checksum vs filesize decision being made. I know Craig Hawkins in metadata said they use filesize for the current process, but, in terms of best practice, my opinion is that as </w:t>
      </w:r>
      <w:r>
        <w:fldChar w:fldCharType="begin"/>
      </w:r>
      <w:r>
        <w:instrText xml:space="preserve"> HYPERLINK "mailto:ian.cooke@bl.uk"</w:instrText>
      </w:r>
      <w:bookmarkStart w:name="_@_C82A24C1E7F64B128D413B326B353DD1Z" w:id="530"/>
      <w:r>
        <w:fldChar w:fldCharType="separate"/>
      </w:r>
      <w:bookmarkEnd w:id="530"/>
      <w:r w:rsidRPr="21CC7C43">
        <w:rPr>
          <w:rStyle w:val="Mention"/>
          <w:noProof/>
        </w:rPr>
        <w:t>@Cooke, Ian</w:t>
      </w:r>
      <w:r>
        <w:fldChar w:fldCharType="end"/>
      </w:r>
      <w:r w:rsidRPr="5120ECF7">
        <w:t>suggests, checksum would be far more accurate for the identification of exact duplicates which is what we're trying to root out? An updated version could have the same file size as the previous version potentially (but different checksum).</w:t>
      </w:r>
    </w:p>
  </w:comment>
  <w:comment w:initials="CC" w:author="Caulfield, Claire" w:date="2026-01-16T10:11:00Z" w:id="521">
    <w:p w:rsidR="009D0DEB" w:rsidRDefault="009D0DEB" w14:paraId="576DBEBD" w14:textId="3CBA881E">
      <w:pPr>
        <w:pStyle w:val="CommentText"/>
      </w:pPr>
      <w:r>
        <w:rPr>
          <w:rStyle w:val="CommentReference"/>
        </w:rPr>
        <w:annotationRef/>
      </w:r>
      <w:r w:rsidRPr="4F7CFF2C">
        <w:t xml:space="preserve">Thanks </w:t>
      </w:r>
      <w:r>
        <w:fldChar w:fldCharType="begin"/>
      </w:r>
      <w:r>
        <w:instrText xml:space="preserve"> HYPERLINK "mailto:simon.whibley@bl.uk"</w:instrText>
      </w:r>
      <w:bookmarkStart w:name="_@_2ABD343477E6424A8D3866C77949B397Z" w:id="531"/>
      <w:r>
        <w:fldChar w:fldCharType="separate"/>
      </w:r>
      <w:bookmarkEnd w:id="531"/>
      <w:r w:rsidRPr="2EBD446D">
        <w:rPr>
          <w:rStyle w:val="Mention"/>
          <w:noProof/>
        </w:rPr>
        <w:t>@Whibley, Simon</w:t>
      </w:r>
      <w:r>
        <w:fldChar w:fldCharType="end"/>
      </w:r>
      <w:r w:rsidRPr="533DA311">
        <w:t xml:space="preserve"> that has been my experience of identifying duplicates</w:t>
      </w:r>
    </w:p>
  </w:comment>
  <w:comment w:initials="WS" w:author="Whibley, Simon" w:date="2026-01-16T13:14:00Z" w:id="522">
    <w:p w:rsidR="009D0DEB" w:rsidRDefault="009D0DEB" w14:paraId="2CC8B968" w14:textId="4CBA78F0">
      <w:pPr>
        <w:pStyle w:val="CommentText"/>
      </w:pPr>
      <w:r>
        <w:rPr>
          <w:rStyle w:val="CommentReference"/>
        </w:rPr>
        <w:annotationRef/>
      </w:r>
      <w:r w:rsidRPr="717B820D">
        <w:t>I'm presuming this is an ebook only workflow?</w:t>
      </w:r>
    </w:p>
  </w:comment>
  <w:comment w:initials="JR" w:author="Joshua Routh" w:date="2026-01-19T16:35:00Z" w:id="523">
    <w:p w:rsidR="009D0DEB" w:rsidRDefault="009D0DEB" w14:paraId="6AAE0F4A" w14:textId="17C9C5B5">
      <w:pPr>
        <w:pStyle w:val="CommentText"/>
      </w:pPr>
      <w:r>
        <w:rPr>
          <w:rStyle w:val="CommentReference"/>
        </w:rPr>
        <w:annotationRef/>
      </w:r>
      <w:r w:rsidRPr="03D3FFC0">
        <w:t>Hi. Duplicate detection is intended for all content types unless there is a requirement not to.</w:t>
      </w:r>
    </w:p>
    <w:p w:rsidR="009D0DEB" w:rsidRDefault="009D0DEB" w14:paraId="6F5E851B" w14:textId="5E9F9D66">
      <w:pPr>
        <w:pStyle w:val="CommentText"/>
      </w:pPr>
    </w:p>
    <w:p w:rsidR="009D0DEB" w:rsidRDefault="009D0DEB" w14:paraId="5B95BEC8" w14:textId="4CBF36D6">
      <w:pPr>
        <w:pStyle w:val="CommentText"/>
      </w:pPr>
      <w:r w:rsidRPr="0AFAE592">
        <w:t>I'm going to need some guidance here please about how to proceed: whether we stick with the file-size detection approach or to change it.</w:t>
      </w:r>
    </w:p>
  </w:comment>
  <w:comment w:initials="AL" w:author="Arnold-Stratford, Linda" w:date="1900-01-01T00:00:00Z" w:id="524">
    <w:p w:rsidR="00592806" w:rsidRDefault="00592806" w14:paraId="1BA12274" w14:textId="50859B03">
      <w:pPr>
        <w:pStyle w:val="CommentText"/>
      </w:pPr>
      <w:r>
        <w:rPr>
          <w:rStyle w:val="CommentReference"/>
        </w:rPr>
        <w:annotationRef/>
      </w:r>
      <w:r w:rsidRPr="3E534340">
        <w:rPr>
          <w:highlight w:val="yellow"/>
        </w:rPr>
        <w:t>@Josh can you and I discuss this.</w:t>
      </w:r>
    </w:p>
  </w:comment>
  <w:comment w:initials="JR" w:author="Joshua Routh" w:date="2026-01-29T12:55:00Z" w:id="525">
    <w:p w:rsidR="00D52DE2" w:rsidRDefault="00D52DE2" w14:paraId="0B1C95B8" w14:textId="0FB9B88F">
      <w:pPr>
        <w:pStyle w:val="CommentText"/>
      </w:pPr>
      <w:r>
        <w:rPr>
          <w:rStyle w:val="CommentReference"/>
        </w:rPr>
        <w:annotationRef/>
      </w:r>
      <w:r w:rsidRPr="0564C27A">
        <w:t>I've updated this to include a hash check rather than file size check, and will start the evaluation of the effort involved.</w:t>
      </w:r>
    </w:p>
  </w:comment>
  <w:comment w:initials="WS" w:author="Whibley, Simon" w:date="2026-01-16T13:24:00Z" w:id="538">
    <w:p w:rsidR="009D0DEB" w:rsidRDefault="009D0DEB" w14:paraId="5E2C392E" w14:textId="154ED229">
      <w:pPr>
        <w:pStyle w:val="CommentText"/>
      </w:pPr>
      <w:r>
        <w:rPr>
          <w:rStyle w:val="CommentReference"/>
        </w:rPr>
        <w:annotationRef/>
      </w:r>
      <w:r w:rsidRPr="63DE90B5">
        <w:t>can we check the wording on this please? Should non-duplicates be ingested? Doesn't match the diagram below?</w:t>
      </w:r>
    </w:p>
  </w:comment>
  <w:comment w:initials="JR" w:author="Joshua Routh" w:date="2026-01-19T16:36:00Z" w:id="539">
    <w:p w:rsidR="009D0DEB" w:rsidRDefault="009D0DEB" w14:paraId="6A019CF8" w14:textId="5DE8456D">
      <w:pPr>
        <w:pStyle w:val="CommentText"/>
      </w:pPr>
      <w:r>
        <w:rPr>
          <w:rStyle w:val="CommentReference"/>
        </w:rPr>
        <w:annotationRef/>
      </w:r>
      <w:r w:rsidRPr="48E49DFD">
        <w:t>Thank you! My 'not' was intended as a 'now'</w:t>
      </w:r>
    </w:p>
  </w:comment>
  <w:comment w:initials="WI" w:author="Walker, Ian" w:date="2026-01-05T14:17:00Z" w:id="545">
    <w:p w:rsidR="008239FB" w:rsidRDefault="008239FB" w14:paraId="19EB3FC5" w14:textId="231CB8A6">
      <w:pPr>
        <w:pStyle w:val="CommentText"/>
      </w:pPr>
      <w:r>
        <w:rPr>
          <w:rStyle w:val="CommentReference"/>
        </w:rPr>
        <w:annotationRef/>
      </w:r>
      <w:r w:rsidRPr="2A9EFA77">
        <w:t>Comment from Ian Cooke: Can LD users manually ‘force’ an update?</w:t>
      </w:r>
    </w:p>
  </w:comment>
  <w:comment w:initials="LA" w:author="Arnold-Stratford, Linda" w:date="2026-01-06T10:49:00Z" w:id="546">
    <w:p w:rsidR="00CB2DE0" w:rsidP="00CB2DE0" w:rsidRDefault="00CB2DE0" w14:paraId="7FFE12D6" w14:textId="77777777">
      <w:pPr>
        <w:pStyle w:val="CommentText"/>
      </w:pPr>
      <w:r>
        <w:rPr>
          <w:rStyle w:val="CommentReference"/>
        </w:rPr>
        <w:annotationRef/>
      </w:r>
      <w:r>
        <w:t>Assume you mean staff here. If so need to check we can do this either ourselves or via HighWire</w:t>
      </w:r>
    </w:p>
  </w:comment>
  <w:comment w:initials="LA" w:author="Arnold-Stratford, Linda" w:date="2026-01-08T15:23:00Z" w:id="547">
    <w:p w:rsidR="00B3451D" w:rsidP="00B3451D" w:rsidRDefault="00B3451D" w14:paraId="09C2123E" w14:textId="77777777">
      <w:pPr>
        <w:pStyle w:val="CommentText"/>
      </w:pPr>
      <w:r>
        <w:rPr>
          <w:rStyle w:val="CommentReference"/>
        </w:rPr>
        <w:annotationRef/>
      </w:r>
      <w:r>
        <w:t>For Josh</w:t>
      </w:r>
    </w:p>
  </w:comment>
  <w:comment w:initials="JR" w:author="Joshua Routh" w:date="2026-01-15T15:05:00Z" w:id="548">
    <w:p w:rsidR="009D0DEB" w:rsidRDefault="009D0DEB" w14:paraId="658FF21B" w14:textId="5AEF66F6">
      <w:pPr>
        <w:pStyle w:val="CommentText"/>
      </w:pPr>
      <w:r>
        <w:rPr>
          <w:rStyle w:val="CommentReference"/>
        </w:rPr>
        <w:annotationRef/>
      </w:r>
      <w:r w:rsidRPr="1FDA29ED">
        <w:t>It is not currently understood to be in scope to allow LDL Staff to force an update even if the file is identified as duplication. If that is now a requirement please let me know so it can be estimated.</w:t>
      </w:r>
    </w:p>
  </w:comment>
  <w:comment w:initials="AL" w:author="Arnold-Stratford, Linda" w:date="1900-01-01T00:00:00Z" w:id="549">
    <w:p w:rsidR="00592806" w:rsidRDefault="00592806" w14:paraId="0DEE9C17" w14:textId="5C9F4D27">
      <w:pPr>
        <w:pStyle w:val="CommentText"/>
      </w:pPr>
      <w:r>
        <w:rPr>
          <w:rStyle w:val="CommentReference"/>
        </w:rPr>
        <w:annotationRef/>
      </w:r>
      <w:r w:rsidRPr="4048BB2C">
        <w:rPr>
          <w:highlight w:val="yellow"/>
        </w:rPr>
        <w:t>@ Josh, the answer to this depends on the answer above. i.e. if we know that there has been a change but the file size and title look the same then we may have to force an update but I'm assuming this would be an unusual event.</w:t>
      </w:r>
    </w:p>
  </w:comment>
  <w:comment w:initials="JR" w:author="Joshua Routh" w:date="2026-01-27T10:27:00Z" w:id="550">
    <w:p w:rsidR="00592806" w:rsidRDefault="00592806" w14:paraId="6FC55E7C" w14:textId="4592361C">
      <w:pPr>
        <w:pStyle w:val="CommentText"/>
      </w:pPr>
      <w:r>
        <w:rPr>
          <w:rStyle w:val="CommentReference"/>
        </w:rPr>
        <w:annotationRef/>
      </w:r>
      <w:r w:rsidRPr="3DCC8242">
        <w:t>It would introduce some complexity to allow LDL staff to bypass validation. I will discuss with you</w:t>
      </w:r>
    </w:p>
  </w:comment>
  <w:comment w:initials="JR" w:author="Joshua Routh" w:date="2026-01-27T14:38:00Z" w:id="551">
    <w:p w:rsidR="009D24F8" w:rsidRDefault="009D24F8" w14:paraId="637450B2" w14:textId="090B1E71">
      <w:pPr>
        <w:pStyle w:val="CommentText"/>
      </w:pPr>
      <w:r>
        <w:rPr>
          <w:rStyle w:val="CommentReference"/>
        </w:rPr>
        <w:annotationRef/>
      </w:r>
      <w:r w:rsidRPr="067024F1">
        <w:t>Meeting note: if we're using a hash check then this won't be an issue (a new content file would always be recognised as a new content file)</w:t>
      </w:r>
    </w:p>
  </w:comment>
  <w:comment w:initials="CC" w:author="Caulfield, Claire" w:date="2026-01-06T11:39:00Z" w:id="554">
    <w:p w:rsidR="00416E71" w:rsidRDefault="00416E71" w14:paraId="19E0DF12" w14:textId="1F2B4ACC">
      <w:pPr>
        <w:pStyle w:val="CommentText"/>
      </w:pPr>
      <w:r>
        <w:rPr>
          <w:rStyle w:val="CommentReference"/>
        </w:rPr>
        <w:annotationRef/>
      </w:r>
      <w:r w:rsidRPr="5735C3EB">
        <w:t>How does this work with LDL and BL Acquisition team processes? Will we be overlapping effort when claiming (as in clashing with our own internal processes for prompting deposit?)</w:t>
      </w:r>
    </w:p>
  </w:comment>
  <w:comment w:initials="CP" w:author="Cunnea, Paul" w:date="2026-01-07T18:07:00Z" w:id="555">
    <w:p w:rsidR="00AC217D" w:rsidRDefault="00AC217D" w14:paraId="645D656F" w14:textId="2C2771BC">
      <w:pPr>
        <w:pStyle w:val="CommentText"/>
      </w:pPr>
      <w:r>
        <w:rPr>
          <w:rStyle w:val="CommentReference"/>
        </w:rPr>
        <w:annotationRef/>
      </w:r>
      <w:r w:rsidRPr="20D50735">
        <w:t>Agree, this would result in duplicate requests/reminders for NLS-submitted serial content  - although as the 'supplier' we may get the reminder, which may or may not be useful?</w:t>
      </w:r>
    </w:p>
  </w:comment>
  <w:comment w:initials="LA" w:author="Arnold-Stratford, Linda" w:date="2026-01-08T15:28:00Z" w:id="556">
    <w:p w:rsidR="00EC26F8" w:rsidP="00EC26F8" w:rsidRDefault="00EC26F8" w14:paraId="681A6B4F" w14:textId="77777777">
      <w:pPr>
        <w:pStyle w:val="CommentText"/>
      </w:pPr>
      <w:r>
        <w:rPr>
          <w:rStyle w:val="CommentReference"/>
        </w:rPr>
        <w:annotationRef/>
      </w:r>
      <w:r>
        <w:t>This was a desired requirement from Paul Thurlow’s team. We are talking about publications deposited via the Publisher portal so the small publishers who we have not set up a claiming cycle within our systems for.</w:t>
      </w:r>
    </w:p>
    <w:p w:rsidR="00EC26F8" w:rsidP="00EC26F8" w:rsidRDefault="00EC26F8" w14:paraId="58939B9A" w14:textId="77777777">
      <w:pPr>
        <w:pStyle w:val="CommentText"/>
      </w:pPr>
    </w:p>
    <w:p w:rsidR="00EC26F8" w:rsidP="00EC26F8" w:rsidRDefault="00EC26F8" w14:paraId="31C53DFC" w14:textId="77777777">
      <w:pPr>
        <w:pStyle w:val="CommentText"/>
      </w:pPr>
      <w:r>
        <w:t>What kind of claiming do we currently do for electronic publications? Can we check how these would work.</w:t>
      </w:r>
    </w:p>
    <w:p w:rsidR="00EC26F8" w:rsidP="00EC26F8" w:rsidRDefault="00EC26F8" w14:paraId="76E7BA9E" w14:textId="77777777">
      <w:pPr>
        <w:pStyle w:val="CommentText"/>
      </w:pPr>
    </w:p>
    <w:p w:rsidR="00EC26F8" w:rsidP="00EC26F8" w:rsidRDefault="00EC26F8" w14:paraId="3EC020AC" w14:textId="77777777">
      <w:pPr>
        <w:pStyle w:val="CommentText"/>
      </w:pPr>
      <w:r>
        <w:t>Perhaps allow this function to be turned off for some publishers.- LAS to check whether we can turn this off within the system</w:t>
      </w:r>
    </w:p>
  </w:comment>
  <w:comment w:initials="JR" w:author="Joshua Routh" w:date="2026-01-15T15:07:00Z" w:id="557">
    <w:p w:rsidR="009D0DEB" w:rsidRDefault="009D0DEB" w14:paraId="2EA88C25" w14:textId="7E135A81">
      <w:pPr>
        <w:pStyle w:val="CommentText"/>
      </w:pPr>
      <w:r>
        <w:rPr>
          <w:rStyle w:val="CommentReference"/>
        </w:rPr>
        <w:annotationRef/>
      </w:r>
      <w:r w:rsidRPr="4BBF379F">
        <w:t>It is not currently in scope to allow alerts to be turned on and off, including per publisher. If this is now a requirement please let me know so it can be estimated.</w:t>
      </w:r>
    </w:p>
  </w:comment>
  <w:comment w:initials="CC" w:author="Caulfield, Claire" w:date="2026-01-16T08:49:00Z" w:id="558">
    <w:p w:rsidR="009D0DEB" w:rsidRDefault="009D0DEB" w14:paraId="503C4FEA" w14:textId="2B078B43">
      <w:pPr>
        <w:pStyle w:val="CommentText"/>
      </w:pPr>
      <w:r>
        <w:rPr>
          <w:rStyle w:val="CommentReference"/>
        </w:rPr>
        <w:annotationRef/>
      </w:r>
      <w:r>
        <w:fldChar w:fldCharType="begin"/>
      </w:r>
      <w:r>
        <w:instrText xml:space="preserve"> HYPERLINK "mailto:paul.thurlow@bl.uk"</w:instrText>
      </w:r>
      <w:bookmarkStart w:name="_@_B86B351C878644069C1916C7E4BAD99BZ" w:id="571"/>
      <w:r>
        <w:fldChar w:fldCharType="separate"/>
      </w:r>
      <w:bookmarkEnd w:id="571"/>
      <w:r w:rsidRPr="635BF8B4">
        <w:rPr>
          <w:rStyle w:val="Mention"/>
          <w:noProof/>
        </w:rPr>
        <w:t>@Thurlow, Paul</w:t>
      </w:r>
      <w:r>
        <w:fldChar w:fldCharType="end"/>
      </w:r>
      <w:r w:rsidRPr="73DA7A94">
        <w:t xml:space="preserve"> can you review the current requirement given the comments above? Thanks</w:t>
      </w:r>
    </w:p>
  </w:comment>
  <w:comment w:initials="TP" w:author="Thurlow, Paul" w:date="2026-01-16T09:24:00Z" w:id="559">
    <w:p w:rsidR="009D0DEB" w:rsidRDefault="009D0DEB" w14:paraId="0E477993" w14:textId="1B5FAC9F">
      <w:pPr>
        <w:pStyle w:val="CommentText"/>
      </w:pPr>
      <w:r>
        <w:rPr>
          <w:rStyle w:val="CommentReference"/>
        </w:rPr>
        <w:annotationRef/>
      </w:r>
      <w:r w:rsidRPr="263E3157">
        <w:t>From memory, we wanted to send regular reminders from the old publisher portal but were unable to do so - I asked for a mail merge to be sent to all registered portal users either yearly or half yearly but we never got it going. This was to be a "prompt" rather than a title specific claim. We did have some claiming processes in Aleph for e-content - standard ones for serials - letters sent to vendors etc. The bigger problem was ebooks - we could set up claims when asked by readers or other LDLS but we could not do them generally using normally processes. As we do not yet know how the Portal and ALMA will work with regards to this I think this is desirable. If once ALMA claiming processes are fully established then maybe they can be switched off?</w:t>
      </w:r>
    </w:p>
  </w:comment>
  <w:comment w:initials="CC" w:author="Caulfield, Claire" w:date="2026-01-16T10:14:00Z" w:id="560">
    <w:p w:rsidR="009D0DEB" w:rsidRDefault="009D0DEB" w14:paraId="3C4D7E96" w14:textId="2692135B">
      <w:pPr>
        <w:pStyle w:val="CommentText"/>
      </w:pPr>
      <w:r>
        <w:rPr>
          <w:rStyle w:val="CommentReference"/>
        </w:rPr>
        <w:annotationRef/>
      </w:r>
      <w:r w:rsidRPr="44E07E65">
        <w:t xml:space="preserve">Thanks </w:t>
      </w:r>
      <w:r>
        <w:fldChar w:fldCharType="begin"/>
      </w:r>
      <w:r>
        <w:instrText xml:space="preserve"> HYPERLINK "mailto:paul.thurlow@bl.uk"</w:instrText>
      </w:r>
      <w:bookmarkStart w:name="_@_CAD2F2B3B1C04F57924B65EB8E136128Z" w:id="572"/>
      <w:r>
        <w:fldChar w:fldCharType="separate"/>
      </w:r>
      <w:bookmarkEnd w:id="572"/>
      <w:r w:rsidRPr="1C44F8CE">
        <w:rPr>
          <w:rStyle w:val="Mention"/>
          <w:noProof/>
        </w:rPr>
        <w:t>@Thurlow, Paul</w:t>
      </w:r>
      <w:r>
        <w:fldChar w:fldCharType="end"/>
      </w:r>
      <w:r w:rsidRPr="0FB36259">
        <w:t>. I wonder how folk would feel about having the "claims" softened to a report to reconcile to avoid that clash with core library acquisitions claiming processes as this is def something that cuts across the different LDLs.</w:t>
      </w:r>
    </w:p>
  </w:comment>
  <w:comment w:initials="TP" w:author="Thurlow, Paul" w:date="2026-01-16T10:24:00Z" w:id="561">
    <w:p w:rsidR="009D0DEB" w:rsidRDefault="009D0DEB" w14:paraId="782A1770" w14:textId="5936BAEE">
      <w:pPr>
        <w:pStyle w:val="CommentText"/>
      </w:pPr>
      <w:r>
        <w:rPr>
          <w:rStyle w:val="CommentReference"/>
        </w:rPr>
        <w:annotationRef/>
      </w:r>
      <w:r w:rsidRPr="43322B66">
        <w:t xml:space="preserve">That's ok with me </w:t>
      </w:r>
    </w:p>
  </w:comment>
  <w:comment w:initials="JR" w:author="Joshua Routh" w:date="2026-01-19T16:39:00Z" w:id="562">
    <w:p w:rsidR="009D0DEB" w:rsidRDefault="009D0DEB" w14:paraId="4D833615" w14:textId="72BF995F">
      <w:pPr>
        <w:pStyle w:val="CommentText"/>
      </w:pPr>
      <w:r>
        <w:rPr>
          <w:rStyle w:val="CommentReference"/>
        </w:rPr>
        <w:annotationRef/>
      </w:r>
      <w:r w:rsidRPr="2CF55FD8">
        <w:t>Thanks. I'm not familiar with the acquisitions teams' activities. Please could you confirm if this means alerting remains in scope, and will be on for all publishers? (or should we introduce the idea of alerts being able to be turned off per publisher?)</w:t>
      </w:r>
    </w:p>
  </w:comment>
  <w:comment w:initials="" w:author="Thurlow, Paul" w:date="2026-01-20T00:30:00Z" w:id="563">
    <w:p w:rsidR="00E37355" w:rsidRDefault="00E37355" w14:paraId="5A470059" w14:textId="23815924">
      <w:pPr>
        <w:pStyle w:val="CommentText"/>
      </w:pPr>
      <w:r>
        <w:rPr>
          <w:rStyle w:val="CommentReference"/>
        </w:rPr>
        <w:annotationRef/>
      </w:r>
      <w:r>
        <w:t xml:space="preserve">I've no objection to a regular reminder - either way is ok with me. I think Claire is indicating if it could be spun into a report which comes to the Digital Processing Team etc before it goes to the publisher which is also ok and may prevent confusion when we restart our claiming processes </w:t>
      </w:r>
    </w:p>
  </w:comment>
  <w:comment w:initials="AL" w:author="Arnold-Stratford, Linda" w:date="2026-01-23T11:22:00Z" w:id="564">
    <w:p w:rsidR="00592806" w:rsidRDefault="00592806" w14:paraId="44602277" w14:textId="27496D0C">
      <w:pPr>
        <w:pStyle w:val="CommentText"/>
      </w:pPr>
      <w:r>
        <w:rPr>
          <w:rStyle w:val="CommentReference"/>
        </w:rPr>
        <w:annotationRef/>
      </w:r>
      <w:r>
        <w:fldChar w:fldCharType="begin"/>
      </w:r>
      <w:r>
        <w:instrText xml:space="preserve"> HYPERLINK "mailto:claire.caulfield@bl.uk"</w:instrText>
      </w:r>
      <w:bookmarkStart w:name="_@_0E0AC22481AD4F43B87366CD82BD2D7BZ" w:id="573"/>
      <w:r>
        <w:fldChar w:fldCharType="separate"/>
      </w:r>
      <w:bookmarkEnd w:id="573"/>
      <w:r w:rsidRPr="11BCD19D">
        <w:rPr>
          <w:rStyle w:val="Mention"/>
          <w:noProof/>
        </w:rPr>
        <w:t>@Caulfield, Claire</w:t>
      </w:r>
      <w:r>
        <w:fldChar w:fldCharType="end"/>
      </w:r>
      <w:r w:rsidRPr="7558DD79">
        <w:t xml:space="preserve"> and </w:t>
      </w:r>
      <w:r>
        <w:fldChar w:fldCharType="begin"/>
      </w:r>
      <w:r>
        <w:instrText xml:space="preserve"> HYPERLINK "mailto:paul.thurlow@bl.uk"</w:instrText>
      </w:r>
      <w:bookmarkStart w:name="_@_41726D21E8B0497895F6BC83C46C2C25Z" w:id="574"/>
      <w:r>
        <w:fldChar w:fldCharType="separate"/>
      </w:r>
      <w:bookmarkEnd w:id="574"/>
      <w:r w:rsidRPr="609A5754">
        <w:rPr>
          <w:rStyle w:val="Mention"/>
          <w:noProof/>
        </w:rPr>
        <w:t>@Thurlow, Paul</w:t>
      </w:r>
      <w:r>
        <w:fldChar w:fldCharType="end"/>
      </w:r>
      <w:r w:rsidRPr="24ABA4EF">
        <w:t xml:space="preserve"> I have read everything here and I think there is still a use case for the reminder emails. It is something we have wanted from our first requirements gathering back in 2020.</w:t>
      </w:r>
    </w:p>
    <w:p w:rsidR="00592806" w:rsidRDefault="00592806" w14:paraId="58FE8BBA" w14:textId="6EAA63F4">
      <w:pPr>
        <w:pStyle w:val="CommentText"/>
      </w:pPr>
      <w:r w:rsidRPr="2CCBDD7B">
        <w:t>These are publishers who are not going to fall into our claiming cycle as they are unlikely to be in Nielson's book data, so we need to send them reminders to send their content.</w:t>
      </w:r>
    </w:p>
    <w:p w:rsidR="00592806" w:rsidRDefault="00592806" w14:paraId="2C98C123" w14:textId="7EB3A8D5">
      <w:pPr>
        <w:pStyle w:val="CommentText"/>
      </w:pPr>
    </w:p>
    <w:p w:rsidR="00592806" w:rsidRDefault="00592806" w14:paraId="3749DB43" w14:textId="79AC5A5B">
      <w:pPr>
        <w:pStyle w:val="CommentText"/>
      </w:pPr>
      <w:r w:rsidRPr="61CF7C33">
        <w:t>However, if we can turn them off publisher by publisher that will be great. If we can't then I would still want it as these are small publishers who have been falling through our gaps for decades.</w:t>
      </w:r>
    </w:p>
  </w:comment>
  <w:comment w:initials="AL" w:author="Arnold-Stratford, Linda" w:date="2026-01-23T11:23:00Z" w:id="565">
    <w:p w:rsidR="00592806" w:rsidRDefault="00592806" w14:paraId="5727FB93" w14:textId="5BD3658C">
      <w:pPr>
        <w:pStyle w:val="CommentText"/>
      </w:pPr>
      <w:r>
        <w:rPr>
          <w:rStyle w:val="CommentReference"/>
        </w:rPr>
        <w:annotationRef/>
      </w:r>
      <w:r w:rsidRPr="44F115FE">
        <w:t>For josh see above</w:t>
      </w:r>
    </w:p>
  </w:comment>
  <w:comment w:initials="CC" w:author="Caulfield, Claire" w:date="2026-01-23T11:28:00Z" w:id="566">
    <w:p w:rsidR="00592806" w:rsidRDefault="00592806" w14:paraId="29CFE0F3" w14:textId="66FD9319">
      <w:pPr>
        <w:pStyle w:val="CommentText"/>
      </w:pPr>
      <w:r>
        <w:rPr>
          <w:rStyle w:val="CommentReference"/>
        </w:rPr>
        <w:annotationRef/>
      </w:r>
      <w:r>
        <w:fldChar w:fldCharType="begin"/>
      </w:r>
      <w:r>
        <w:instrText xml:space="preserve"> HYPERLINK "mailto:Linda.Arnold-Stratford@bl.uk"</w:instrText>
      </w:r>
      <w:bookmarkStart w:name="_@_9AA68B106EF84F90829FF5CA9C431546Z" w:id="575"/>
      <w:r>
        <w:fldChar w:fldCharType="separate"/>
      </w:r>
      <w:bookmarkEnd w:id="575"/>
      <w:r w:rsidRPr="18D217E9">
        <w:rPr>
          <w:rStyle w:val="Mention"/>
          <w:noProof/>
        </w:rPr>
        <w:t>@Arnold-Stratford, Linda</w:t>
      </w:r>
      <w:r>
        <w:fldChar w:fldCharType="end"/>
      </w:r>
      <w:r w:rsidRPr="09CEE2A4">
        <w:t xml:space="preserve"> I wonder if a solution to this is that rather than claiming an issue or anything associated with a specific title could we make it an email reach-out to the publisher along formal lines of "Hi, we notice you've not sent us anything for a while...." type of message that then does not impact on LDL internal claiming processes but still hits the spot of trying to open dialogue with the publisher to encourage deposit? Would also then suit if they have published a new title...</w:t>
      </w:r>
    </w:p>
  </w:comment>
  <w:comment w:initials="TP" w:author="Thurlow, Paul" w:date="2026-01-23T11:57:00Z" w:id="567">
    <w:p w:rsidR="00592806" w:rsidRDefault="00592806" w14:paraId="3473AC7C" w14:textId="210A70F4">
      <w:pPr>
        <w:pStyle w:val="CommentText"/>
      </w:pPr>
      <w:r>
        <w:rPr>
          <w:rStyle w:val="CommentReference"/>
        </w:rPr>
        <w:annotationRef/>
      </w:r>
      <w:r w:rsidRPr="5F9A0B39">
        <w:t xml:space="preserve">Hi Claire - yep this was similar to what I wanted in the old portal i.e.  a very general statement trying to prompt a response. </w:t>
      </w:r>
    </w:p>
  </w:comment>
  <w:comment w:initials="AL" w:author="Arnold-Stratford, Linda" w:date="2026-01-23T12:41:00Z" w:id="568">
    <w:p w:rsidR="00592806" w:rsidRDefault="00592806" w14:paraId="771BF73D" w14:textId="5997290F">
      <w:pPr>
        <w:pStyle w:val="CommentText"/>
      </w:pPr>
      <w:r>
        <w:rPr>
          <w:rStyle w:val="CommentReference"/>
        </w:rPr>
        <w:annotationRef/>
      </w:r>
      <w:r>
        <w:fldChar w:fldCharType="begin"/>
      </w:r>
      <w:r>
        <w:instrText xml:space="preserve"> HYPERLINK "mailto:claire.caulfield@bl.uk"</w:instrText>
      </w:r>
      <w:bookmarkStart w:name="_@_7A99884BA47545448609415D400337E9Z" w:id="576"/>
      <w:r>
        <w:fldChar w:fldCharType="separate"/>
      </w:r>
      <w:bookmarkEnd w:id="576"/>
      <w:r w:rsidRPr="11FEE5AF">
        <w:rPr>
          <w:rStyle w:val="Mention"/>
          <w:noProof/>
        </w:rPr>
        <w:t>@Caulfield, Claire</w:t>
      </w:r>
      <w:r>
        <w:fldChar w:fldCharType="end"/>
      </w:r>
      <w:r w:rsidRPr="00BE2D68">
        <w:t xml:space="preserve"> yes that is exactly what i was meaning as we would not know a specific title we would just know they hadn't visited the portal for a while.</w:t>
      </w:r>
    </w:p>
  </w:comment>
  <w:comment w:initials="AL" w:author="Arnold-Stratford, Linda" w:date="2026-01-23T15:49:00Z" w:id="569">
    <w:p w:rsidR="00592806" w:rsidRDefault="00592806" w14:paraId="6CE5D503" w14:textId="5A21D1F1">
      <w:pPr>
        <w:pStyle w:val="CommentText"/>
      </w:pPr>
      <w:r>
        <w:rPr>
          <w:rStyle w:val="CommentReference"/>
        </w:rPr>
        <w:annotationRef/>
      </w:r>
      <w:r w:rsidRPr="7D6BAEA8">
        <w:rPr>
          <w:highlight w:val="yellow"/>
        </w:rPr>
        <w:t>@ Josh resolution of the above dialogue is that we would like to be able to send reminders out to users who have not sent anything for a while. We would have specific texts available but they would not refer to specific publications they would be more like a nudge to remind the publisher that we still exist</w:t>
      </w:r>
    </w:p>
  </w:comment>
  <w:comment w:initials="LA" w:author="Arnold-Stratford, Linda" w:date="2026-02-03T12:13:00Z" w:id="570">
    <w:p w:rsidR="003D3C08" w:rsidP="003D3C08" w:rsidRDefault="003D3C08" w14:paraId="3094EA48" w14:textId="77777777">
      <w:pPr>
        <w:pStyle w:val="CommentText"/>
      </w:pPr>
      <w:r>
        <w:rPr>
          <w:rStyle w:val="CommentReference"/>
        </w:rPr>
        <w:annotationRef/>
      </w:r>
      <w:r>
        <w:t>This is covered in points 3 &amp;4 on document so resolving</w:t>
      </w:r>
    </w:p>
  </w:comment>
  <w:comment w:initials="WI" w:author="Walker, Ian" w:date="2026-01-05T14:17:00Z" w:id="582">
    <w:p w:rsidR="005C7D2E" w:rsidRDefault="005C7D2E" w14:paraId="0DF32B99" w14:textId="5DC9EEE1">
      <w:pPr>
        <w:pStyle w:val="CommentText"/>
      </w:pPr>
      <w:r>
        <w:rPr>
          <w:rStyle w:val="CommentReference"/>
        </w:rPr>
        <w:annotationRef/>
      </w:r>
      <w:r w:rsidRPr="6A8E78D4">
        <w:t>Comment from Ian Cooke: How long is content help in the PSP system following rejection?</w:t>
      </w:r>
    </w:p>
  </w:comment>
  <w:comment w:initials="LA" w:author="Arnold-Stratford, Linda" w:date="2026-01-08T15:28:00Z" w:id="583">
    <w:p w:rsidR="00EC26F8" w:rsidP="00EC26F8" w:rsidRDefault="00EC26F8" w14:paraId="2D5D9CDF" w14:textId="77777777">
      <w:pPr>
        <w:pStyle w:val="CommentText"/>
      </w:pPr>
      <w:r>
        <w:rPr>
          <w:rStyle w:val="CommentReference"/>
        </w:rPr>
        <w:annotationRef/>
      </w:r>
      <w:r>
        <w:t>For Josh</w:t>
      </w:r>
    </w:p>
  </w:comment>
  <w:comment w:initials="JR" w:author="Joshua Routh" w:date="2026-01-15T15:09:00Z" w:id="584">
    <w:p w:rsidR="009D0DEB" w:rsidRDefault="009D0DEB" w14:paraId="1540B6A4" w14:textId="199FD7EA">
      <w:pPr>
        <w:pStyle w:val="CommentText"/>
      </w:pPr>
      <w:r>
        <w:rPr>
          <w:rStyle w:val="CommentReference"/>
        </w:rPr>
        <w:annotationRef/>
      </w:r>
      <w:r w:rsidRPr="15545A22">
        <w:t>At present it will be there in perpetuity. The rate limiting factor is server space. Do we think this data volume could be substantial? (I'm not sure what % are typically rejected). I will leave this as it is until I hear otherwise. Thanks</w:t>
      </w:r>
    </w:p>
  </w:comment>
  <w:comment w:initials="AL" w:author="Arnold-Stratford, Linda" w:date="1900-01-01T00:00:00Z" w:id="585">
    <w:p w:rsidR="00592806" w:rsidRDefault="00592806" w14:paraId="602F78E5" w14:textId="3BF5D122">
      <w:pPr>
        <w:pStyle w:val="CommentText"/>
      </w:pPr>
      <w:r>
        <w:rPr>
          <w:rStyle w:val="CommentReference"/>
        </w:rPr>
        <w:annotationRef/>
      </w:r>
      <w:r w:rsidRPr="45B0D802">
        <w:t xml:space="preserve"> </w:t>
      </w:r>
      <w:r w:rsidRPr="4F69A922">
        <w:rPr>
          <w:highlight w:val="yellow"/>
        </w:rPr>
        <w:t>@ Josh I think it will be a very small % of material rejected so OK to leave as is. can review if it becomes a problem.</w:t>
      </w:r>
    </w:p>
  </w:comment>
  <w:comment w:initials="JR" w:author="Joshua Routh" w:date="2026-01-27T10:30:00Z" w:id="586">
    <w:p w:rsidR="00592806" w:rsidRDefault="00592806" w14:paraId="44A23FC9" w14:textId="1E8A65B1">
      <w:pPr>
        <w:pStyle w:val="CommentText"/>
      </w:pPr>
      <w:r>
        <w:rPr>
          <w:rStyle w:val="CommentReference"/>
        </w:rPr>
        <w:annotationRef/>
      </w:r>
      <w:r w:rsidRPr="7004056F">
        <w:t>Thanks, I think this can be resolved then</w:t>
      </w:r>
    </w:p>
  </w:comment>
  <w:comment w:initials="WI" w:author="Walker, Ian" w:date="2026-01-05T14:18:00Z" w:id="588">
    <w:p w:rsidR="0099221E" w:rsidRDefault="0099221E" w14:paraId="716BF892" w14:textId="12FC16F1">
      <w:pPr>
        <w:pStyle w:val="CommentText"/>
      </w:pPr>
      <w:r>
        <w:rPr>
          <w:rStyle w:val="CommentReference"/>
        </w:rPr>
        <w:annotationRef/>
      </w:r>
      <w:r w:rsidRPr="4CD7E631">
        <w:t>Comment from Ian Cooke: Is this because the workflow is different? It would be useful if trusted publishers were also able to cancel submissions.</w:t>
      </w:r>
    </w:p>
  </w:comment>
  <w:comment w:initials="LA" w:author="Arnold-Stratford, Linda" w:date="2026-01-06T10:52:00Z" w:id="589">
    <w:p w:rsidR="00891BEE" w:rsidP="00891BEE" w:rsidRDefault="00891BEE" w14:paraId="7E308571" w14:textId="77777777">
      <w:pPr>
        <w:pStyle w:val="CommentText"/>
      </w:pPr>
      <w:r>
        <w:rPr>
          <w:rStyle w:val="CommentReference"/>
        </w:rPr>
        <w:annotationRef/>
      </w:r>
      <w:r>
        <w:t>Check whether in normal circumstances that a trusted publisher could delete something within an hour- This would be desirable as they may upload something in error just like any other publisher. Obviously temporarily disabling this during development and  migration si a good thing.</w:t>
      </w:r>
    </w:p>
  </w:comment>
  <w:comment w:initials="ME" w:author="Ellison, Mark" w:date="2026-01-06T13:58:00Z" w:id="590">
    <w:p w:rsidR="00876194" w:rsidP="00876194" w:rsidRDefault="00876194" w14:paraId="48450652" w14:textId="77777777">
      <w:pPr>
        <w:pStyle w:val="CommentText"/>
      </w:pPr>
      <w:r>
        <w:rPr>
          <w:rStyle w:val="CommentReference"/>
        </w:rPr>
        <w:annotationRef/>
      </w:r>
      <w:r>
        <w:t>Perhaps the distinction for Trusted is because there may be one set of metadata for &gt;50 items, and if you remove the content for one of those items its record would be orphaned</w:t>
      </w:r>
    </w:p>
  </w:comment>
  <w:comment w:initials="LA" w:author="Arnold-Stratford, Linda" w:date="2026-01-08T15:29:00Z" w:id="591">
    <w:p w:rsidR="009305DA" w:rsidP="009305DA" w:rsidRDefault="009305DA" w14:paraId="1CEA57CA" w14:textId="77777777">
      <w:pPr>
        <w:pStyle w:val="CommentText"/>
      </w:pPr>
      <w:r>
        <w:rPr>
          <w:rStyle w:val="CommentReference"/>
        </w:rPr>
        <w:annotationRef/>
      </w:r>
      <w:r>
        <w:t xml:space="preserve">Check with Josh </w:t>
      </w:r>
    </w:p>
  </w:comment>
  <w:comment w:initials="JR" w:author="Joshua Routh" w:date="2026-01-15T15:10:00Z" w:id="592">
    <w:p w:rsidR="009D0DEB" w:rsidRDefault="009D0DEB" w14:paraId="6A507428" w14:textId="2AB99C44">
      <w:pPr>
        <w:pStyle w:val="CommentText"/>
      </w:pPr>
      <w:r>
        <w:rPr>
          <w:rStyle w:val="CommentReference"/>
        </w:rPr>
        <w:annotationRef/>
      </w:r>
      <w:r w:rsidRPr="43ABB1CA">
        <w:t>Understood. I will remove this line so that the ability to remove content within an hour also applies to Trusted publishers.</w:t>
      </w:r>
    </w:p>
  </w:comment>
  <w:comment w:initials="CC" w:author="Caulfield, Claire" w:date="2026-01-06T11:41:00Z" w:id="598">
    <w:p w:rsidR="005201E5" w:rsidRDefault="005201E5" w14:paraId="3E1C23CC" w14:textId="3842E82F">
      <w:pPr>
        <w:pStyle w:val="CommentText"/>
      </w:pPr>
      <w:r>
        <w:rPr>
          <w:rStyle w:val="CommentReference"/>
        </w:rPr>
        <w:annotationRef/>
      </w:r>
      <w:r w:rsidRPr="128C5DE5">
        <w:t>Where on servers is that draft saved? How many drafts can a publisher save? How long can a draft be saved for before cleared up if it is going to create an ever-growing "bucket" of drafts?</w:t>
      </w:r>
    </w:p>
  </w:comment>
  <w:comment w:initials="LA" w:author="Arnold-Stratford, Linda" w:date="2026-01-08T15:29:00Z" w:id="599">
    <w:p w:rsidR="009305DA" w:rsidP="009305DA" w:rsidRDefault="009305DA" w14:paraId="20413D0F" w14:textId="77777777">
      <w:pPr>
        <w:pStyle w:val="CommentText"/>
      </w:pPr>
      <w:r>
        <w:rPr>
          <w:rStyle w:val="CommentReference"/>
        </w:rPr>
        <w:annotationRef/>
      </w:r>
      <w:r>
        <w:t>Check with Josh</w:t>
      </w:r>
    </w:p>
  </w:comment>
  <w:comment w:initials="JR" w:author="Joshua Routh" w:date="2026-01-15T15:12:00Z" w:id="600">
    <w:p w:rsidR="009D0DEB" w:rsidRDefault="009D0DEB" w14:paraId="0BAA10CB" w14:textId="77DF09E4">
      <w:pPr>
        <w:pStyle w:val="CommentText"/>
      </w:pPr>
      <w:r>
        <w:rPr>
          <w:rStyle w:val="CommentReference"/>
        </w:rPr>
        <w:annotationRef/>
      </w:r>
      <w:r w:rsidRPr="3E6B4031">
        <w:t>Drafts will be saved exclusively on the Publisher Submissions Portal server (not the AtomStore).</w:t>
      </w:r>
    </w:p>
    <w:p w:rsidR="009D0DEB" w:rsidRDefault="009D0DEB" w14:paraId="30BFACBF" w14:textId="60B82EA3">
      <w:pPr>
        <w:pStyle w:val="CommentText"/>
      </w:pPr>
      <w:r w:rsidRPr="4C6187BF">
        <w:t>There is currently no limit set for the number of saves a publisher can have, and they are saved in perpetuity. The rate limiting factor is server space. If you suspect there may be high volumes of drafts, please advise on a limit you think is reasonable (eg 10 drafts per user?)</w:t>
      </w:r>
    </w:p>
  </w:comment>
  <w:comment w:initials="CC" w:author="Caulfield, Claire" w:date="2026-01-16T08:48:00Z" w:id="601">
    <w:p w:rsidR="009D0DEB" w:rsidRDefault="009D0DEB" w14:paraId="32F99DF6" w14:textId="43BE9EE4">
      <w:pPr>
        <w:pStyle w:val="CommentText"/>
      </w:pPr>
      <w:r>
        <w:rPr>
          <w:rStyle w:val="CommentReference"/>
        </w:rPr>
        <w:annotationRef/>
      </w:r>
      <w:r w:rsidRPr="08B8B95A">
        <w:t>Can we have a configurable limit to learn and adjust accordingly as this will be a new feature that we didn't offer in the previous service so have no data?</w:t>
      </w:r>
    </w:p>
  </w:comment>
  <w:comment w:initials="JR" w:author="Joshua Routh" w:date="2026-01-19T16:42:00Z" w:id="602">
    <w:p w:rsidR="009D0DEB" w:rsidRDefault="009D0DEB" w14:paraId="33F2E548" w14:textId="427470BA">
      <w:pPr>
        <w:pStyle w:val="CommentText"/>
      </w:pPr>
      <w:r>
        <w:rPr>
          <w:rStyle w:val="CommentReference"/>
        </w:rPr>
        <w:annotationRef/>
      </w:r>
      <w:r w:rsidRPr="5E43F482">
        <w:t xml:space="preserve">It may introduce challenges if we change the limit of Saved Drafts after we already have real user data (as if we reduce it below a limit which users already have, they would lose data). </w:t>
      </w:r>
    </w:p>
    <w:p w:rsidR="009D0DEB" w:rsidRDefault="009D0DEB" w14:paraId="522AEE0C" w14:textId="3E810E3F">
      <w:pPr>
        <w:pStyle w:val="CommentText"/>
      </w:pPr>
    </w:p>
    <w:p w:rsidR="009D0DEB" w:rsidRDefault="009D0DEB" w14:paraId="6D578EC9" w14:textId="1556E1B9">
      <w:pPr>
        <w:pStyle w:val="CommentText"/>
      </w:pPr>
      <w:r w:rsidRPr="3371C672">
        <w:t>I suggest that we monitor the overall file-space being used each month, and meet to review if this is going to present a challenge?</w:t>
      </w:r>
    </w:p>
  </w:comment>
  <w:comment w:initials="AL" w:author="Arnold-Stratford, Linda" w:date="2026-01-23T11:28:00Z" w:id="603">
    <w:p w:rsidR="00592806" w:rsidRDefault="00592806" w14:paraId="3A645832" w14:textId="0A4D86EE">
      <w:pPr>
        <w:pStyle w:val="CommentText"/>
      </w:pPr>
      <w:r>
        <w:rPr>
          <w:rStyle w:val="CommentReference"/>
        </w:rPr>
        <w:annotationRef/>
      </w:r>
      <w:r>
        <w:fldChar w:fldCharType="begin"/>
      </w:r>
      <w:r>
        <w:instrText xml:space="preserve"> HYPERLINK "mailto:claire.caulfield@bl.uk"</w:instrText>
      </w:r>
      <w:bookmarkStart w:name="_@_07BF4BEF07534F22B89B1F3FE9EC220EZ" w:id="604"/>
      <w:r>
        <w:fldChar w:fldCharType="separate"/>
      </w:r>
      <w:bookmarkEnd w:id="604"/>
      <w:r w:rsidRPr="61B71949">
        <w:rPr>
          <w:rStyle w:val="Mention"/>
          <w:noProof/>
        </w:rPr>
        <w:t>@Caulfield, Claire</w:t>
      </w:r>
      <w:r>
        <w:fldChar w:fldCharType="end"/>
      </w:r>
      <w:r w:rsidRPr="438BF597">
        <w:t xml:space="preserve"> </w:t>
      </w:r>
      <w:r w:rsidRPr="1A6FB242">
        <w:rPr>
          <w:highlight w:val="yellow"/>
        </w:rPr>
        <w:t>and Josh. I agree with Josh I think we manage this manually and if we can see a publisher has things in draft for a while we contact them to encourage them to complete the process.</w:t>
      </w:r>
    </w:p>
    <w:p w:rsidR="00592806" w:rsidRDefault="00592806" w14:paraId="05A134C7" w14:textId="33811F47">
      <w:pPr>
        <w:pStyle w:val="CommentText"/>
      </w:pPr>
    </w:p>
    <w:p w:rsidR="00592806" w:rsidRDefault="00592806" w14:paraId="1256E673" w14:textId="1DD1A78F">
      <w:pPr>
        <w:pStyle w:val="CommentText"/>
      </w:pPr>
      <w:r w:rsidRPr="1A7B8E8F">
        <w:rPr>
          <w:highlight w:val="yellow"/>
        </w:rPr>
        <w:t>It is not sensible to have a limit as it depends on whether the publisher is submitting one at a time or bulk uploads</w:t>
      </w:r>
    </w:p>
  </w:comment>
  <w:comment w:initials="LA" w:author="Arnold-Stratford, Linda" w:date="2026-01-05T19:27:00Z" w:id="612">
    <w:p w:rsidR="00FD4415" w:rsidP="00FD4415" w:rsidRDefault="004C27E9" w14:paraId="47E01F6A" w14:textId="38863857">
      <w:pPr>
        <w:pStyle w:val="CommentText"/>
      </w:pPr>
      <w:r>
        <w:rPr>
          <w:rStyle w:val="CommentReference"/>
        </w:rPr>
        <w:annotationRef/>
      </w:r>
      <w:r w:rsidR="00FD4415">
        <w:rPr>
          <w:lang w:val="en-US"/>
        </w:rPr>
        <w:t>Will LDL staff be able to see duration of visit and search terms or is this feature not available at all?</w:t>
      </w:r>
    </w:p>
  </w:comment>
  <w:comment w:initials="LA" w:author="Arnold-Stratford, Linda" w:date="2026-01-06T10:55:00Z" w:id="613">
    <w:p w:rsidR="00FD4415" w:rsidP="00FD4415" w:rsidRDefault="00FD4415" w14:paraId="36CC51B0" w14:textId="77777777">
      <w:pPr>
        <w:pStyle w:val="CommentText"/>
      </w:pPr>
      <w:r>
        <w:rPr>
          <w:rStyle w:val="CommentReference"/>
        </w:rPr>
        <w:annotationRef/>
      </w:r>
      <w:r>
        <w:t>Duration is a nice to have and should be prioritised over search terms</w:t>
      </w:r>
    </w:p>
  </w:comment>
  <w:comment w:initials="LA" w:author="Arnold-Stratford, Linda" w:date="2026-01-08T15:33:00Z" w:id="614">
    <w:p w:rsidR="00BD7202" w:rsidP="00BD7202" w:rsidRDefault="00BD7202" w14:paraId="174D0574" w14:textId="77777777">
      <w:pPr>
        <w:pStyle w:val="CommentText"/>
      </w:pPr>
      <w:r>
        <w:rPr>
          <w:rStyle w:val="CommentReference"/>
        </w:rPr>
        <w:annotationRef/>
      </w:r>
      <w:r>
        <w:t>Check with Josh</w:t>
      </w:r>
    </w:p>
  </w:comment>
  <w:comment w:initials="JR" w:author="Joshua Routh" w:date="2026-01-15T16:37:00Z" w:id="615">
    <w:p w:rsidR="009D0DEB" w:rsidRDefault="009D0DEB" w14:paraId="74D15D33" w14:textId="1BFB3494">
      <w:pPr>
        <w:pStyle w:val="CommentText"/>
      </w:pPr>
      <w:r>
        <w:rPr>
          <w:rStyle w:val="CommentReference"/>
        </w:rPr>
        <w:annotationRef/>
      </w:r>
      <w:r w:rsidRPr="2CD26E60">
        <w:t>Search terms and duration of visit have not been prioritised in the workshops as being in scope for this phase. If that has changed please let me know so we can estimate.</w:t>
      </w:r>
    </w:p>
  </w:comment>
  <w:comment w:initials="AL" w:author="Arnold-Stratford, Linda" w:date="2026-01-23T11:34:00Z" w:id="616">
    <w:p w:rsidR="00592806" w:rsidRDefault="00592806" w14:paraId="4BDFC1C1" w14:textId="16B3195A">
      <w:pPr>
        <w:pStyle w:val="CommentText"/>
      </w:pPr>
      <w:r>
        <w:rPr>
          <w:rStyle w:val="CommentReference"/>
        </w:rPr>
        <w:annotationRef/>
      </w:r>
      <w:r w:rsidRPr="269D7741">
        <w:t>@Josh if this isn't a very tricky thing to do then we may want it for phase 2- Duration of visit not search terms.</w:t>
      </w:r>
    </w:p>
    <w:p w:rsidR="00592806" w:rsidRDefault="00592806" w14:paraId="473CBAA2" w14:textId="415D75CA">
      <w:pPr>
        <w:pStyle w:val="CommentText"/>
      </w:pPr>
      <w:r w:rsidRPr="76B8DBED">
        <w:t>For this project leave as it is.</w:t>
      </w:r>
    </w:p>
  </w:comment>
  <w:comment w:initials="CP" w:author="Cunnea, Paul" w:date="2026-01-07T18:11:00Z" w:id="625">
    <w:p w:rsidR="00AC217D" w:rsidRDefault="00AC217D" w14:paraId="5B8530A8" w14:textId="7EF1C051">
      <w:pPr>
        <w:pStyle w:val="CommentText"/>
      </w:pPr>
      <w:r>
        <w:rPr>
          <w:rStyle w:val="CommentReference"/>
        </w:rPr>
        <w:annotationRef/>
      </w:r>
      <w:r w:rsidRPr="1866E50A">
        <w:t>discovery system</w:t>
      </w:r>
    </w:p>
  </w:comment>
  <w:comment w:initials="LA" w:author="Arnold-Stratford, Linda" w:date="2026-01-09T09:40:00Z" w:id="626">
    <w:p w:rsidR="00954F38" w:rsidP="00954F38" w:rsidRDefault="00954F38" w14:paraId="6CD34E1E" w14:textId="77777777">
      <w:pPr>
        <w:pStyle w:val="CommentText"/>
      </w:pPr>
      <w:r>
        <w:rPr>
          <w:rStyle w:val="CommentReference"/>
        </w:rPr>
        <w:annotationRef/>
      </w:r>
      <w:r>
        <w:t>Agree for Josh</w:t>
      </w:r>
    </w:p>
  </w:comment>
  <w:comment w:initials="JR" w:author="Joshua Routh" w:date="2026-01-15T16:37:00Z" w:id="627">
    <w:p w:rsidR="009D0DEB" w:rsidRDefault="009D0DEB" w14:paraId="503341EE" w14:textId="4A96B93D">
      <w:pPr>
        <w:pStyle w:val="CommentText"/>
      </w:pPr>
      <w:r>
        <w:rPr>
          <w:rStyle w:val="CommentReference"/>
        </w:rPr>
        <w:annotationRef/>
      </w:r>
      <w:r w:rsidRPr="6BCBBCA2">
        <w:t>Done</w:t>
      </w:r>
    </w:p>
  </w:comment>
  <w:comment w:initials="CP" w:author="Cunnea, Paul" w:date="2026-01-07T18:20:00Z" w:id="632">
    <w:p w:rsidR="00AC217D" w:rsidRDefault="00AC217D" w14:paraId="0899700C" w14:textId="73807098">
      <w:pPr>
        <w:pStyle w:val="CommentText"/>
      </w:pPr>
      <w:r>
        <w:rPr>
          <w:rStyle w:val="CommentReference"/>
        </w:rPr>
        <w:annotationRef/>
      </w:r>
      <w:r w:rsidRPr="5CAA101C">
        <w:t xml:space="preserve">Given the option to search within LDL platform without additional t&amp;c challenge, worth including link to t&amp;cs in menu/banner/footer </w:t>
      </w:r>
    </w:p>
  </w:comment>
  <w:comment w:initials="LA" w:author="Arnold-Stratford, Linda" w:date="2026-01-09T09:41:00Z" w:id="633">
    <w:p w:rsidR="005B6431" w:rsidP="005B6431" w:rsidRDefault="005B6431" w14:paraId="6F0188A6" w14:textId="77777777">
      <w:pPr>
        <w:pStyle w:val="CommentText"/>
      </w:pPr>
      <w:r>
        <w:rPr>
          <w:rStyle w:val="CommentReference"/>
        </w:rPr>
        <w:annotationRef/>
      </w:r>
      <w:r>
        <w:t>Agree it should be available somewhere</w:t>
      </w:r>
    </w:p>
  </w:comment>
  <w:comment w:initials="LA" w:author="Arnold-Stratford, Linda" w:date="2026-01-09T09:41:00Z" w:id="634">
    <w:p w:rsidR="005B6431" w:rsidP="005B6431" w:rsidRDefault="005B6431" w14:paraId="2ABD82D6" w14:textId="77777777">
      <w:pPr>
        <w:pStyle w:val="CommentText"/>
      </w:pPr>
      <w:r>
        <w:rPr>
          <w:rStyle w:val="CommentReference"/>
        </w:rPr>
        <w:annotationRef/>
      </w:r>
      <w:r>
        <w:t>For Josh</w:t>
      </w:r>
    </w:p>
  </w:comment>
  <w:comment w:initials="JR" w:author="Joshua Routh" w:date="2026-01-15T16:41:00Z" w:id="635">
    <w:p w:rsidR="009D0DEB" w:rsidRDefault="009D0DEB" w14:paraId="01FA5AA3" w14:textId="2F2B5BDA">
      <w:pPr>
        <w:pStyle w:val="CommentText"/>
      </w:pPr>
      <w:r>
        <w:rPr>
          <w:rStyle w:val="CommentReference"/>
        </w:rPr>
        <w:annotationRef/>
      </w:r>
      <w:r w:rsidRPr="140CEF7B">
        <w:t>Done - I've added to the IA</w:t>
      </w:r>
    </w:p>
  </w:comment>
  <w:comment w:initials="CP" w:author="Cunnea, Paul" w:date="2026-01-07T18:29:00Z" w:id="647">
    <w:p w:rsidR="00AC217D" w:rsidRDefault="00AC217D" w14:paraId="1703B1FA" w14:textId="5A6E2E07">
      <w:pPr>
        <w:pStyle w:val="CommentText"/>
      </w:pPr>
      <w:r>
        <w:rPr>
          <w:rStyle w:val="CommentReference"/>
        </w:rPr>
        <w:annotationRef/>
      </w:r>
      <w:r w:rsidRPr="5FEB56E2">
        <w:t>Make clear to user this is optional and the benefits for creating a personal account</w:t>
      </w:r>
    </w:p>
  </w:comment>
  <w:comment w:initials="LA" w:author="Arnold-Stratford, Linda" w:date="2026-01-09T09:42:00Z" w:id="648">
    <w:p w:rsidR="005B6431" w:rsidP="005B6431" w:rsidRDefault="005B6431" w14:paraId="7D1F4A3E" w14:textId="77777777">
      <w:pPr>
        <w:pStyle w:val="CommentText"/>
      </w:pPr>
      <w:r>
        <w:rPr>
          <w:rStyle w:val="CommentReference"/>
        </w:rPr>
        <w:annotationRef/>
      </w:r>
      <w:r>
        <w:t>Agree- For Josh</w:t>
      </w:r>
    </w:p>
  </w:comment>
  <w:comment w:initials="JR" w:author="Joshua Routh" w:date="2026-01-15T16:43:00Z" w:id="649">
    <w:p w:rsidR="009D0DEB" w:rsidRDefault="009D0DEB" w14:paraId="17F9B311" w14:textId="12E08E33">
      <w:pPr>
        <w:pStyle w:val="CommentText"/>
      </w:pPr>
      <w:r>
        <w:rPr>
          <w:rStyle w:val="CommentReference"/>
        </w:rPr>
        <w:annotationRef/>
      </w:r>
      <w:r w:rsidRPr="29F00529">
        <w:t>Agreed, I've added some clarification text to that effect</w:t>
      </w:r>
    </w:p>
  </w:comment>
  <w:comment w:initials="CP" w:author="Cunnea, Paul" w:date="2026-01-07T18:31:00Z" w:id="654">
    <w:p w:rsidR="00AC217D" w:rsidRDefault="00AC217D" w14:paraId="361C41F2" w14:textId="23BD588E">
      <w:pPr>
        <w:pStyle w:val="CommentText"/>
      </w:pPr>
      <w:r>
        <w:rPr>
          <w:rStyle w:val="CommentReference"/>
        </w:rPr>
        <w:annotationRef/>
      </w:r>
      <w:r w:rsidRPr="67744FD1">
        <w:t>Include accessibility requirements around keyboard navigation</w:t>
      </w:r>
    </w:p>
  </w:comment>
  <w:comment w:initials="LA" w:author="Arnold-Stratford, Linda" w:date="2026-01-09T09:42:00Z" w:id="655">
    <w:p w:rsidR="00E723F8" w:rsidP="00E723F8" w:rsidRDefault="00E723F8" w14:paraId="1BA9AD05" w14:textId="77777777">
      <w:pPr>
        <w:pStyle w:val="CommentText"/>
      </w:pPr>
      <w:r>
        <w:rPr>
          <w:rStyle w:val="CommentReference"/>
        </w:rPr>
        <w:annotationRef/>
      </w:r>
      <w:r>
        <w:t>Assume it would be part of WCAG2.2 but check- For Josh</w:t>
      </w:r>
    </w:p>
  </w:comment>
  <w:comment w:initials="JR" w:author="Joshua Routh" w:date="2026-01-15T16:57:00Z" w:id="656">
    <w:p w:rsidR="009D0DEB" w:rsidRDefault="009D0DEB" w14:paraId="6405053E" w14:textId="29C02A38">
      <w:pPr>
        <w:pStyle w:val="CommentText"/>
      </w:pPr>
      <w:r>
        <w:rPr>
          <w:rStyle w:val="CommentReference"/>
        </w:rPr>
        <w:annotationRef/>
      </w:r>
      <w:r w:rsidRPr="7F97AD7C">
        <w:t>Yes, the accessibility section shows we're WCAG 2.2 compliant, which includes keyboard navigation. I don't think we should explicitly list all requirements in WCAG here or it would become very long</w:t>
      </w:r>
    </w:p>
  </w:comment>
  <w:comment w:initials="LA" w:author="Arnold-Stratford, Linda" w:date="2026-01-05T19:34:00Z" w:id="658">
    <w:p w:rsidR="003A2A62" w:rsidP="003A2A62" w:rsidRDefault="003A2A62" w14:paraId="2324C8B3" w14:textId="54F17372">
      <w:pPr>
        <w:pStyle w:val="CommentText"/>
      </w:pPr>
      <w:r>
        <w:rPr>
          <w:rStyle w:val="CommentReference"/>
        </w:rPr>
        <w:annotationRef/>
      </w:r>
      <w:r>
        <w:t>Check this as still need to be able to print sections of the book or journal it just needs to be limited within fair use</w:t>
      </w:r>
    </w:p>
  </w:comment>
  <w:comment w:initials="LA" w:author="Arnold-Stratford, Linda" w:date="2026-01-09T09:44:00Z" w:id="659">
    <w:p w:rsidR="008A0478" w:rsidP="008A0478" w:rsidRDefault="008A0478" w14:paraId="229C1B8B" w14:textId="77777777">
      <w:pPr>
        <w:pStyle w:val="CommentText"/>
      </w:pPr>
      <w:r>
        <w:rPr>
          <w:rStyle w:val="CommentReference"/>
        </w:rPr>
        <w:annotationRef/>
      </w:r>
      <w:r>
        <w:t>For Josh- Important need clarification</w:t>
      </w:r>
    </w:p>
  </w:comment>
  <w:comment w:initials="JR" w:author="Joshua Routh" w:date="2026-01-20T11:04:00Z" w:id="660">
    <w:p w:rsidR="00145636" w:rsidRDefault="00145636" w14:paraId="647CB4F7" w14:textId="04587D09">
      <w:pPr>
        <w:pStyle w:val="CommentText"/>
      </w:pPr>
      <w:r>
        <w:rPr>
          <w:rStyle w:val="CommentReference"/>
        </w:rPr>
        <w:annotationRef/>
      </w:r>
      <w:r w:rsidRPr="1480921F">
        <w:t>I will speak to you in more detail about this requirement. In summary, I suggest we have a limit on how many pages the user is able to print at a time</w:t>
      </w:r>
    </w:p>
  </w:comment>
  <w:comment w:initials="AL" w:author="Arnold-Stratford, Linda" w:date="2026-01-23T11:41:00Z" w:id="661">
    <w:p w:rsidR="00592806" w:rsidRDefault="00592806" w14:paraId="3F968EFB" w14:textId="3A064EAF">
      <w:pPr>
        <w:pStyle w:val="CommentText"/>
      </w:pPr>
      <w:r>
        <w:rPr>
          <w:rStyle w:val="CommentReference"/>
        </w:rPr>
        <w:annotationRef/>
      </w:r>
      <w:r w:rsidRPr="11892F60">
        <w:rPr>
          <w:highlight w:val="yellow"/>
        </w:rPr>
        <w:t>@Josh See email for response. But limiting pages is not a solution we would want.</w:t>
      </w:r>
    </w:p>
  </w:comment>
  <w:comment w:initials="JR" w:author="Joshua Routh" w:date="2026-01-27T14:14:00Z" w:id="662">
    <w:p w:rsidR="009D24F8" w:rsidRDefault="009D24F8" w14:paraId="6F7F3BFC" w14:textId="13E208A8">
      <w:pPr>
        <w:pStyle w:val="CommentText"/>
      </w:pPr>
      <w:r>
        <w:rPr>
          <w:rStyle w:val="CommentReference"/>
        </w:rPr>
        <w:annotationRef/>
      </w:r>
      <w:r w:rsidRPr="2A8A5D74">
        <w:t>Meeting notes: BL sharing examples of longer content for HW to analyse this print requirement. For now this will be listed as an unknown in the spec</w:t>
      </w:r>
    </w:p>
  </w:comment>
  <w:comment w:initials="LA" w:author="Arnold-Stratford, Linda" w:date="2026-01-09T10:47:00Z" w:id="670">
    <w:p w:rsidR="00AE07D1" w:rsidP="00AE07D1" w:rsidRDefault="00AE07D1" w14:paraId="3FB8CB44" w14:textId="77777777">
      <w:pPr>
        <w:pStyle w:val="CommentText"/>
      </w:pPr>
      <w:r>
        <w:rPr>
          <w:rStyle w:val="CommentReference"/>
        </w:rPr>
        <w:annotationRef/>
      </w:r>
      <w:r>
        <w:t xml:space="preserve">From TCD </w:t>
      </w:r>
      <w:r>
        <w:rPr>
          <w:lang w:val="en-US"/>
        </w:rPr>
        <w:t>Just curious: is this based on supplied metadata or on full-text?</w:t>
      </w:r>
    </w:p>
  </w:comment>
  <w:comment w:initials="LA" w:author="Arnold-Stratford, Linda" w:date="2026-01-09T10:47:00Z" w:id="671">
    <w:p w:rsidR="00AE07D1" w:rsidP="00AE07D1" w:rsidRDefault="00AE07D1" w14:paraId="095FE193" w14:textId="77777777">
      <w:pPr>
        <w:pStyle w:val="CommentText"/>
      </w:pPr>
      <w:r>
        <w:rPr>
          <w:rStyle w:val="CommentReference"/>
        </w:rPr>
        <w:annotationRef/>
      </w:r>
      <w:r>
        <w:t>For Josh</w:t>
      </w:r>
    </w:p>
  </w:comment>
  <w:comment w:initials="JR" w:author="Joshua Routh" w:date="2026-01-15T16:58:00Z" w:id="672">
    <w:p w:rsidR="009D0DEB" w:rsidRDefault="009D0DEB" w14:paraId="67A22610" w14:textId="3A6F05BF">
      <w:pPr>
        <w:pStyle w:val="CommentText"/>
      </w:pPr>
      <w:r>
        <w:rPr>
          <w:rStyle w:val="CommentReference"/>
        </w:rPr>
        <w:annotationRef/>
      </w:r>
      <w:r w:rsidRPr="52529EEB">
        <w:t>Only metadata. I'll add that note</w:t>
      </w:r>
    </w:p>
  </w:comment>
  <w:comment w:initials="LA" w:author="Arnold-Stratford, Linda" w:date="2026-01-05T19:35:00Z" w:id="676">
    <w:p w:rsidR="003A1F83" w:rsidP="003A1F83" w:rsidRDefault="003A1F83" w14:paraId="1C285429" w14:textId="237408D9">
      <w:pPr>
        <w:pStyle w:val="CommentText"/>
      </w:pPr>
      <w:r>
        <w:rPr>
          <w:rStyle w:val="CommentReference"/>
        </w:rPr>
        <w:annotationRef/>
      </w:r>
      <w:r>
        <w:t>This is similar to the question which was raised and is not relevant we do not need or want this functionality</w:t>
      </w:r>
    </w:p>
  </w:comment>
  <w:comment w:initials="LA" w:author="Arnold-Stratford, Linda" w:date="2026-01-09T09:44:00Z" w:id="677">
    <w:p w:rsidR="00173AAB" w:rsidP="00173AAB" w:rsidRDefault="00173AAB" w14:paraId="729AF1E1" w14:textId="77777777">
      <w:pPr>
        <w:pStyle w:val="CommentText"/>
      </w:pPr>
      <w:r>
        <w:rPr>
          <w:rStyle w:val="CommentReference"/>
        </w:rPr>
        <w:annotationRef/>
      </w:r>
      <w:r>
        <w:t>For Josh</w:t>
      </w:r>
    </w:p>
  </w:comment>
  <w:comment w:initials="JR" w:author="Joshua Routh" w:date="2026-01-15T16:59:00Z" w:id="678">
    <w:p w:rsidR="009D0DEB" w:rsidRDefault="009D0DEB" w14:paraId="5BF9AC37" w14:textId="31AB0386">
      <w:pPr>
        <w:pStyle w:val="CommentText"/>
      </w:pPr>
      <w:r>
        <w:rPr>
          <w:rStyle w:val="CommentReference"/>
        </w:rPr>
        <w:annotationRef/>
      </w:r>
      <w:r w:rsidRPr="38C2216D">
        <w:t>Deleted and agreed</w:t>
      </w:r>
    </w:p>
  </w:comment>
  <w:comment w:initials="CP" w:author="Cunnea, Paul" w:date="2026-01-07T18:32:00Z" w:id="683">
    <w:p w:rsidR="00AC217D" w:rsidRDefault="00AC217D" w14:paraId="26CA7C34" w14:textId="64069321">
      <w:pPr>
        <w:pStyle w:val="CommentText"/>
      </w:pPr>
      <w:r>
        <w:rPr>
          <w:rStyle w:val="CommentReference"/>
        </w:rPr>
        <w:annotationRef/>
      </w:r>
      <w:r w:rsidRPr="5BF71325">
        <w:t>reference accessibility requirements</w:t>
      </w:r>
    </w:p>
  </w:comment>
  <w:comment w:initials="LA" w:author="Arnold-Stratford, Linda" w:date="2026-01-09T09:46:00Z" w:id="684">
    <w:p w:rsidR="00610B6E" w:rsidP="00610B6E" w:rsidRDefault="00610B6E" w14:paraId="1E45371E" w14:textId="77777777">
      <w:pPr>
        <w:pStyle w:val="CommentText"/>
      </w:pPr>
      <w:r>
        <w:rPr>
          <w:rStyle w:val="CommentReference"/>
        </w:rPr>
        <w:annotationRef/>
      </w:r>
      <w:r>
        <w:t>For Josh- maybe blanket statement about WCAG2.2.</w:t>
      </w:r>
    </w:p>
  </w:comment>
  <w:comment w:initials="JR" w:author="Joshua Routh" w:date="2026-01-19T16:43:00Z" w:id="685">
    <w:p w:rsidR="009D0DEB" w:rsidRDefault="009D0DEB" w14:paraId="76806098" w14:textId="52A34AA0">
      <w:pPr>
        <w:pStyle w:val="CommentText"/>
      </w:pPr>
      <w:r>
        <w:rPr>
          <w:rStyle w:val="CommentReference"/>
        </w:rPr>
        <w:annotationRef/>
      </w:r>
      <w:r w:rsidRPr="203644D5">
        <w:t>I've added a note</w:t>
      </w:r>
    </w:p>
  </w:comment>
  <w:comment w:initials="CP" w:author="Cunnea, Paul" w:date="2026-01-07T18:33:00Z" w:id="703">
    <w:p w:rsidR="00AC217D" w:rsidRDefault="00AC217D" w14:paraId="519F1EA4" w14:textId="60A66B37">
      <w:pPr>
        <w:pStyle w:val="CommentText"/>
      </w:pPr>
      <w:r>
        <w:rPr>
          <w:rStyle w:val="CommentReference"/>
        </w:rPr>
        <w:annotationRef/>
      </w:r>
      <w:r w:rsidRPr="1DBFA3B7">
        <w:t>This needs to be made *very* clear to the user on the platform - they do not need to register to access the content, and registering does not help them access content. </w:t>
      </w:r>
    </w:p>
  </w:comment>
  <w:comment w:initials="LA" w:author="Arnold-Stratford, Linda" w:date="2026-01-09T09:46:00Z" w:id="704">
    <w:p w:rsidR="006A7465" w:rsidP="006A7465" w:rsidRDefault="006A7465" w14:paraId="1B50DEF9" w14:textId="77777777">
      <w:pPr>
        <w:pStyle w:val="CommentText"/>
      </w:pPr>
      <w:r>
        <w:rPr>
          <w:rStyle w:val="CommentReference"/>
        </w:rPr>
        <w:annotationRef/>
      </w:r>
      <w:r>
        <w:t>Agree For Josh</w:t>
      </w:r>
    </w:p>
  </w:comment>
  <w:comment w:initials="JR" w:author="Joshua Routh" w:date="2026-01-19T16:45:00Z" w:id="705">
    <w:p w:rsidR="009D0DEB" w:rsidRDefault="009D0DEB" w14:paraId="750A1CD5" w14:textId="33BBC9A1">
      <w:pPr>
        <w:pStyle w:val="CommentText"/>
      </w:pPr>
      <w:r>
        <w:rPr>
          <w:rStyle w:val="CommentReference"/>
        </w:rPr>
        <w:annotationRef/>
      </w:r>
      <w:r w:rsidRPr="35C9EA25">
        <w:t>I've added a note, and will work with you on the wording in the designs</w:t>
      </w:r>
    </w:p>
  </w:comment>
  <w:comment w:initials="CP" w:author="Cunnea, Paul" w:date="2026-01-07T18:34:00Z" w:id="708">
    <w:p w:rsidR="00AC217D" w:rsidRDefault="00AC217D" w14:paraId="406F2A18" w14:textId="2EFE906F">
      <w:pPr>
        <w:pStyle w:val="CommentText"/>
      </w:pPr>
      <w:r>
        <w:rPr>
          <w:rStyle w:val="CommentReference"/>
        </w:rPr>
        <w:annotationRef/>
      </w:r>
      <w:r w:rsidRPr="2DD61969">
        <w:t xml:space="preserve">Ensure this is user friendly/understandable </w:t>
      </w:r>
    </w:p>
  </w:comment>
  <w:comment w:initials="LA" w:author="Arnold-Stratford, Linda" w:date="2026-01-09T09:48:00Z" w:id="709">
    <w:p w:rsidR="007E5BA4" w:rsidP="007E5BA4" w:rsidRDefault="007E5BA4" w14:paraId="5AE6C755" w14:textId="77777777">
      <w:pPr>
        <w:pStyle w:val="CommentText"/>
      </w:pPr>
      <w:r>
        <w:rPr>
          <w:rStyle w:val="CommentReference"/>
        </w:rPr>
        <w:annotationRef/>
      </w:r>
      <w:r>
        <w:t>Clarification from Josh what is meant here? And can we control the message?</w:t>
      </w:r>
    </w:p>
  </w:comment>
  <w:comment w:initials="JR" w:author="Joshua Routh" w:date="2026-01-19T16:48:00Z" w:id="710">
    <w:p w:rsidR="009D0DEB" w:rsidRDefault="009D0DEB" w14:paraId="7865EE51" w14:textId="41919FB0">
      <w:pPr>
        <w:pStyle w:val="CommentText"/>
      </w:pPr>
      <w:r>
        <w:rPr>
          <w:rStyle w:val="CommentReference"/>
        </w:rPr>
        <w:annotationRef/>
      </w:r>
      <w:r w:rsidRPr="71C71E9E">
        <w:t>I'm trying to avoid making the fulltext content available on the www whatsoever. If we allow the application to be accessed at all, even after extensive security work, it will still be less secure than completely locking it down to the agreed IPs at the server level.</w:t>
      </w:r>
    </w:p>
    <w:p w:rsidR="009D0DEB" w:rsidRDefault="009D0DEB" w14:paraId="47FB1C97" w14:textId="103A8144">
      <w:pPr>
        <w:pStyle w:val="CommentText"/>
      </w:pPr>
    </w:p>
    <w:p w:rsidR="009D0DEB" w:rsidRDefault="009D0DEB" w14:paraId="639278C0" w14:textId="3766A3A0">
      <w:pPr>
        <w:pStyle w:val="CommentText"/>
      </w:pPr>
      <w:r w:rsidRPr="38801757">
        <w:t>So the bullet-proof solution would be to prevent external traffic from even reaching the server. There are very limited use cases where a fulltext content URL would even attempt to be accessed from an external source - such as from within a saved search email.</w:t>
      </w:r>
    </w:p>
    <w:p w:rsidR="009D0DEB" w:rsidRDefault="009D0DEB" w14:paraId="76718670" w14:textId="729020A5">
      <w:pPr>
        <w:pStyle w:val="CommentText"/>
      </w:pPr>
    </w:p>
    <w:p w:rsidR="009D0DEB" w:rsidRDefault="009D0DEB" w14:paraId="066263CA" w14:textId="3A6C79C0">
      <w:pPr>
        <w:pStyle w:val="CommentText"/>
      </w:pPr>
      <w:r w:rsidRPr="6C4A0ED7">
        <w:t>If you think this is a more common use case than I currently have in mind please let me know and we can look into creating a custom message, but at present I'm not anticipating external attempted access as being part of our user journeys.</w:t>
      </w:r>
    </w:p>
  </w:comment>
  <w:comment w:initials="AL" w:author="Arnold-Stratford, Linda" w:date="2026-01-23T11:56:00Z" w:id="711">
    <w:p w:rsidR="00592806" w:rsidRDefault="00592806" w14:paraId="3E128340" w14:textId="34E1C8D5">
      <w:pPr>
        <w:pStyle w:val="CommentText"/>
      </w:pPr>
      <w:r>
        <w:rPr>
          <w:rStyle w:val="CommentReference"/>
        </w:rPr>
        <w:annotationRef/>
      </w:r>
      <w:r w:rsidRPr="3C83C609">
        <w:rPr>
          <w:highlight w:val="yellow"/>
        </w:rPr>
        <w:t>@Josh I agree I can only see this being a problem when we have enough OA material that we are opening up the service to outside the reading room and we can revisit this then</w:t>
      </w:r>
    </w:p>
  </w:comment>
  <w:comment w:initials="JR" w:author="Joshua Routh" w:date="2026-01-27T10:37:00Z" w:id="712">
    <w:p w:rsidR="00592806" w:rsidRDefault="00592806" w14:paraId="7DA5148D" w14:textId="66164E59">
      <w:pPr>
        <w:pStyle w:val="CommentText"/>
      </w:pPr>
      <w:r>
        <w:rPr>
          <w:rStyle w:val="CommentReference"/>
        </w:rPr>
        <w:annotationRef/>
      </w:r>
      <w:r w:rsidRPr="3D85D0F1">
        <w:t xml:space="preserve">Thanks. I've softened the language a little </w:t>
      </w:r>
    </w:p>
  </w:comment>
  <w:comment w:initials="LA" w:author="Arnold-Stratford, Linda" w:date="2026-01-09T10:51:00Z" w:id="717">
    <w:p w:rsidR="002901A6" w:rsidP="002901A6" w:rsidRDefault="002901A6" w14:paraId="7E00CB52" w14:textId="77777777">
      <w:pPr>
        <w:pStyle w:val="CommentText"/>
      </w:pPr>
      <w:r>
        <w:rPr>
          <w:rStyle w:val="CommentReference"/>
        </w:rPr>
        <w:annotationRef/>
      </w:r>
      <w:r>
        <w:t>From TCD: Edition is also important!</w:t>
      </w:r>
    </w:p>
    <w:p w:rsidR="002901A6" w:rsidP="002901A6" w:rsidRDefault="002901A6" w14:paraId="5EDD9AB5" w14:textId="77777777">
      <w:pPr>
        <w:pStyle w:val="CommentText"/>
      </w:pPr>
      <w:r>
        <w:t>The combination of publication year and edition statement gives the best indication as to the nature of the version, e.g. whether revisions can be expected or whether it’s simply a ‘reprint’.</w:t>
      </w:r>
    </w:p>
  </w:comment>
  <w:comment w:initials="LA" w:author="Arnold-Stratford, Linda" w:date="2026-01-09T10:51:00Z" w:id="718">
    <w:p w:rsidR="002901A6" w:rsidP="002901A6" w:rsidRDefault="002901A6" w14:paraId="2055E927" w14:textId="77777777">
      <w:pPr>
        <w:pStyle w:val="CommentText"/>
      </w:pPr>
      <w:r>
        <w:rPr>
          <w:rStyle w:val="CommentReference"/>
        </w:rPr>
        <w:annotationRef/>
      </w:r>
      <w:r>
        <w:t>For Josh</w:t>
      </w:r>
    </w:p>
  </w:comment>
  <w:comment w:initials="JR" w:author="Joshua Routh" w:date="2026-01-19T16:49:00Z" w:id="719">
    <w:p w:rsidR="009D0DEB" w:rsidRDefault="009D0DEB" w14:paraId="3E3ED28A" w14:textId="1553D2DB">
      <w:pPr>
        <w:pStyle w:val="CommentText"/>
      </w:pPr>
      <w:r>
        <w:rPr>
          <w:rStyle w:val="CommentReference"/>
        </w:rPr>
        <w:annotationRef/>
      </w:r>
      <w:r w:rsidRPr="08D71222">
        <w:t>Understood and added</w:t>
      </w:r>
    </w:p>
  </w:comment>
  <w:comment w:initials="CP" w:author="Cunnea, Paul" w:date="2026-01-07T18:35:00Z" w:id="722">
    <w:p w:rsidR="00AC217D" w:rsidRDefault="00AC217D" w14:paraId="79490CBA" w14:textId="26893F5C">
      <w:pPr>
        <w:pStyle w:val="CommentText"/>
      </w:pPr>
      <w:r>
        <w:rPr>
          <w:rStyle w:val="CommentReference"/>
        </w:rPr>
        <w:annotationRef/>
      </w:r>
      <w:r w:rsidRPr="64598B08">
        <w:t>a Journal Article will show the parent Journal Title?</w:t>
      </w:r>
    </w:p>
  </w:comment>
  <w:comment w:initials="LA" w:author="Arnold-Stratford, Linda" w:date="2026-01-09T09:50:00Z" w:id="723">
    <w:p w:rsidR="002056B2" w:rsidP="002056B2" w:rsidRDefault="002056B2" w14:paraId="41414613" w14:textId="77777777">
      <w:pPr>
        <w:pStyle w:val="CommentText"/>
      </w:pPr>
      <w:r>
        <w:rPr>
          <w:rStyle w:val="CommentReference"/>
        </w:rPr>
        <w:annotationRef/>
      </w:r>
      <w:r>
        <w:t>Typo- should should be show</w:t>
      </w:r>
    </w:p>
  </w:comment>
  <w:comment w:initials="JR" w:author="Joshua Routh" w:date="2026-01-19T16:50:00Z" w:id="724">
    <w:p w:rsidR="009D0DEB" w:rsidRDefault="009D0DEB" w14:paraId="2872B6AA" w14:textId="07E9F10E">
      <w:pPr>
        <w:pStyle w:val="CommentText"/>
      </w:pPr>
      <w:r>
        <w:rPr>
          <w:rStyle w:val="CommentReference"/>
        </w:rPr>
        <w:annotationRef/>
      </w:r>
      <w:r w:rsidRPr="55815BBD">
        <w:t>Corrected, thanks</w:t>
      </w:r>
    </w:p>
  </w:comment>
  <w:comment w:initials="LA" w:author="Arnold-Stratford, Linda" w:date="2026-01-05T19:40:00Z" w:id="728">
    <w:p w:rsidR="008C21AC" w:rsidP="008C21AC" w:rsidRDefault="008C21AC" w14:paraId="6A2F8721" w14:textId="1616BF84">
      <w:pPr>
        <w:pStyle w:val="CommentText"/>
      </w:pPr>
      <w:r>
        <w:rPr>
          <w:rStyle w:val="CommentReference"/>
        </w:rPr>
        <w:annotationRef/>
      </w:r>
      <w:r>
        <w:t>Search needs to identify article level material so check understanding of this</w:t>
      </w:r>
    </w:p>
  </w:comment>
  <w:comment w:initials="CC" w:author="Caulfield, Claire" w:date="2026-01-06T11:50:00Z" w:id="729">
    <w:p w:rsidR="0090197F" w:rsidRDefault="0090197F" w14:paraId="747D778A" w14:textId="667D928A">
      <w:pPr>
        <w:pStyle w:val="CommentText"/>
      </w:pPr>
      <w:r>
        <w:rPr>
          <w:rStyle w:val="CommentReference"/>
        </w:rPr>
        <w:annotationRef/>
      </w:r>
      <w:r w:rsidRPr="2141C7FA">
        <w:t>Yes, I don't understand why this is excluded. Users may not find the articles they are looking for if they can only search on journal title....I don;t understand the search user journey to navigate from journal title to the article they want. Sounds like it would be abandoned</w:t>
      </w:r>
    </w:p>
  </w:comment>
  <w:comment w:initials="LA" w:author="Arnold-Stratford, Linda" w:date="2026-01-09T09:51:00Z" w:id="730">
    <w:p w:rsidR="0091339C" w:rsidP="0091339C" w:rsidRDefault="0091339C" w14:paraId="20F11B9C" w14:textId="77777777">
      <w:pPr>
        <w:pStyle w:val="CommentText"/>
      </w:pPr>
      <w:r>
        <w:rPr>
          <w:rStyle w:val="CommentReference"/>
        </w:rPr>
        <w:annotationRef/>
      </w:r>
      <w:r>
        <w:t>For Josh- Check this understanding</w:t>
      </w:r>
    </w:p>
  </w:comment>
  <w:comment w:initials="JR" w:author="Joshua Routh" w:date="2026-01-19T16:51:00Z" w:id="731">
    <w:p w:rsidR="009D0DEB" w:rsidRDefault="009D0DEB" w14:paraId="7827CB5B" w14:textId="783F91FF">
      <w:pPr>
        <w:pStyle w:val="CommentText"/>
      </w:pPr>
      <w:r>
        <w:rPr>
          <w:rStyle w:val="CommentReference"/>
        </w:rPr>
        <w:annotationRef/>
      </w:r>
      <w:r w:rsidRPr="7F9944E0">
        <w:t>I've discussed with Linda. This clause is specifically within the 'Publications' filter section. The intention is that the user can not 'filter' to see a specific article, as that would not be helpful. They most certainly can still search for articles and see them in the results. I will add a clarification</w:t>
      </w:r>
    </w:p>
  </w:comment>
  <w:comment w:initials="CP" w:author="Cunnea, Paul" w:date="2026-01-07T18:37:00Z" w:id="733">
    <w:p w:rsidR="00AC217D" w:rsidRDefault="00AC217D" w14:paraId="08AC1AC0" w14:textId="231F5D87">
      <w:pPr>
        <w:pStyle w:val="CommentText"/>
      </w:pPr>
      <w:r>
        <w:rPr>
          <w:rStyle w:val="CommentReference"/>
        </w:rPr>
        <w:annotationRef/>
      </w:r>
      <w:r w:rsidRPr="7A37BAEB">
        <w:t>clarify this is a pop-up search form</w:t>
      </w:r>
    </w:p>
  </w:comment>
  <w:comment w:initials="LA" w:author="Arnold-Stratford, Linda" w:date="2026-01-09T09:51:00Z" w:id="734">
    <w:p w:rsidR="0091339C" w:rsidP="0091339C" w:rsidRDefault="0091339C" w14:paraId="45AB9BF8" w14:textId="77777777">
      <w:pPr>
        <w:pStyle w:val="CommentText"/>
      </w:pPr>
      <w:r>
        <w:rPr>
          <w:rStyle w:val="CommentReference"/>
        </w:rPr>
        <w:annotationRef/>
      </w:r>
      <w:r>
        <w:t>For Josh</w:t>
      </w:r>
    </w:p>
  </w:comment>
  <w:comment w:initials="JR" w:author="Joshua Routh" w:date="2026-01-19T16:52:00Z" w:id="735">
    <w:p w:rsidR="009D0DEB" w:rsidRDefault="009D0DEB" w14:paraId="091BA8B2" w14:textId="628467DA">
      <w:pPr>
        <w:pStyle w:val="CommentText"/>
      </w:pPr>
      <w:r>
        <w:rPr>
          <w:rStyle w:val="CommentReference"/>
        </w:rPr>
        <w:annotationRef/>
      </w:r>
      <w:r w:rsidRPr="483B29BA">
        <w:t>Yes, clarification added</w:t>
      </w:r>
    </w:p>
  </w:comment>
  <w:comment w:initials="CP" w:author="Cunnea, Paul" w:date="2026-01-07T18:37:00Z" w:id="737">
    <w:p w:rsidR="00AC217D" w:rsidRDefault="00AC217D" w14:paraId="048A8975" w14:textId="40F75B05">
      <w:pPr>
        <w:pStyle w:val="CommentText"/>
      </w:pPr>
      <w:r>
        <w:rPr>
          <w:rStyle w:val="CommentReference"/>
        </w:rPr>
        <w:annotationRef/>
      </w:r>
      <w:r w:rsidRPr="4E48CA2F">
        <w:t>Add issues</w:t>
      </w:r>
    </w:p>
  </w:comment>
  <w:comment w:initials="LA" w:author="Arnold-Stratford, Linda" w:date="2026-01-09T09:51:00Z" w:id="738">
    <w:p w:rsidR="008A4599" w:rsidP="008A4599" w:rsidRDefault="008A4599" w14:paraId="49FEF233" w14:textId="77777777">
      <w:pPr>
        <w:pStyle w:val="CommentText"/>
      </w:pPr>
      <w:r>
        <w:rPr>
          <w:rStyle w:val="CommentReference"/>
        </w:rPr>
        <w:annotationRef/>
      </w:r>
      <w:r>
        <w:t>And other enumeration</w:t>
      </w:r>
    </w:p>
  </w:comment>
  <w:comment w:initials="JR" w:author="Joshua Routh" w:date="2026-01-19T16:55:00Z" w:id="739">
    <w:p w:rsidR="009D0DEB" w:rsidRDefault="009D0DEB" w14:paraId="326FB2A8" w14:textId="72629271">
      <w:pPr>
        <w:pStyle w:val="CommentText"/>
      </w:pPr>
      <w:r>
        <w:rPr>
          <w:rStyle w:val="CommentReference"/>
        </w:rPr>
        <w:annotationRef/>
      </w:r>
      <w:r w:rsidRPr="53B28871">
        <w:t>Journal search engines rarely have this enumeration as a filter. We can add it if it's important here, but users normally use journal TOCs. For example, when would a user search for an issue (issue 3) as opposed to navigating to it in the TOC? Please let me know</w:t>
      </w:r>
    </w:p>
  </w:comment>
  <w:comment w:initials="AL" w:author="Arnold-Stratford, Linda" w:date="2026-01-23T12:01:00Z" w:id="740">
    <w:p w:rsidR="00592806" w:rsidRDefault="00592806" w14:paraId="3CBB9D58" w14:textId="37B20D51">
      <w:pPr>
        <w:pStyle w:val="CommentText"/>
      </w:pPr>
      <w:r>
        <w:rPr>
          <w:rStyle w:val="CommentReference"/>
        </w:rPr>
        <w:annotationRef/>
      </w:r>
      <w:r w:rsidRPr="3F220586">
        <w:rPr>
          <w:highlight w:val="yellow"/>
        </w:rPr>
        <w:t>@ Josh happy to be advised by you on this and we review if we identify a  UX issue once we have launched.</w:t>
      </w:r>
    </w:p>
  </w:comment>
  <w:comment w:initials="WI" w:author="Walker, Ian" w:date="2026-01-05T14:19:00Z" w:id="744">
    <w:p w:rsidR="00C03395" w:rsidRDefault="00C03395" w14:paraId="449A311E" w14:textId="37309781">
      <w:pPr>
        <w:pStyle w:val="CommentText"/>
      </w:pPr>
      <w:r>
        <w:rPr>
          <w:rStyle w:val="CommentReference"/>
        </w:rPr>
        <w:annotationRef/>
      </w:r>
      <w:r w:rsidRPr="57ABF088">
        <w:t xml:space="preserve">Comment from Ian Cooke: More detail will be helpful here. How is the content/ metadata packaged? Eg as SIPs? How does this work for resubmissions (what is the output - just the updated files or all the files)? </w:t>
      </w:r>
    </w:p>
  </w:comment>
  <w:comment w:initials="WI" w:author="Walker, Ian" w:date="2026-01-05T14:21:00Z" w:id="745">
    <w:p w:rsidR="005E0E12" w:rsidRDefault="005E0E12" w14:paraId="589DD29C" w14:textId="43DEC423">
      <w:pPr>
        <w:pStyle w:val="CommentText"/>
      </w:pPr>
      <w:r>
        <w:rPr>
          <w:rStyle w:val="CommentReference"/>
        </w:rPr>
        <w:annotationRef/>
      </w:r>
      <w:r w:rsidRPr="1E50EC42">
        <w:t>Comment from Ian Cooke: Also - is there any monitoring and error detection/ reporting in this to ensure that the export completes?</w:t>
      </w:r>
    </w:p>
  </w:comment>
  <w:comment w:initials="WS" w:author="Whibley, Simon" w:date="1900-01-01T00:00:00Z" w:id="746">
    <w:p w:rsidR="0079048A" w:rsidRDefault="0079048A" w14:paraId="081ABFAC" w14:textId="5FFAC6AE">
      <w:pPr>
        <w:pStyle w:val="CommentText"/>
      </w:pPr>
      <w:r>
        <w:rPr>
          <w:rStyle w:val="CommentReference"/>
        </w:rPr>
        <w:annotationRef/>
      </w:r>
      <w:r w:rsidRPr="21C3B725">
        <w:t>I'm slightly confused by this being in the access section of the document, can I therefore conclude this output to LDL systems is purely for access/review and it's not preservation systems we are talking about here? I was presuming it was the AtomStore which will form the Preservation Service/repository output?</w:t>
      </w:r>
    </w:p>
  </w:comment>
  <w:comment w:initials="LA" w:author="Arnold-Stratford, Linda" w:date="2026-01-06T11:04:00Z" w:id="747">
    <w:p w:rsidR="00134B33" w:rsidP="00134B33" w:rsidRDefault="00134B33" w14:paraId="6CBA4C6E" w14:textId="61C92AEC">
      <w:pPr>
        <w:pStyle w:val="CommentText"/>
      </w:pPr>
      <w:r>
        <w:rPr>
          <w:rStyle w:val="CommentReference"/>
        </w:rPr>
        <w:annotationRef/>
      </w:r>
      <w:r>
        <w:fldChar w:fldCharType="begin"/>
      </w:r>
      <w:r>
        <w:instrText>HYPERLINK "mailto:simon.whibley@bl.uk"</w:instrText>
      </w:r>
      <w:bookmarkStart w:name="_@_5DD93B80332647B39CEBF64015533EE8Z" w:id="755"/>
      <w:r>
        <w:fldChar w:fldCharType="separate"/>
      </w:r>
      <w:bookmarkEnd w:id="755"/>
      <w:r w:rsidRPr="00134B33">
        <w:rPr>
          <w:rStyle w:val="Mention"/>
          <w:noProof/>
        </w:rPr>
        <w:t>@Whibley, Simon</w:t>
      </w:r>
      <w:r>
        <w:fldChar w:fldCharType="end"/>
      </w:r>
      <w:r>
        <w:t xml:space="preserve"> I think this is for access so metadata into our catalogue records and for preservation so all content being able to be exported so we need to ensure fit for purpose for both of these. Atomstore is the only store but it has preservation principles applied to that store ( Multiple copies etc)</w:t>
      </w:r>
    </w:p>
  </w:comment>
  <w:comment w:initials="WS" w:author="Whibley, Simon" w:date="2026-01-06T11:23:00Z" w:id="748">
    <w:p w:rsidR="00214ACC" w:rsidRDefault="00214ACC" w14:paraId="2B47E552" w14:textId="5F1A726C">
      <w:pPr>
        <w:pStyle w:val="CommentText"/>
      </w:pPr>
      <w:r>
        <w:rPr>
          <w:rStyle w:val="CommentReference"/>
        </w:rPr>
        <w:annotationRef/>
      </w:r>
      <w:r>
        <w:fldChar w:fldCharType="begin"/>
      </w:r>
      <w:r>
        <w:instrText xml:space="preserve"> HYPERLINK "mailto:Linda.Arnold-Stratford@bl.uk"</w:instrText>
      </w:r>
      <w:bookmarkStart w:name="_@_5FBB5B4D81E24E14B0739358C0E76C46Z" w:id="756"/>
      <w:r>
        <w:fldChar w:fldCharType="separate"/>
      </w:r>
      <w:bookmarkEnd w:id="756"/>
      <w:r w:rsidRPr="6FAB2F9A">
        <w:rPr>
          <w:rStyle w:val="Mention"/>
          <w:noProof/>
        </w:rPr>
        <w:t>@Arnold-Stratford, Linda</w:t>
      </w:r>
      <w:r>
        <w:fldChar w:fldCharType="end"/>
      </w:r>
      <w:r w:rsidRPr="0A4EC8B1">
        <w:t>. Thanks, it'd be useful to have another diagram for just the content user story outside of access and metadata as the others are very useful for clarification</w:t>
      </w:r>
    </w:p>
  </w:comment>
  <w:comment w:initials="LA" w:author="Arnold-Stratford, Linda" w:date="2026-01-06T13:16:00Z" w:id="749">
    <w:p w:rsidR="0096604B" w:rsidP="0096604B" w:rsidRDefault="0096604B" w14:paraId="0A1A640B" w14:textId="77777777">
      <w:pPr>
        <w:pStyle w:val="CommentText"/>
      </w:pPr>
      <w:r>
        <w:rPr>
          <w:rStyle w:val="CommentReference"/>
        </w:rPr>
        <w:annotationRef/>
      </w:r>
      <w:r>
        <w:t>We don’t have the exact details of what we want them to deliver and how to deliver so we cannot create this diagram yet as the LDLs need to define what they need which is part of the digital preservation Task and Finish group</w:t>
      </w:r>
    </w:p>
  </w:comment>
  <w:comment w:initials="CP" w:author="Cunnea, Paul" w:date="2026-01-07T18:40:00Z" w:id="750">
    <w:p w:rsidR="00AC217D" w:rsidRDefault="00AC217D" w14:paraId="20A1AD4B" w14:textId="18FEBA66">
      <w:pPr>
        <w:pStyle w:val="CommentText"/>
      </w:pPr>
      <w:r>
        <w:rPr>
          <w:rStyle w:val="CommentReference"/>
        </w:rPr>
        <w:annotationRef/>
      </w:r>
      <w:r w:rsidRPr="1310DC05">
        <w:t>Agreed, but we need to include this as a high level requirement, not very visible in the document as it stands</w:t>
      </w:r>
    </w:p>
  </w:comment>
  <w:comment w:initials="LA" w:author="Arnold-Stratford, Linda" w:date="2026-01-09T09:53:00Z" w:id="751">
    <w:p w:rsidR="00D3641D" w:rsidP="00D3641D" w:rsidRDefault="00D3641D" w14:paraId="01FDCC7A" w14:textId="77777777">
      <w:pPr>
        <w:pStyle w:val="CommentText"/>
      </w:pPr>
      <w:r>
        <w:rPr>
          <w:rStyle w:val="CommentReference"/>
        </w:rPr>
        <w:annotationRef/>
      </w:r>
      <w:r>
        <w:t>For Josh</w:t>
      </w:r>
    </w:p>
  </w:comment>
  <w:comment w:initials="JR" w:author="Joshua Routh" w:date="2026-01-19T16:59:00Z" w:id="752">
    <w:p w:rsidR="009D0DEB" w:rsidRDefault="009D0DEB" w14:paraId="0357E430" w14:textId="14D5D868">
      <w:pPr>
        <w:pStyle w:val="CommentText"/>
      </w:pPr>
      <w:r>
        <w:rPr>
          <w:rStyle w:val="CommentReference"/>
        </w:rPr>
        <w:annotationRef/>
      </w:r>
      <w:r w:rsidRPr="400277DF">
        <w:t>Hi, I'm not sure how to add to this section, at present. My understanding is that until there is further work done at the LDLs, this requirement is simply to send the metadata and content to an agreed SFTP repository owned by the LDLs. I don't yet have visibility of what happens to it from that point on.</w:t>
      </w:r>
    </w:p>
    <w:p w:rsidR="009D0DEB" w:rsidRDefault="009D0DEB" w14:paraId="521731DB" w14:textId="06FB8D3C">
      <w:pPr>
        <w:pStyle w:val="CommentText"/>
      </w:pPr>
    </w:p>
    <w:p w:rsidR="009D0DEB" w:rsidRDefault="009D0DEB" w14:paraId="4218F491" w14:textId="4370EC07">
      <w:pPr>
        <w:pStyle w:val="CommentText"/>
      </w:pPr>
      <w:r w:rsidRPr="2DC8074D">
        <w:t>Please note that this is still part of the Content Display section of the document, as that is the system which will be sending to SFTP</w:t>
      </w:r>
    </w:p>
  </w:comment>
  <w:comment w:initials="AL" w:author="Arnold-Stratford, Linda" w:date="2026-01-23T12:04:00Z" w:id="753">
    <w:p w:rsidR="00592806" w:rsidRDefault="00592806" w14:paraId="3FD28EA6" w14:textId="3D77CB82">
      <w:pPr>
        <w:pStyle w:val="CommentText"/>
      </w:pPr>
      <w:r>
        <w:rPr>
          <w:rStyle w:val="CommentReference"/>
        </w:rPr>
        <w:annotationRef/>
      </w:r>
      <w:r w:rsidRPr="1E900DEC">
        <w:t xml:space="preserve"> </w:t>
      </w:r>
      <w:r w:rsidRPr="12214F5A">
        <w:rPr>
          <w:highlight w:val="yellow"/>
        </w:rPr>
        <w:t>For this document this is as far as we can go. As soon as we know where awe are wanting the feeds to go and how we want them we can expand on this. I think currently the diagram is suitable vague.</w:t>
      </w:r>
    </w:p>
  </w:comment>
  <w:comment w:initials="JR" w:author="Joshua Routh" w:date="2026-01-29T12:57:00Z" w:id="754">
    <w:p w:rsidR="00D52DE2" w:rsidRDefault="00D52DE2" w14:paraId="15D30F41" w14:textId="1C7D5FB5">
      <w:pPr>
        <w:pStyle w:val="CommentText"/>
      </w:pPr>
      <w:r>
        <w:rPr>
          <w:rStyle w:val="CommentReference"/>
        </w:rPr>
        <w:annotationRef/>
      </w:r>
      <w:r w:rsidRPr="2FEE16FE">
        <w:t>As discussed I've updated this to include the audit trail in the data we send to the SFTP location, and will start the evaluation.</w:t>
      </w:r>
    </w:p>
  </w:comment>
  <w:comment w:initials="LA" w:author="Arnold-Stratford, Linda" w:date="2026-01-05T19:43:00Z" w:id="759">
    <w:p w:rsidR="00592197" w:rsidP="00592197" w:rsidRDefault="00592197" w14:paraId="462213ED" w14:textId="77777777">
      <w:pPr>
        <w:pStyle w:val="CommentText"/>
      </w:pPr>
      <w:r>
        <w:rPr>
          <w:rStyle w:val="CommentReference"/>
        </w:rPr>
        <w:annotationRef/>
      </w:r>
      <w:r>
        <w:t>Is this what we want or do we want to be sent directly to the system via API or similar</w:t>
      </w:r>
    </w:p>
  </w:comment>
  <w:comment w:initials="CC" w:author="Caulfield, Claire" w:date="2026-01-06T11:52:00Z" w:id="760">
    <w:p w:rsidR="00334E15" w:rsidRDefault="00334E15" w14:paraId="513E0E29" w14:textId="39C3AC10">
      <w:pPr>
        <w:pStyle w:val="CommentText"/>
      </w:pPr>
      <w:r>
        <w:rPr>
          <w:rStyle w:val="CommentReference"/>
        </w:rPr>
        <w:annotationRef/>
      </w:r>
      <w:r>
        <w:fldChar w:fldCharType="begin"/>
      </w:r>
      <w:r>
        <w:instrText xml:space="preserve"> HYPERLINK "mailto:Cecil.Daisy@bl.uk"</w:instrText>
      </w:r>
      <w:bookmarkStart w:name="_@_39184B855683470D8FD65C3535A78D2DZ" w:id="763"/>
      <w:r>
        <w:fldChar w:fldCharType="separate"/>
      </w:r>
      <w:bookmarkEnd w:id="763"/>
      <w:r w:rsidRPr="2940698E">
        <w:rPr>
          <w:rStyle w:val="Mention"/>
          <w:noProof/>
        </w:rPr>
        <w:t>@Daisy, Cecil</w:t>
      </w:r>
      <w:r>
        <w:fldChar w:fldCharType="end"/>
      </w:r>
      <w:r w:rsidRPr="3BF9051C">
        <w:t xml:space="preserve"> ? what will be BL requirement be?</w:t>
      </w:r>
    </w:p>
  </w:comment>
  <w:comment w:initials="LA" w:author="Arnold-Stratford, Linda" w:date="2026-01-09T09:55:00Z" w:id="761">
    <w:p w:rsidR="00994B31" w:rsidP="00994B31" w:rsidRDefault="00994B31" w14:paraId="4A41F3D7" w14:textId="77777777">
      <w:pPr>
        <w:pStyle w:val="CommentText"/>
      </w:pPr>
      <w:r>
        <w:rPr>
          <w:rStyle w:val="CommentReference"/>
        </w:rPr>
        <w:annotationRef/>
      </w:r>
      <w:r>
        <w:t>Check with Josh what is possible</w:t>
      </w:r>
    </w:p>
  </w:comment>
  <w:comment w:initials="JR" w:author="Joshua Routh" w:date="2026-01-20T09:45:00Z" w:id="762">
    <w:p w:rsidR="00145636" w:rsidRDefault="00145636" w14:paraId="2629C1CB" w14:textId="5D1F7926">
      <w:pPr>
        <w:pStyle w:val="CommentText"/>
      </w:pPr>
      <w:r>
        <w:rPr>
          <w:rStyle w:val="CommentReference"/>
        </w:rPr>
        <w:annotationRef/>
      </w:r>
      <w:r w:rsidRPr="4AFA258E">
        <w:t>There are multiple technical options possible for the content stream out of the HighWire system. In our workshops we agreed on depositing the content to a SFTP, following a detailed conversation about the alternatives. My understanding is that as there is not yet sufficient definition about which system the LDLs will use to consume the content, the SFTP route is the preferred option. If that has changed, please let me know</w:t>
      </w:r>
    </w:p>
  </w:comment>
  <w:comment w:initials="CP" w:author="Cunnea, Paul" w:date="2026-01-07T18:42:00Z" w:id="764">
    <w:p w:rsidR="00AC217D" w:rsidRDefault="00AC217D" w14:paraId="51668881" w14:textId="618A7D26">
      <w:pPr>
        <w:pStyle w:val="CommentText"/>
      </w:pPr>
      <w:r>
        <w:rPr>
          <w:rStyle w:val="CommentReference"/>
        </w:rPr>
        <w:annotationRef/>
      </w:r>
      <w:r w:rsidRPr="0FA3B2C2">
        <w:t>For clarity, include exporting content and metadata, including admin and technical metadata, into LDL long-term digital preservation infrastructure</w:t>
      </w:r>
    </w:p>
  </w:comment>
  <w:comment w:initials="LA" w:author="Arnold-Stratford, Linda" w:date="2026-01-09T09:56:00Z" w:id="765">
    <w:p w:rsidR="000C3CA4" w:rsidP="000C3CA4" w:rsidRDefault="000C3CA4" w14:paraId="149972C3" w14:textId="77777777">
      <w:pPr>
        <w:pStyle w:val="CommentText"/>
      </w:pPr>
      <w:r>
        <w:rPr>
          <w:rStyle w:val="CommentReference"/>
        </w:rPr>
        <w:annotationRef/>
      </w:r>
      <w:r>
        <w:t>For Josh</w:t>
      </w:r>
    </w:p>
  </w:comment>
  <w:comment w:initials="JR" w:author="Joshua Routh" w:date="2026-01-20T09:50:00Z" w:id="766">
    <w:p w:rsidR="00145636" w:rsidRDefault="00145636" w14:paraId="789E0659" w14:textId="46622C3F">
      <w:pPr>
        <w:pStyle w:val="CommentText"/>
      </w:pPr>
      <w:r>
        <w:rPr>
          <w:rStyle w:val="CommentReference"/>
        </w:rPr>
        <w:annotationRef/>
      </w:r>
      <w:r w:rsidRPr="176AC3BE">
        <w:t>I think I need more definition about the 'admin and technical metadata'. We're planning on sending the content file (eg PDF) and metadata file (eg MARC21). We're not planning on sending event history, comments, assignments etc, as that only resides in the Submissions system. Please confirm if we're aligned. If we need to re-think think please define what the expectation is. Thanks</w:t>
      </w:r>
    </w:p>
  </w:comment>
  <w:comment w:initials="AL" w:author="Arnold-Stratford, Linda" w:date="2026-01-23T12:09:00Z" w:id="767">
    <w:p w:rsidR="00592806" w:rsidRDefault="00592806" w14:paraId="33B77A71" w14:textId="47D178A7">
      <w:pPr>
        <w:pStyle w:val="CommentText"/>
      </w:pPr>
      <w:r>
        <w:rPr>
          <w:rStyle w:val="CommentReference"/>
        </w:rPr>
        <w:annotationRef/>
      </w:r>
      <w:r w:rsidRPr="75A2DC8B">
        <w:t>@Josh For preservation purposes we need to have the events and audit history attached to the publications so this is somethign taht needs revisiting and needs clarity on maybe we need a specific workshop around planning for preservation storage.</w:t>
      </w:r>
    </w:p>
    <w:p w:rsidR="00592806" w:rsidRDefault="00592806" w14:paraId="09377118" w14:textId="1C81DCB6">
      <w:pPr>
        <w:pStyle w:val="CommentText"/>
      </w:pPr>
    </w:p>
    <w:p w:rsidR="00592806" w:rsidRDefault="00592806" w14:paraId="4CF8D88B" w14:textId="129DF6E5">
      <w:pPr>
        <w:pStyle w:val="CommentText"/>
      </w:pPr>
      <w:r>
        <w:fldChar w:fldCharType="begin"/>
      </w:r>
      <w:r>
        <w:instrText xml:space="preserve"> HYPERLINK "mailto:simon.whibley@bl.uk"</w:instrText>
      </w:r>
      <w:bookmarkStart w:name="_@_D1DA4E6B46644664BDC97B47CD4E1759Z" w:id="769"/>
      <w:r>
        <w:fldChar w:fldCharType="separate"/>
      </w:r>
      <w:bookmarkEnd w:id="769"/>
      <w:r w:rsidRPr="1AA7E200">
        <w:rPr>
          <w:rStyle w:val="Mention"/>
          <w:noProof/>
        </w:rPr>
        <w:t>@Whibley, Simon</w:t>
      </w:r>
      <w:r>
        <w:fldChar w:fldCharType="end"/>
      </w:r>
      <w:r w:rsidRPr="0A26444D">
        <w:t xml:space="preserve">  we will need your input for this</w:t>
      </w:r>
    </w:p>
  </w:comment>
  <w:comment w:initials="AL" w:author="Arnold-Stratford, Linda" w:date="2026-01-23T12:11:00Z" w:id="768">
    <w:p w:rsidR="00592806" w:rsidRDefault="00592806" w14:paraId="42A3F7E0" w14:textId="75CFF346">
      <w:pPr>
        <w:pStyle w:val="CommentText"/>
      </w:pPr>
      <w:r>
        <w:rPr>
          <w:rStyle w:val="CommentReference"/>
        </w:rPr>
        <w:annotationRef/>
      </w:r>
      <w:r w:rsidRPr="10A2053A">
        <w:rPr>
          <w:highlight w:val="yellow"/>
        </w:rPr>
        <w:t>@ Josh  the preservation download is different from the content metadata and access copy download as we have expectations about preserving in perpetuity and recording any interventions we have taken.</w:t>
      </w:r>
    </w:p>
  </w:comment>
  <w:comment w:initials="WI" w:author="Walker, Ian" w:date="2026-01-05T14:22:00Z" w:id="771">
    <w:p w:rsidR="001A07F5" w:rsidRDefault="001A07F5" w14:paraId="1C80759A" w14:textId="0329DC5F">
      <w:pPr>
        <w:pStyle w:val="CommentText"/>
      </w:pPr>
      <w:r>
        <w:rPr>
          <w:rStyle w:val="CommentReference"/>
        </w:rPr>
        <w:annotationRef/>
      </w:r>
      <w:r w:rsidRPr="14C2C6C8">
        <w:t>Comment from Ian Cooke: Where is the link contained in the metadata? I didn’t see this in the fields mentioned earlier in the document.</w:t>
      </w:r>
    </w:p>
  </w:comment>
  <w:comment w:initials="LA" w:author="Arnold-Stratford, Linda" w:date="1900-01-01T00:00:00Z" w:id="772">
    <w:p w:rsidR="00592806" w:rsidRDefault="00592806" w14:paraId="04146431" w14:textId="78C7532A">
      <w:pPr>
        <w:pStyle w:val="CommentText"/>
      </w:pPr>
      <w:r>
        <w:rPr>
          <w:rStyle w:val="CommentReference"/>
        </w:rPr>
        <w:annotationRef/>
      </w:r>
      <w:r w:rsidRPr="6398E2A6">
        <w:rPr>
          <w:highlight w:val="yellow"/>
        </w:rPr>
        <w:t>For Josh, confirm that th</w:t>
      </w:r>
      <w:r w:rsidRPr="0958A5EA">
        <w:t>e metadata will have a link to the item in HighWire</w:t>
      </w:r>
    </w:p>
  </w:comment>
  <w:comment w:initials="JR" w:author="Joshua Routh" w:date="2026-01-27T10:43:00Z" w:id="773">
    <w:p w:rsidR="00592806" w:rsidRDefault="00592806" w14:paraId="14C673FE" w14:textId="043236A9">
      <w:pPr>
        <w:pStyle w:val="CommentText"/>
      </w:pPr>
      <w:r>
        <w:rPr>
          <w:rStyle w:val="CommentReference"/>
        </w:rPr>
        <w:annotationRef/>
      </w:r>
      <w:r w:rsidRPr="00E88250">
        <w:t>We recommend using the persistent HWCID as the URL, which I've now updated, rather than an absolute URL. URLs have the potential to change, but the HWCID never should.</w:t>
      </w:r>
    </w:p>
  </w:comment>
  <w:comment w:initials="CP" w:author="Cunnea, Paul" w:date="2026-01-07T18:43:00Z" w:id="792">
    <w:p w:rsidR="00AC217D" w:rsidRDefault="00AC217D" w14:paraId="5C01D411" w14:textId="2FA9ABAE">
      <w:pPr>
        <w:pStyle w:val="CommentText"/>
      </w:pPr>
      <w:r>
        <w:rPr>
          <w:rStyle w:val="CommentReference"/>
        </w:rPr>
        <w:annotationRef/>
      </w:r>
      <w:r w:rsidRPr="36AC9BC7">
        <w:t xml:space="preserve">This is an important future enhancement for NLS, with the ability for the platform to serve up content that has wider access permission or licences than NPLD regulation. </w:t>
      </w:r>
    </w:p>
  </w:comment>
  <w:comment w:initials="LA" w:author="Arnold-Stratford, Linda" w:date="2026-01-09T09:57:00Z" w:id="793">
    <w:p w:rsidR="00573214" w:rsidP="00573214" w:rsidRDefault="00573214" w14:paraId="78DD5DCC" w14:textId="77777777">
      <w:pPr>
        <w:pStyle w:val="CommentText"/>
      </w:pPr>
      <w:r>
        <w:rPr>
          <w:rStyle w:val="CommentReference"/>
        </w:rPr>
        <w:annotationRef/>
      </w:r>
      <w:r>
        <w:t>For Josh for info</w:t>
      </w:r>
    </w:p>
  </w:comment>
  <w:comment w:initials="JR" w:author="Joshua Routh" w:date="2026-01-20T09:51:00Z" w:id="794">
    <w:p w:rsidR="00145636" w:rsidRDefault="00145636" w14:paraId="005EC530" w14:textId="4DD531CE">
      <w:pPr>
        <w:pStyle w:val="CommentText"/>
      </w:pPr>
      <w:r>
        <w:rPr>
          <w:rStyle w:val="CommentReference"/>
        </w:rPr>
        <w:annotationRef/>
      </w:r>
      <w:r w:rsidRPr="1E10BA34">
        <w:t>Understood. I've strengthened the wording here.</w:t>
      </w:r>
    </w:p>
  </w:comment>
  <w:comment w:initials="JR" w:author="Joshua Routh" w:date="2026-01-20T10:11:00Z" w:id="807">
    <w:p w:rsidR="00145636" w:rsidRDefault="00145636" w14:paraId="71ABBE9B" w14:textId="3230655E">
      <w:pPr>
        <w:pStyle w:val="CommentText"/>
      </w:pPr>
      <w:r>
        <w:rPr>
          <w:rStyle w:val="CommentReference"/>
        </w:rPr>
        <w:annotationRef/>
      </w:r>
      <w:r w:rsidRPr="4ECD138A">
        <w:t>Awaiting confirmation if this is correct</w:t>
      </w:r>
    </w:p>
  </w:comment>
  <w:comment w:initials="AL" w:author="Arnold-Stratford, Linda" w:date="2026-01-23T12:15:00Z" w:id="808">
    <w:p w:rsidR="00592806" w:rsidRDefault="00592806" w14:paraId="1C50A94A" w14:textId="0EB5F741">
      <w:pPr>
        <w:pStyle w:val="CommentText"/>
      </w:pPr>
      <w:r>
        <w:rPr>
          <w:rStyle w:val="CommentReference"/>
        </w:rPr>
        <w:annotationRef/>
      </w:r>
      <w:r w:rsidRPr="67E76702">
        <w:t>This is correct. Happy to resolve</w:t>
      </w:r>
    </w:p>
  </w:comment>
  <w:comment w:initials="WI" w:author="Walker, Ian" w:date="2026-01-05T06:23:00Z" w:id="810">
    <w:p w:rsidR="00145636" w:rsidRDefault="00145636" w14:paraId="0F31256A" w14:textId="449B94C6">
      <w:pPr>
        <w:pStyle w:val="CommentText"/>
      </w:pPr>
      <w:r>
        <w:rPr>
          <w:rStyle w:val="CommentReference"/>
        </w:rPr>
        <w:annotationRef/>
      </w:r>
      <w:r w:rsidRPr="696195F5">
        <w:t>Comment from Ian Cooke: What does this refer to? Is this functionality for Publisher Submissions Portal?</w:t>
      </w:r>
    </w:p>
  </w:comment>
  <w:comment w:initials="AL" w:author="Arnold-Stratford, Linda" w:date="2026-01-06T03:07:00Z" w:id="811">
    <w:p w:rsidR="00145636" w:rsidRDefault="00145636" w14:paraId="4E302916" w14:textId="422079F0">
      <w:pPr>
        <w:pStyle w:val="CommentText"/>
      </w:pPr>
      <w:r>
        <w:rPr>
          <w:rStyle w:val="CommentReference"/>
        </w:rPr>
        <w:annotationRef/>
      </w:r>
      <w:r w:rsidRPr="2B3BCCBF">
        <w:t>Not sure what Ian is asking here but Cataloguing staff need access to the content to do their job so they have remote access rights to the eLD material</w:t>
      </w:r>
    </w:p>
  </w:comment>
  <w:comment w:initials="CC" w:author="Caulfield, Claire" w:date="2026-01-06T03:57:00Z" w:id="812">
    <w:p w:rsidR="00145636" w:rsidRDefault="00145636" w14:paraId="51888ECF" w14:textId="5F610334">
      <w:pPr>
        <w:pStyle w:val="CommentText"/>
      </w:pPr>
      <w:r>
        <w:rPr>
          <w:rStyle w:val="CommentReference"/>
        </w:rPr>
        <w:annotationRef/>
      </w:r>
      <w:r w:rsidRPr="2102F366">
        <w:t xml:space="preserve">Who are our Guest Users that are likely to request a new publisher to be added? </w:t>
      </w:r>
    </w:p>
  </w:comment>
  <w:comment w:initials="AL" w:author="Arnold-Stratford, Linda" w:date="2026-01-06T05:13:00Z" w:id="813">
    <w:p w:rsidR="00145636" w:rsidRDefault="00145636" w14:paraId="63A2F398" w14:textId="46070E90">
      <w:pPr>
        <w:pStyle w:val="CommentText"/>
      </w:pPr>
      <w:r>
        <w:rPr>
          <w:rStyle w:val="CommentReference"/>
        </w:rPr>
        <w:annotationRef/>
      </w:r>
      <w:r w:rsidRPr="6A65C02E">
        <w:t>Guest users are  publishers who have not registered yet so this is for publishers to register interest and for our Digital processing team to assess whether they should be using the portal or a direct feed</w:t>
      </w:r>
    </w:p>
  </w:comment>
  <w:comment w:initials="CC" w:author="Caulfield, Claire" w:date="2026-01-06T05:17:00Z" w:id="814">
    <w:p w:rsidR="00145636" w:rsidRDefault="00145636" w14:paraId="7563DEC8" w14:textId="62B8A20E">
      <w:pPr>
        <w:pStyle w:val="CommentText"/>
      </w:pPr>
      <w:r>
        <w:rPr>
          <w:rStyle w:val="CommentReference"/>
        </w:rPr>
        <w:annotationRef/>
      </w:r>
      <w:r w:rsidRPr="341BD08A">
        <w:t>It's confusing coming under this heading : LDL Staff on the Content Display Portal </w:t>
      </w:r>
    </w:p>
    <w:p w:rsidR="00145636" w:rsidRDefault="00145636" w14:paraId="7F47E57B" w14:textId="67CFFF81">
      <w:pPr>
        <w:pStyle w:val="CommentText"/>
      </w:pPr>
      <w:r w:rsidRPr="1EBFC73E">
        <w:t xml:space="preserve">and I'm not sure the following recommended approach  bullet point therefore makes sense. Wouldn't LDL staff be reviewing Guest user registrations and taking action to approve/reject? </w:t>
      </w:r>
    </w:p>
    <w:p w:rsidR="00145636" w:rsidRDefault="00145636" w14:paraId="2F8C0C31" w14:textId="56A2AB5A">
      <w:pPr>
        <w:pStyle w:val="CommentText"/>
      </w:pPr>
      <w:r w:rsidRPr="1A57662A">
        <w:t>Are we saying that they might register when acting on behalf of a publisher? But would they then create a publisher account or use their own account and have the rights to submit?</w:t>
      </w:r>
    </w:p>
  </w:comment>
  <w:comment w:initials="AL" w:author="Arnold-Stratford, Linda" w:date="2026-01-06T05:42:00Z" w:id="815">
    <w:p w:rsidR="00145636" w:rsidRDefault="00145636" w14:paraId="552CA633" w14:textId="7CAD2C83">
      <w:pPr>
        <w:pStyle w:val="CommentText"/>
      </w:pPr>
      <w:r>
        <w:rPr>
          <w:rStyle w:val="CommentReference"/>
        </w:rPr>
        <w:annotationRef/>
      </w:r>
      <w:r w:rsidRPr="0F41EBFF">
        <w:t>Yes Not clear why this is here. Do you actually mean PSP or CDP Get clarity from Josh</w:t>
      </w:r>
    </w:p>
  </w:comment>
  <w:comment w:initials="CP" w:author="Cunnea, Paul" w:date="2026-01-07T10:45:00Z" w:id="816">
    <w:p w:rsidR="00145636" w:rsidRDefault="00145636" w14:paraId="2B5C3E41" w14:textId="29565C21">
      <w:pPr>
        <w:pStyle w:val="CommentText"/>
      </w:pPr>
      <w:r>
        <w:rPr>
          <w:rStyle w:val="CommentReference"/>
        </w:rPr>
        <w:annotationRef/>
      </w:r>
      <w:r w:rsidRPr="20F17F18">
        <w:t>Looks like stray text</w:t>
      </w:r>
    </w:p>
  </w:comment>
  <w:comment w:initials="AL" w:author="Arnold-Stratford, Linda" w:date="2026-01-09T02:16:00Z" w:id="817">
    <w:p w:rsidR="00145636" w:rsidRDefault="00145636" w14:paraId="593015BA" w14:textId="4B1B1873">
      <w:pPr>
        <w:pStyle w:val="CommentText"/>
      </w:pPr>
      <w:r>
        <w:rPr>
          <w:rStyle w:val="CommentReference"/>
        </w:rPr>
        <w:annotationRef/>
      </w:r>
      <w:r w:rsidRPr="682A7C7D">
        <w:t>For Josh- confusing location  of this text</w:t>
      </w:r>
    </w:p>
  </w:comment>
  <w:comment w:initials="LA" w:author="Arnold-Stratford, Linda" w:date="2026-01-09T10:53:00Z" w:id="828">
    <w:p w:rsidR="008F1AD1" w:rsidP="008F1AD1" w:rsidRDefault="008F1AD1" w14:paraId="7D7C441B" w14:textId="77777777">
      <w:pPr>
        <w:pStyle w:val="CommentText"/>
      </w:pPr>
      <w:r>
        <w:rPr>
          <w:rStyle w:val="CommentReference"/>
        </w:rPr>
        <w:annotationRef/>
      </w:r>
      <w:r>
        <w:t xml:space="preserve">From TCD </w:t>
      </w:r>
      <w:r>
        <w:rPr>
          <w:lang w:val="en-US"/>
        </w:rPr>
        <w:t>It's in the diagram, missing here - LDL Staff can view OR download content</w:t>
      </w:r>
    </w:p>
  </w:comment>
  <w:comment w:initials="LA" w:author="Arnold-Stratford, Linda" w:date="2026-01-09T10:53:00Z" w:id="829">
    <w:p w:rsidR="008F1AD1" w:rsidP="008F1AD1" w:rsidRDefault="008F1AD1" w14:paraId="3BA95CA8" w14:textId="77777777">
      <w:pPr>
        <w:pStyle w:val="CommentText"/>
      </w:pPr>
      <w:r>
        <w:rPr>
          <w:rStyle w:val="CommentReference"/>
        </w:rPr>
        <w:annotationRef/>
      </w:r>
      <w:r>
        <w:t>Agreed for Josh</w:t>
      </w:r>
    </w:p>
  </w:comment>
  <w:comment w:initials="JR" w:author="Joshua Routh" w:date="2026-01-20T09:54:00Z" w:id="830">
    <w:p w:rsidR="00145636" w:rsidRDefault="00145636" w14:paraId="22C9D8A1" w14:textId="4A058AFF">
      <w:pPr>
        <w:pStyle w:val="CommentText"/>
      </w:pPr>
      <w:r>
        <w:rPr>
          <w:rStyle w:val="CommentReference"/>
        </w:rPr>
        <w:annotationRef/>
      </w:r>
      <w:r w:rsidRPr="5D3D7B2D">
        <w:t>Good point, I missed that. I've updated the wording.</w:t>
      </w:r>
    </w:p>
  </w:comment>
  <w:comment w:initials="WI" w:author="Walker, Ian" w:date="2026-01-05T14:23:00Z" w:id="837">
    <w:p w:rsidR="009D44D1" w:rsidRDefault="009D44D1" w14:paraId="6841B3C6" w14:textId="68FC43CB">
      <w:pPr>
        <w:pStyle w:val="CommentText"/>
      </w:pPr>
      <w:r>
        <w:rPr>
          <w:rStyle w:val="CommentReference"/>
        </w:rPr>
        <w:annotationRef/>
      </w:r>
      <w:r w:rsidRPr="3655E33C">
        <w:t>Comment from Ian Cooke: Just checking, will access still be possible via VPN?</w:t>
      </w:r>
    </w:p>
  </w:comment>
  <w:comment w:initials="CC" w:author="Caulfield, Claire" w:date="2026-01-06T11:56:00Z" w:id="838">
    <w:p w:rsidR="0012764A" w:rsidRDefault="0012764A" w14:paraId="1BDAEE39" w14:textId="0EF97469">
      <w:pPr>
        <w:pStyle w:val="CommentText"/>
      </w:pPr>
      <w:r>
        <w:rPr>
          <w:rStyle w:val="CommentReference"/>
        </w:rPr>
        <w:annotationRef/>
      </w:r>
      <w:r w:rsidRPr="46D38349">
        <w:t>Not sure I totally understand the origin of this constraint "must be in LDL premises"</w:t>
      </w:r>
    </w:p>
  </w:comment>
  <w:comment w:initials="LA" w:author="Arnold-Stratford, Linda" w:date="2026-01-06T13:40:00Z" w:id="839">
    <w:p w:rsidR="00B76CFC" w:rsidP="00B76CFC" w:rsidRDefault="00B76CFC" w14:paraId="2387784A" w14:textId="77777777">
      <w:pPr>
        <w:pStyle w:val="CommentText"/>
      </w:pPr>
      <w:r>
        <w:rPr>
          <w:rStyle w:val="CommentReference"/>
        </w:rPr>
        <w:annotationRef/>
      </w:r>
      <w:r>
        <w:t>Staff do not need to be on LDL premises but do need to have a relevant IP range. Need to clarify with Josh.</w:t>
      </w:r>
    </w:p>
  </w:comment>
  <w:comment w:initials="LA" w:author="Arnold-Stratford, Linda" w:date="2026-01-09T09:59:00Z" w:id="840">
    <w:p w:rsidR="0096190F" w:rsidP="0096190F" w:rsidRDefault="0096190F" w14:paraId="07B2F81A" w14:textId="77777777">
      <w:pPr>
        <w:pStyle w:val="CommentText"/>
      </w:pPr>
      <w:r>
        <w:rPr>
          <w:rStyle w:val="CommentReference"/>
        </w:rPr>
        <w:annotationRef/>
      </w:r>
      <w:r>
        <w:t>For Josh</w:t>
      </w:r>
    </w:p>
  </w:comment>
  <w:comment w:initials="LA" w:author="Arnold-Stratford, Linda" w:date="2026-01-09T10:55:00Z" w:id="841">
    <w:p w:rsidR="008D0973" w:rsidP="008D0973" w:rsidRDefault="008D0973" w14:paraId="3E603A76" w14:textId="77777777">
      <w:pPr>
        <w:pStyle w:val="CommentText"/>
      </w:pPr>
      <w:r>
        <w:rPr>
          <w:rStyle w:val="CommentReference"/>
        </w:rPr>
        <w:annotationRef/>
      </w:r>
      <w:r>
        <w:t>Clarity over not login</w:t>
      </w:r>
    </w:p>
  </w:comment>
  <w:comment w:initials="JR" w:author="Joshua Routh" w:date="2026-01-20T09:56:00Z" w:id="842">
    <w:p w:rsidR="00145636" w:rsidRDefault="00145636" w14:paraId="19430CDA" w14:textId="74360498">
      <w:pPr>
        <w:pStyle w:val="CommentText"/>
      </w:pPr>
      <w:r>
        <w:rPr>
          <w:rStyle w:val="CommentReference"/>
        </w:rPr>
        <w:annotationRef/>
      </w:r>
      <w:r w:rsidRPr="69110D50">
        <w:t>The intention here is to show that LDL staff to not gain LDL permissions by logging in. They do it through the IP range of the machine they're using, which in most cases means being on the LDL premises. It can also work with VPN, and off-site IPs can also be configured in Sigma if needed.</w:t>
      </w:r>
    </w:p>
  </w:comment>
  <w:comment w:initials="WI" w:author="Walker, Ian" w:date="2026-01-05T14:23:00Z" w:id="844">
    <w:p w:rsidR="00A02D22" w:rsidRDefault="00A02D22" w14:paraId="1F131306" w14:textId="6A4B8936">
      <w:pPr>
        <w:pStyle w:val="CommentText"/>
      </w:pPr>
      <w:r>
        <w:rPr>
          <w:rStyle w:val="CommentReference"/>
        </w:rPr>
        <w:annotationRef/>
      </w:r>
      <w:r w:rsidRPr="4E9CFD86">
        <w:t>Comment from Ian Cooke: What does this refer to? Is this functionality for Publisher Submissions Portal?</w:t>
      </w:r>
    </w:p>
  </w:comment>
  <w:comment w:initials="LA" w:author="Arnold-Stratford, Linda" w:date="2026-01-06T11:07:00Z" w:id="845">
    <w:p w:rsidR="00886AAE" w:rsidP="00886AAE" w:rsidRDefault="00886AAE" w14:paraId="72B8ED0D" w14:textId="77777777">
      <w:pPr>
        <w:pStyle w:val="CommentText"/>
      </w:pPr>
      <w:r>
        <w:rPr>
          <w:rStyle w:val="CommentReference"/>
        </w:rPr>
        <w:annotationRef/>
      </w:r>
      <w:r>
        <w:t>Not sure what Ian is asking here but Cataloguing staff need access to the content to do their job so they have remote access rights to the eLD material</w:t>
      </w:r>
    </w:p>
  </w:comment>
  <w:comment w:initials="CC" w:author="Caulfield, Claire" w:date="2026-01-06T11:57:00Z" w:id="846">
    <w:p w:rsidR="00EA5758" w:rsidRDefault="00EA5758" w14:paraId="3391686F" w14:textId="04A3D05B">
      <w:pPr>
        <w:pStyle w:val="CommentText"/>
      </w:pPr>
      <w:r>
        <w:rPr>
          <w:rStyle w:val="CommentReference"/>
        </w:rPr>
        <w:annotationRef/>
      </w:r>
      <w:r w:rsidRPr="4A947A7E">
        <w:t xml:space="preserve">Who are our Guest Users that are likely to request a new publisher to be added? </w:t>
      </w:r>
    </w:p>
  </w:comment>
  <w:comment w:initials="LA" w:author="Arnold-Stratford, Linda" w:date="2026-01-06T13:13:00Z" w:id="847">
    <w:p w:rsidR="00882201" w:rsidP="00882201" w:rsidRDefault="00882201" w14:paraId="0B8BA032" w14:textId="77777777">
      <w:pPr>
        <w:pStyle w:val="CommentText"/>
      </w:pPr>
      <w:r>
        <w:rPr>
          <w:rStyle w:val="CommentReference"/>
        </w:rPr>
        <w:annotationRef/>
      </w:r>
      <w:r>
        <w:t>Guest users are  publishers who have not registered yet so this is for publishers to register interest and for our Digital processing team to assess whether they should be using the portal or a direct feed</w:t>
      </w:r>
    </w:p>
  </w:comment>
  <w:comment w:initials="CC" w:author="Caulfield, Claire" w:date="2026-01-06T13:17:00Z" w:id="848">
    <w:p w:rsidR="00832343" w:rsidRDefault="00832343" w14:paraId="176BBFC1" w14:textId="1A913812">
      <w:pPr>
        <w:pStyle w:val="CommentText"/>
      </w:pPr>
      <w:r>
        <w:rPr>
          <w:rStyle w:val="CommentReference"/>
        </w:rPr>
        <w:annotationRef/>
      </w:r>
      <w:r w:rsidRPr="617DFACD">
        <w:t>It's confusing coming under this heading : LDL Staff on the Content Display Portal </w:t>
      </w:r>
    </w:p>
    <w:p w:rsidR="00832343" w:rsidRDefault="00832343" w14:paraId="70FCC2D2" w14:textId="5B3CF8FD">
      <w:pPr>
        <w:pStyle w:val="CommentText"/>
      </w:pPr>
      <w:r w:rsidRPr="1117E2AC">
        <w:t xml:space="preserve">and I'm not sure the following recommended approach  bullet point therefore makes sense. Wouldn't LDL staff be reviewing Guest user registrations and taking action to approve/reject? </w:t>
      </w:r>
    </w:p>
    <w:p w:rsidR="00832343" w:rsidRDefault="00832343" w14:paraId="04F8F293" w14:textId="724947C7">
      <w:pPr>
        <w:pStyle w:val="CommentText"/>
      </w:pPr>
      <w:r w:rsidRPr="7B3F713A">
        <w:t>Are we saying that they might register when acting on behalf of a publisher? But would they then create a publisher account or use their own account and have the rights to submit?</w:t>
      </w:r>
    </w:p>
  </w:comment>
  <w:comment w:initials="LA" w:author="Arnold-Stratford, Linda" w:date="2026-01-06T13:42:00Z" w:id="849">
    <w:p w:rsidR="00A83921" w:rsidP="00A83921" w:rsidRDefault="00A83921" w14:paraId="11387843" w14:textId="77777777">
      <w:pPr>
        <w:pStyle w:val="CommentText"/>
      </w:pPr>
      <w:r>
        <w:rPr>
          <w:rStyle w:val="CommentReference"/>
        </w:rPr>
        <w:annotationRef/>
      </w:r>
      <w:r>
        <w:t>Yes Not clear why this is here. Do you actually mean PSP or CDP Get clarity from Josh</w:t>
      </w:r>
    </w:p>
  </w:comment>
  <w:comment w:initials="CP" w:author="Cunnea, Paul" w:date="2026-01-07T18:45:00Z" w:id="850">
    <w:p w:rsidR="00AC217D" w:rsidRDefault="00AC217D" w14:paraId="2A09FC4D" w14:textId="45070314">
      <w:pPr>
        <w:pStyle w:val="CommentText"/>
      </w:pPr>
      <w:r>
        <w:rPr>
          <w:rStyle w:val="CommentReference"/>
        </w:rPr>
        <w:annotationRef/>
      </w:r>
      <w:r w:rsidRPr="71A15E82">
        <w:t>Looks like stray text</w:t>
      </w:r>
    </w:p>
  </w:comment>
  <w:comment w:initials="LA" w:author="Arnold-Stratford, Linda" w:date="2026-01-09T10:16:00Z" w:id="851">
    <w:p w:rsidR="008D6049" w:rsidP="008D6049" w:rsidRDefault="008D6049" w14:paraId="29D1E598" w14:textId="77777777">
      <w:pPr>
        <w:pStyle w:val="CommentText"/>
      </w:pPr>
      <w:r>
        <w:rPr>
          <w:rStyle w:val="CommentReference"/>
        </w:rPr>
        <w:annotationRef/>
      </w:r>
      <w:r>
        <w:t>For Josh- confusing location  of this text</w:t>
      </w:r>
    </w:p>
  </w:comment>
  <w:comment w:initials="JR" w:author="Joshua Routh" w:date="2026-01-20T10:01:00Z" w:id="852">
    <w:p w:rsidR="00145636" w:rsidRDefault="00145636" w14:paraId="41F6E1E2" w14:textId="39CCC202">
      <w:pPr>
        <w:pStyle w:val="CommentText"/>
      </w:pPr>
      <w:r>
        <w:rPr>
          <w:rStyle w:val="CommentReference"/>
        </w:rPr>
        <w:annotationRef/>
      </w:r>
      <w:r w:rsidRPr="746831DE">
        <w:t>Apologies! This text was incorrectly moved to the wrong section, I have now moved it to the 'Publisher' Submissions Portal and have corrected the typo.</w:t>
      </w:r>
    </w:p>
    <w:p w:rsidR="00145636" w:rsidRDefault="00145636" w14:paraId="603CB202" w14:textId="3525EB30">
      <w:pPr>
        <w:pStyle w:val="CommentText"/>
      </w:pPr>
    </w:p>
    <w:p w:rsidR="00145636" w:rsidRDefault="00145636" w14:paraId="3D5493CF" w14:textId="2AD8D053">
      <w:pPr>
        <w:pStyle w:val="CommentText"/>
      </w:pPr>
      <w:r w:rsidRPr="471E5B82">
        <w:t>Further clarification: When a Guest user requests Registration, they can either specific an existing Publisher they are part of, OR, request the creation of a new Publisher (as per the prototype I demonstrated)</w:t>
      </w:r>
    </w:p>
  </w:comment>
  <w:comment w:initials="JR" w:author="Joshua Routh" w:date="2026-01-20T10:01:00Z" w:id="853">
    <w:p w:rsidR="00145636" w:rsidRDefault="00145636" w14:paraId="39E16A90" w14:textId="1BB571B3">
      <w:pPr>
        <w:pStyle w:val="CommentText"/>
      </w:pPr>
      <w:r>
        <w:rPr>
          <w:rStyle w:val="CommentReference"/>
        </w:rPr>
        <w:annotationRef/>
      </w:r>
      <w:r w:rsidRPr="45AC58A3">
        <w:t>Both the publisher and the user then need to be approved by the LDLs</w:t>
      </w:r>
    </w:p>
  </w:comment>
  <w:comment w:initials="LA" w:author="Arnold-Stratford, Linda" w:date="2026-01-09T10:58:00Z" w:id="860">
    <w:p w:rsidR="00495E4B" w:rsidP="00495E4B" w:rsidRDefault="00495E4B" w14:paraId="27A55F6E" w14:textId="77777777">
      <w:pPr>
        <w:pStyle w:val="CommentText"/>
      </w:pPr>
      <w:r>
        <w:rPr>
          <w:rStyle w:val="CommentReference"/>
        </w:rPr>
        <w:annotationRef/>
      </w:r>
      <w:r>
        <w:t xml:space="preserve">From TCD </w:t>
      </w:r>
      <w:r>
        <w:rPr>
          <w:lang w:val="en-US"/>
        </w:rPr>
        <w:t xml:space="preserve">Clarification on guest user registration - still requiring local SAML interaction? </w:t>
      </w:r>
    </w:p>
    <w:p w:rsidR="00495E4B" w:rsidP="00495E4B" w:rsidRDefault="00495E4B" w14:paraId="0E4ABE81" w14:textId="77777777">
      <w:pPr>
        <w:pStyle w:val="CommentText"/>
      </w:pPr>
      <w:r>
        <w:rPr>
          <w:lang w:val="en-US"/>
        </w:rPr>
        <w:t xml:space="preserve">If yes, for readers, TCD will probably be OpenAthens as readers will not have TCD network accounts. </w:t>
      </w:r>
    </w:p>
    <w:p w:rsidR="00495E4B" w:rsidP="00495E4B" w:rsidRDefault="00495E4B" w14:paraId="33EC2EC4" w14:textId="77777777">
      <w:pPr>
        <w:pStyle w:val="CommentText"/>
      </w:pPr>
      <w:r>
        <w:rPr>
          <w:lang w:val="en-US"/>
        </w:rPr>
        <w:t>If requiring local SAML interaction, please confirm attributes required.</w:t>
      </w:r>
    </w:p>
  </w:comment>
  <w:comment w:initials="LA" w:author="Arnold-Stratford, Linda" w:date="2026-01-09T10:58:00Z" w:id="861">
    <w:p w:rsidR="00495E4B" w:rsidP="00495E4B" w:rsidRDefault="00495E4B" w14:paraId="18422B4C" w14:textId="77777777">
      <w:pPr>
        <w:pStyle w:val="CommentText"/>
      </w:pPr>
      <w:r>
        <w:rPr>
          <w:rStyle w:val="CommentReference"/>
        </w:rPr>
        <w:annotationRef/>
      </w:r>
      <w:r>
        <w:t>For Josh</w:t>
      </w:r>
    </w:p>
  </w:comment>
  <w:comment w:initials="JR" w:author="Joshua Routh" w:date="2026-01-20T10:02:00Z" w:id="862">
    <w:p w:rsidR="00145636" w:rsidRDefault="00145636" w14:paraId="4FA0EFAA" w14:textId="6EFE8AA3">
      <w:pPr>
        <w:pStyle w:val="CommentText"/>
      </w:pPr>
      <w:r>
        <w:rPr>
          <w:rStyle w:val="CommentReference"/>
        </w:rPr>
        <w:annotationRef/>
      </w:r>
      <w:r w:rsidRPr="0DA26686">
        <w:t>I think that's all fine and we regularly integrate with OpenAthens. However I'm going to ask Chris Priest to comment</w:t>
      </w:r>
    </w:p>
  </w:comment>
  <w:comment w:initials="JR" w:author="Joshua Routh" w:date="2026-02-04T15:35:00Z" w:id="863">
    <w:p w:rsidR="00D175D2" w:rsidRDefault="00D175D2" w14:paraId="564EB6DC" w14:textId="47AF67A6">
      <w:pPr>
        <w:pStyle w:val="CommentText"/>
      </w:pPr>
      <w:r>
        <w:rPr>
          <w:rStyle w:val="CommentReference"/>
        </w:rPr>
        <w:annotationRef/>
      </w:r>
      <w:r w:rsidRPr="5FEBDA4E">
        <w:t>We could discuss the OpenAthens requirement further, but I suggest this may not be a priority. I think it would be unusual for a user to want to sign in via OpenAthens, just to get to their personalisation data, such as bookmarks? The presence of OpenAthens may even be confusing, as it may imply it gives access to additional content?</w:t>
      </w:r>
    </w:p>
  </w:comment>
  <w:comment w:initials="LA" w:author="Arnold-Stratford, Linda" w:date="2026-02-04T16:05:00Z" w:id="864">
    <w:p w:rsidR="0000407C" w:rsidP="0000407C" w:rsidRDefault="0000407C" w14:paraId="550D84CF" w14:textId="77777777">
      <w:pPr>
        <w:pStyle w:val="CommentText"/>
      </w:pPr>
      <w:r>
        <w:rPr>
          <w:rStyle w:val="CommentReference"/>
        </w:rPr>
        <w:annotationRef/>
      </w:r>
      <w:r>
        <w:t>@ Josh I agree. There are some institutions who would not want this at all. However it may be of use when we have enough OA material to make it worth while so something to keep in mind down the line</w:t>
      </w:r>
    </w:p>
  </w:comment>
  <w:comment w:initials="WI" w:author="Walker, Ian" w:date="2026-01-05T14:31:00Z" w:id="879">
    <w:p w:rsidR="00B545C0" w:rsidRDefault="00B545C0" w14:paraId="5459B8F1" w14:textId="39049757">
      <w:pPr>
        <w:pStyle w:val="CommentText"/>
      </w:pPr>
      <w:r>
        <w:rPr>
          <w:rStyle w:val="CommentReference"/>
        </w:rPr>
        <w:annotationRef/>
      </w:r>
      <w:r w:rsidRPr="626294A8">
        <w:t>Comment from Ian Cooke: What do ‘catalogue staff’ do in Publisher Submission Portal? Is this needed? Note comment on pg 34 that catalogue staff should not need access to the Publisher Submissions Portal.</w:t>
      </w:r>
    </w:p>
  </w:comment>
  <w:comment w:initials="LA" w:author="Arnold-Stratford, Linda" w:date="2026-01-06T11:09:00Z" w:id="880">
    <w:p w:rsidR="00627CAA" w:rsidP="00627CAA" w:rsidRDefault="00627CAA" w14:paraId="3DCDB630" w14:textId="77777777">
      <w:pPr>
        <w:pStyle w:val="CommentText"/>
      </w:pPr>
      <w:r>
        <w:rPr>
          <w:rStyle w:val="CommentReference"/>
        </w:rPr>
        <w:annotationRef/>
      </w:r>
      <w:r>
        <w:t>Probably don’t unless there are any staff who do both roles</w:t>
      </w:r>
    </w:p>
  </w:comment>
  <w:comment w:initials="LA" w:author="Arnold-Stratford, Linda" w:date="2026-01-09T10:18:00Z" w:id="881">
    <w:p w:rsidR="00E424CA" w:rsidP="00E424CA" w:rsidRDefault="00E424CA" w14:paraId="08778C5B" w14:textId="77777777">
      <w:pPr>
        <w:pStyle w:val="CommentText"/>
      </w:pPr>
      <w:r>
        <w:rPr>
          <w:rStyle w:val="CommentReference"/>
        </w:rPr>
        <w:annotationRef/>
      </w:r>
      <w:r>
        <w:t>Check with Josh- we’re checking with Paul Thurlow about whether any cataloguing staff need PSP access</w:t>
      </w:r>
    </w:p>
  </w:comment>
  <w:comment w:initials="JR" w:author="Joshua Routh" w:date="2026-01-20T10:10:00Z" w:id="882">
    <w:p w:rsidR="00145636" w:rsidRDefault="00145636" w14:paraId="517CB90D" w14:textId="0C2F0F39">
      <w:pPr>
        <w:pStyle w:val="CommentText"/>
      </w:pPr>
      <w:r>
        <w:rPr>
          <w:rStyle w:val="CommentReference"/>
        </w:rPr>
        <w:annotationRef/>
      </w:r>
      <w:r w:rsidRPr="15E98AC7">
        <w:t>Our understanding is that cataloguing staff need to see metadata and content, and make changes to it (sorry if that's not correct though!). If that's the case then the PSP is where they should do it (as you can't eg edit metadata on the CDP)</w:t>
      </w:r>
    </w:p>
  </w:comment>
  <w:comment w:initials="JR" w:author="Joshua Routh" w:date="2026-01-20T10:11:00Z" w:id="883">
    <w:p w:rsidR="00145636" w:rsidRDefault="00145636" w14:paraId="718F35F5" w14:textId="2E520439">
      <w:pPr>
        <w:pStyle w:val="CommentText"/>
      </w:pPr>
      <w:r>
        <w:rPr>
          <w:rStyle w:val="CommentReference"/>
        </w:rPr>
        <w:annotationRef/>
      </w:r>
      <w:r w:rsidRPr="63479228">
        <w:t>Good point about the contradiction earlier on about whether cataloguing staff need PSP access or not. We'll update this when you confirm what's needed. Thanks</w:t>
      </w:r>
    </w:p>
  </w:comment>
  <w:comment w:initials="AL" w:author="Arnold-Stratford, Linda" w:date="2026-01-23T12:34:00Z" w:id="884">
    <w:p w:rsidR="00592806" w:rsidRDefault="00592806" w14:paraId="5A5D3D8C" w14:textId="6AA60EA6">
      <w:pPr>
        <w:pStyle w:val="CommentText"/>
      </w:pPr>
      <w:r>
        <w:rPr>
          <w:rStyle w:val="CommentReference"/>
        </w:rPr>
        <w:annotationRef/>
      </w:r>
      <w:r w:rsidRPr="7A07B189">
        <w:rPr>
          <w:highlight w:val="yellow"/>
        </w:rPr>
        <w:t>For Josh</w:t>
      </w:r>
    </w:p>
    <w:p w:rsidR="00592806" w:rsidRDefault="00592806" w14:paraId="4211225E" w14:textId="328C7C6E">
      <w:pPr>
        <w:pStyle w:val="CommentText"/>
      </w:pPr>
      <w:r w:rsidRPr="4FDB8009">
        <w:rPr>
          <w:highlight w:val="yellow"/>
        </w:rPr>
        <w:t>SO for clarification we are using cataloguing staff here to describe a member of staff who only needs access to the Content display portal, that would include the likes of Ian Walker, Ian Cooke and myself none of whom are cataloguers but we will never need to access to the PSP.</w:t>
      </w:r>
    </w:p>
    <w:p w:rsidR="00592806" w:rsidRDefault="00592806" w14:paraId="225EB38D" w14:textId="6E3969FB">
      <w:pPr>
        <w:pStyle w:val="CommentText"/>
      </w:pPr>
      <w:r w:rsidRPr="32C3F2E5">
        <w:rPr>
          <w:highlight w:val="yellow"/>
        </w:rPr>
        <w:t>Other LDL staff could include cataloguers who we want to improve records before the content being pushed to the Hosting platform, thinking specifically music. We may receive a music score with minimal information that we need Caroline Shaw to update before we push to highwire so she would need rights to access PSP.</w:t>
      </w:r>
    </w:p>
    <w:p w:rsidR="00592806" w:rsidRDefault="00592806" w14:paraId="792E3DEA" w14:textId="65AB77B1">
      <w:pPr>
        <w:pStyle w:val="CommentText"/>
      </w:pPr>
    </w:p>
    <w:p w:rsidR="00592806" w:rsidRDefault="00592806" w14:paraId="1787517A" w14:textId="024DF322">
      <w:pPr>
        <w:pStyle w:val="CommentText"/>
      </w:pPr>
      <w:r w:rsidRPr="08257E61">
        <w:rPr>
          <w:highlight w:val="yellow"/>
        </w:rPr>
        <w:t>All staff who need to access either the PSP or CDP will need to be able to access when working from home.</w:t>
      </w:r>
    </w:p>
    <w:p w:rsidR="00592806" w:rsidRDefault="00592806" w14:paraId="5C84E4FA" w14:textId="4A8CA730">
      <w:pPr>
        <w:pStyle w:val="CommentText"/>
      </w:pPr>
    </w:p>
    <w:p w:rsidR="00592806" w:rsidRDefault="00592806" w14:paraId="14704EC6" w14:textId="760B98BD">
      <w:pPr>
        <w:pStyle w:val="CommentText"/>
      </w:pPr>
      <w:r w:rsidRPr="10579F8D">
        <w:rPr>
          <w:highlight w:val="yellow"/>
        </w:rPr>
        <w:t>Is it simpler to have one type of staff access that we manage on a person by person basis with a drop down choice of rights?</w:t>
      </w:r>
    </w:p>
  </w:comment>
  <w:comment w:initials="JR" w:author="Joshua Routh" w:date="2026-01-27T10:46:00Z" w:id="885">
    <w:p w:rsidR="00592806" w:rsidRDefault="00592806" w14:paraId="3DACB8C3" w14:textId="3EA94CBB">
      <w:pPr>
        <w:pStyle w:val="CommentText"/>
      </w:pPr>
      <w:r>
        <w:rPr>
          <w:rStyle w:val="CommentReference"/>
        </w:rPr>
        <w:annotationRef/>
      </w:r>
      <w:r w:rsidRPr="178AC750">
        <w:t>Based on this, I think we should merge LDL staff and catalogue staff. They can both be set up with licenses to work from home if needed, and can both access both systems if needed. I'll run this past Chris</w:t>
      </w:r>
    </w:p>
  </w:comment>
  <w:comment w:initials="JR" w:author="Joshua Routh" w:date="2026-02-04T15:37:00Z" w:id="886">
    <w:p w:rsidR="00D175D2" w:rsidRDefault="00D175D2" w14:paraId="5629CBA6" w14:textId="207B936A">
      <w:pPr>
        <w:pStyle w:val="CommentText"/>
      </w:pPr>
      <w:r>
        <w:rPr>
          <w:rStyle w:val="CommentReference"/>
        </w:rPr>
        <w:annotationRef/>
      </w:r>
      <w:r w:rsidRPr="6E2B8400">
        <w:t>I have now removed catalogue staff, and confirmed LDL staff can be one of three permission types</w:t>
      </w:r>
    </w:p>
  </w:comment>
  <w:comment w:initials="WI" w:author="Walker, Ian" w:date="2026-01-05T14:31:00Z" w:id="891">
    <w:p w:rsidR="006A3046" w:rsidRDefault="006A3046" w14:paraId="59B313B2" w14:textId="79CA1420">
      <w:pPr>
        <w:pStyle w:val="CommentText"/>
      </w:pPr>
      <w:r>
        <w:rPr>
          <w:rStyle w:val="CommentReference"/>
        </w:rPr>
        <w:annotationRef/>
      </w:r>
      <w:r w:rsidRPr="0451E088">
        <w:t>Comment from Ian Cooke: What are the permissions for High Wire staff? Have we agreed who/ what roles access the content and accounts in Publisher Submission Portal?</w:t>
      </w:r>
    </w:p>
  </w:comment>
  <w:comment w:initials="LA" w:author="Arnold-Stratford, Linda" w:date="2026-01-09T10:19:00Z" w:id="892">
    <w:p w:rsidR="0087189A" w:rsidP="0087189A" w:rsidRDefault="0087189A" w14:paraId="065DA969" w14:textId="77777777">
      <w:pPr>
        <w:pStyle w:val="CommentText"/>
      </w:pPr>
      <w:r>
        <w:rPr>
          <w:rStyle w:val="CommentReference"/>
        </w:rPr>
        <w:annotationRef/>
      </w:r>
      <w:r>
        <w:t>Check with Josh- assuming this is for admin or technical reasons.</w:t>
      </w:r>
    </w:p>
  </w:comment>
  <w:comment w:initials="JR" w:author="Joshua Routh" w:date="2026-01-20T10:13:00Z" w:id="893">
    <w:p w:rsidR="00145636" w:rsidRDefault="00145636" w14:paraId="0659F143" w14:textId="7779D708">
      <w:pPr>
        <w:pStyle w:val="CommentText"/>
      </w:pPr>
      <w:r>
        <w:rPr>
          <w:rStyle w:val="CommentReference"/>
        </w:rPr>
        <w:annotationRef/>
      </w:r>
      <w:r w:rsidRPr="2B5B7883">
        <w:t>Yes, this is only for admin staff at HighWire who manage the system. They will need full access I will add a not</w:t>
      </w:r>
    </w:p>
  </w:comment>
  <w:comment w:initials="LA" w:author="Arnold-Stratford, Linda" w:date="2026-01-09T11:19:00Z" w:id="895">
    <w:p w:rsidR="00602038" w:rsidP="00602038" w:rsidRDefault="00602038" w14:paraId="4B6417FC" w14:textId="77777777">
      <w:pPr>
        <w:pStyle w:val="CommentText"/>
      </w:pPr>
      <w:r>
        <w:rPr>
          <w:rStyle w:val="CommentReference"/>
        </w:rPr>
        <w:annotationRef/>
      </w:r>
      <w:r>
        <w:t xml:space="preserve">From TCD </w:t>
      </w:r>
      <w:r>
        <w:rPr>
          <w:lang w:val="en-US"/>
        </w:rPr>
        <w:t>Can one and the same staff member access eLD content on their own PC *and* download the content for 'print and deliver' or to supply an accessible copy?</w:t>
      </w:r>
    </w:p>
  </w:comment>
  <w:comment w:initials="LA" w:author="Arnold-Stratford, Linda" w:date="2026-01-09T11:19:00Z" w:id="896">
    <w:p w:rsidR="00602038" w:rsidP="00602038" w:rsidRDefault="00602038" w14:paraId="3ADCFF02" w14:textId="77777777">
      <w:pPr>
        <w:pStyle w:val="CommentText"/>
      </w:pPr>
      <w:r>
        <w:rPr>
          <w:rStyle w:val="CommentReference"/>
        </w:rPr>
        <w:annotationRef/>
      </w:r>
      <w:r>
        <w:t>Check with Josh</w:t>
      </w:r>
    </w:p>
  </w:comment>
  <w:comment w:initials="LA" w:author="Arnold-Stratford, Linda" w:date="2026-01-09T11:20:00Z" w:id="897">
    <w:p w:rsidR="00636EF0" w:rsidP="00636EF0" w:rsidRDefault="00636EF0" w14:paraId="45C2DCBA" w14:textId="77777777">
      <w:pPr>
        <w:pStyle w:val="CommentText"/>
      </w:pPr>
      <w:r>
        <w:rPr>
          <w:rStyle w:val="CommentReference"/>
        </w:rPr>
        <w:annotationRef/>
      </w:r>
      <w:r>
        <w:t xml:space="preserve">From Charles Montegue TCD: </w:t>
      </w:r>
      <w:r>
        <w:rPr>
          <w:lang w:val="en-US"/>
        </w:rPr>
        <w:t>From the diagram, assumption is separate buttons on the interface, with the download 'appearing' once logged in with account that has relevant permission - again good to clarify both access and download are required</w:t>
      </w:r>
    </w:p>
  </w:comment>
  <w:comment w:initials="JR" w:author="Joshua Routh" w:date="2026-01-20T10:16:00Z" w:id="898">
    <w:p w:rsidR="00145636" w:rsidRDefault="00145636" w14:paraId="73D7C605" w14:textId="25339CA1">
      <w:pPr>
        <w:pStyle w:val="CommentText"/>
      </w:pPr>
      <w:r>
        <w:rPr>
          <w:rStyle w:val="CommentReference"/>
        </w:rPr>
        <w:annotationRef/>
      </w:r>
      <w:r w:rsidRPr="2FB9A2D4">
        <w:t xml:space="preserve">Yes that's correct, the 'Download' button is only visible to LDL Staff, allowing them to download the content file </w:t>
      </w:r>
    </w:p>
  </w:comment>
  <w:comment w:initials="WI" w:author="Walker, Ian" w:date="2026-01-05T14:31:00Z" w:id="899">
    <w:p w:rsidR="00857ED5" w:rsidRDefault="00857ED5" w14:paraId="5EFCE647" w14:textId="52451F15">
      <w:pPr>
        <w:pStyle w:val="CommentText"/>
      </w:pPr>
      <w:r>
        <w:rPr>
          <w:rStyle w:val="CommentReference"/>
        </w:rPr>
        <w:annotationRef/>
      </w:r>
      <w:r w:rsidRPr="622F033D">
        <w:t xml:space="preserve">Comment from Ian Cooke: Why does this need to be a separate category to LDL Staff? Content Display Portal doesn’t have function to manage publishers. </w:t>
      </w:r>
    </w:p>
  </w:comment>
  <w:comment w:initials="ME" w:author="Ellison, Mark" w:date="2026-01-06T15:05:00Z" w:id="900">
    <w:p w:rsidR="00E61A54" w:rsidP="00E61A54" w:rsidRDefault="00E61A54" w14:paraId="2CA42B7D" w14:textId="77777777">
      <w:pPr>
        <w:pStyle w:val="CommentText"/>
      </w:pPr>
      <w:r>
        <w:rPr>
          <w:rStyle w:val="CommentReference"/>
        </w:rPr>
        <w:annotationRef/>
      </w:r>
      <w:r>
        <w:t xml:space="preserve">As mentioned above, some staff may do both roles, but not at the BL. Cataloguers would need only to see the content for description </w:t>
      </w:r>
    </w:p>
  </w:comment>
  <w:comment w:initials="LA" w:author="Arnold-Stratford, Linda" w:date="2026-01-09T10:23:00Z" w:id="901">
    <w:p w:rsidR="006A24DA" w:rsidP="006A24DA" w:rsidRDefault="006A24DA" w14:paraId="08AF9159" w14:textId="77777777">
      <w:pPr>
        <w:pStyle w:val="CommentText"/>
      </w:pPr>
      <w:r>
        <w:rPr>
          <w:rStyle w:val="CommentReference"/>
        </w:rPr>
        <w:annotationRef/>
      </w:r>
      <w:r>
        <w:t>Because some staff need access to PSP and others do not. Also not just cataloguing staff could be frontline research desk staff. Explore with Josh a bit more</w:t>
      </w:r>
    </w:p>
  </w:comment>
  <w:comment w:initials="LA" w:author="Arnold-Stratford, Linda" w:date="2026-01-09T10:23:00Z" w:id="902">
    <w:p w:rsidR="006A24DA" w:rsidP="006A24DA" w:rsidRDefault="006A24DA" w14:paraId="19781891" w14:textId="77777777">
      <w:pPr>
        <w:pStyle w:val="CommentText"/>
      </w:pPr>
      <w:r>
        <w:rPr>
          <w:rStyle w:val="CommentReference"/>
        </w:rPr>
        <w:annotationRef/>
      </w:r>
      <w:r>
        <w:t>For Josh</w:t>
      </w:r>
    </w:p>
  </w:comment>
  <w:comment w:initials="JR" w:author="Joshua Routh" w:date="2026-01-20T10:18:00Z" w:id="903">
    <w:p w:rsidR="00145636" w:rsidRDefault="00145636" w14:paraId="24706AA6" w14:textId="7E9C59C9">
      <w:pPr>
        <w:pStyle w:val="CommentText"/>
      </w:pPr>
      <w:r>
        <w:rPr>
          <w:rStyle w:val="CommentReference"/>
        </w:rPr>
        <w:annotationRef/>
      </w:r>
      <w:r w:rsidRPr="1007D4B0">
        <w:t>Our understanding from what we've been told is that Cataloguing Staff do need to be separate, as reflected here, but please confirm if they should be merged with LDL Staff</w:t>
      </w:r>
    </w:p>
  </w:comment>
  <w:comment w:initials="AL" w:author="Arnold-Stratford, Linda" w:date="2026-01-23T12:47:00Z" w:id="904">
    <w:p w:rsidR="00592806" w:rsidRDefault="00592806" w14:paraId="4C214252" w14:textId="55FE9CDE">
      <w:pPr>
        <w:pStyle w:val="CommentText"/>
      </w:pPr>
      <w:r>
        <w:rPr>
          <w:rStyle w:val="CommentReference"/>
        </w:rPr>
        <w:annotationRef/>
      </w:r>
      <w:r w:rsidRPr="3024BFD9">
        <w:rPr>
          <w:highlight w:val="yellow"/>
        </w:rPr>
        <w:t>@Josh see note above. we could merge and have one LDL staff but with one of two potential profiles. PSP and CDP access or just CDP access</w:t>
      </w:r>
    </w:p>
  </w:comment>
  <w:comment w:initials="WI" w:author="Walker, Ian" w:date="2026-01-05T14:32:00Z" w:id="905">
    <w:p w:rsidR="00BB4B8E" w:rsidRDefault="00BB4B8E" w14:paraId="50A2180D" w14:textId="18AF1F47">
      <w:pPr>
        <w:pStyle w:val="CommentText"/>
      </w:pPr>
      <w:r>
        <w:rPr>
          <w:rStyle w:val="CommentReference"/>
        </w:rPr>
        <w:annotationRef/>
      </w:r>
      <w:r w:rsidRPr="0296D3BB">
        <w:t>Comment from Ian Cooke: What does ‘full access’ mean for Content Display Portal?</w:t>
      </w:r>
    </w:p>
  </w:comment>
  <w:comment w:initials="LA" w:author="Arnold-Stratford, Linda" w:date="2026-01-09T10:25:00Z" w:id="906">
    <w:p w:rsidR="007439D4" w:rsidP="007439D4" w:rsidRDefault="007439D4" w14:paraId="18690522" w14:textId="77777777">
      <w:pPr>
        <w:pStyle w:val="CommentText"/>
      </w:pPr>
      <w:r>
        <w:rPr>
          <w:rStyle w:val="CommentReference"/>
        </w:rPr>
        <w:annotationRef/>
      </w:r>
      <w:r>
        <w:t>Check with Josh?- Guess internal concern about our mandate to not allow material outside. But same as working with any third party</w:t>
      </w:r>
    </w:p>
  </w:comment>
  <w:comment w:initials="CP" w:author="Cunnea, Paul" w:date="2026-01-07T18:47:00Z" w:id="921">
    <w:p w:rsidR="00AC217D" w:rsidRDefault="00AC217D" w14:paraId="6FAA502B" w14:textId="27DAA754">
      <w:pPr>
        <w:pStyle w:val="CommentText"/>
      </w:pPr>
      <w:r>
        <w:rPr>
          <w:rStyle w:val="CommentReference"/>
        </w:rPr>
        <w:annotationRef/>
      </w:r>
      <w:r w:rsidRPr="2D468E01">
        <w:t xml:space="preserve">Not to be confused with LDL long-term digital preservation storage, which will be managed separately - as noted above, the relationship to DP needs more visibility and detail </w:t>
      </w:r>
    </w:p>
  </w:comment>
  <w:comment w:initials="LA" w:author="Arnold-Stratford, Linda" w:date="2026-01-09T10:26:00Z" w:id="922">
    <w:p w:rsidR="007439D4" w:rsidP="007439D4" w:rsidRDefault="007439D4" w14:paraId="406CF967" w14:textId="77777777">
      <w:pPr>
        <w:pStyle w:val="CommentText"/>
      </w:pPr>
      <w:r>
        <w:rPr>
          <w:rStyle w:val="CommentReference"/>
        </w:rPr>
        <w:annotationRef/>
      </w:r>
      <w:r>
        <w:t>For Josh</w:t>
      </w:r>
    </w:p>
  </w:comment>
  <w:comment w:initials="JR" w:author="Joshua Routh" w:date="2026-01-20T10:20:00Z" w:id="923">
    <w:p w:rsidR="00145636" w:rsidRDefault="00145636" w14:paraId="125456C5" w14:textId="76870A0E">
      <w:pPr>
        <w:pStyle w:val="CommentText"/>
      </w:pPr>
      <w:r>
        <w:rPr>
          <w:rStyle w:val="CommentReference"/>
        </w:rPr>
        <w:annotationRef/>
      </w:r>
      <w:r w:rsidRPr="6D136DA2">
        <w:t>I've added a note to clarify that. I'm not able to add further details on the DP system as we have no knowledge of it. Please let me know what additions are needed.</w:t>
      </w:r>
    </w:p>
  </w:comment>
  <w:comment w:initials="AL" w:author="Arnold-Stratford, Linda" w:date="2026-01-23T15:09:00Z" w:id="924">
    <w:p w:rsidR="00592806" w:rsidRDefault="00592806" w14:paraId="32ED16A2" w14:textId="3E61F7F4">
      <w:pPr>
        <w:pStyle w:val="CommentText"/>
      </w:pPr>
      <w:r>
        <w:rPr>
          <w:rStyle w:val="CommentReference"/>
        </w:rPr>
        <w:annotationRef/>
      </w:r>
      <w:r w:rsidRPr="06236C1C">
        <w:t>@Josh happy with these changes</w:t>
      </w:r>
    </w:p>
  </w:comment>
  <w:comment w:initials="WS" w:author="Whibley, Simon" w:date="2026-01-06T07:41:00Z" w:id="929">
    <w:p w:rsidR="00234C92" w:rsidRDefault="00234C92" w14:paraId="60F2CB21" w14:textId="4C52DFE9">
      <w:pPr>
        <w:pStyle w:val="CommentText"/>
      </w:pPr>
      <w:r>
        <w:rPr>
          <w:rStyle w:val="CommentReference"/>
        </w:rPr>
        <w:annotationRef/>
      </w:r>
      <w:r w:rsidRPr="1271BF4B">
        <w:t>typo</w:t>
      </w:r>
    </w:p>
  </w:comment>
  <w:comment w:initials="LA" w:author="Arnold-Stratford, Linda" w:date="2026-01-09T10:26:00Z" w:id="930">
    <w:p w:rsidR="007439D4" w:rsidP="007439D4" w:rsidRDefault="007439D4" w14:paraId="46F35462" w14:textId="77777777">
      <w:pPr>
        <w:pStyle w:val="CommentText"/>
      </w:pPr>
      <w:r>
        <w:rPr>
          <w:rStyle w:val="CommentReference"/>
        </w:rPr>
        <w:annotationRef/>
      </w:r>
      <w:r>
        <w:t>For Josh</w:t>
      </w:r>
    </w:p>
  </w:comment>
  <w:comment w:initials="CP" w:author="Cunnea, Paul" w:date="2026-01-07T18:48:00Z" w:id="941">
    <w:p w:rsidR="00AC217D" w:rsidRDefault="00AC217D" w14:paraId="3363A477" w14:textId="457B088B">
      <w:pPr>
        <w:pStyle w:val="CommentText"/>
      </w:pPr>
      <w:r>
        <w:rPr>
          <w:rStyle w:val="CommentReference"/>
        </w:rPr>
        <w:annotationRef/>
      </w:r>
      <w:r w:rsidRPr="7D37B9C8">
        <w:t>Link to accessibility standards</w:t>
      </w:r>
    </w:p>
  </w:comment>
  <w:comment w:initials="LA" w:author="Arnold-Stratford, Linda" w:date="2026-01-09T10:26:00Z" w:id="942">
    <w:p w:rsidR="008E1601" w:rsidP="008E1601" w:rsidRDefault="008E1601" w14:paraId="49BF303D" w14:textId="77777777">
      <w:pPr>
        <w:pStyle w:val="CommentText"/>
      </w:pPr>
      <w:r>
        <w:rPr>
          <w:rStyle w:val="CommentReference"/>
        </w:rPr>
        <w:annotationRef/>
      </w:r>
      <w:r>
        <w:t>Agree may be blanket statement- For Josh</w:t>
      </w:r>
    </w:p>
  </w:comment>
  <w:comment w:initials="JR" w:author="Joshua Routh" w:date="2026-01-20T10:21:00Z" w:id="943">
    <w:p w:rsidR="00145636" w:rsidRDefault="00145636" w14:paraId="76A01D6B" w14:textId="3B8A759B">
      <w:pPr>
        <w:pStyle w:val="CommentText"/>
      </w:pPr>
      <w:r>
        <w:rPr>
          <w:rStyle w:val="CommentReference"/>
        </w:rPr>
        <w:annotationRef/>
      </w:r>
      <w:r w:rsidRPr="217B6396">
        <w:t>I've added a note to clarify</w:t>
      </w:r>
    </w:p>
  </w:comment>
  <w:comment w:initials="WI" w:author="Walker, Ian" w:date="2026-01-05T14:33:00Z" w:id="969">
    <w:p w:rsidR="00904AF1" w:rsidRDefault="00904AF1" w14:paraId="5275D139" w14:textId="0631FC86">
      <w:pPr>
        <w:pStyle w:val="CommentText"/>
      </w:pPr>
      <w:r>
        <w:rPr>
          <w:rStyle w:val="CommentReference"/>
        </w:rPr>
        <w:annotationRef/>
      </w:r>
      <w:r w:rsidRPr="2B6623CA">
        <w:t xml:space="preserve">Comment from Ian Cooke: Does this include penetration testing before go-live? Would be helpful to specify this </w:t>
      </w:r>
    </w:p>
  </w:comment>
  <w:comment w:initials="LA" w:author="Arnold-Stratford, Linda" w:date="2026-01-09T10:27:00Z" w:id="970">
    <w:p w:rsidR="00675B12" w:rsidP="00675B12" w:rsidRDefault="00675B12" w14:paraId="7C3FBDC1" w14:textId="77777777">
      <w:pPr>
        <w:pStyle w:val="CommentText"/>
      </w:pPr>
      <w:r>
        <w:rPr>
          <w:rStyle w:val="CommentReference"/>
        </w:rPr>
        <w:annotationRef/>
      </w:r>
      <w:r>
        <w:t>Check with Josh</w:t>
      </w:r>
    </w:p>
  </w:comment>
  <w:comment w:initials="JR" w:author="Joshua Routh" w:date="2026-01-20T10:28:00Z" w:id="971">
    <w:p w:rsidR="00145636" w:rsidRDefault="00145636" w14:paraId="4E6C3EF4" w14:textId="74DA5ABA">
      <w:pPr>
        <w:pStyle w:val="CommentText"/>
      </w:pPr>
      <w:r>
        <w:rPr>
          <w:rStyle w:val="CommentReference"/>
        </w:rPr>
        <w:annotationRef/>
      </w:r>
      <w:r w:rsidRPr="232A4414">
        <w:t>Agreed and done</w:t>
      </w:r>
    </w:p>
  </w:comment>
  <w:comment w:initials="CP" w:author="Cunnea, Paul" w:date="2026-01-07T18:49:00Z" w:id="977">
    <w:p w:rsidR="00AC217D" w:rsidRDefault="00AC217D" w14:paraId="0CF33E4F" w14:textId="2AEB34E4">
      <w:pPr>
        <w:pStyle w:val="CommentText"/>
      </w:pPr>
      <w:r>
        <w:rPr>
          <w:rStyle w:val="CommentReference"/>
        </w:rPr>
        <w:annotationRef/>
      </w:r>
      <w:r w:rsidRPr="01819BCC">
        <w:t>Statement does not confirm backup is carried out, request further details, and clarify internally what this requirement is seeking. We will be taking copies of the data as part of the LDL digital preservation infrastructure</w:t>
      </w:r>
    </w:p>
  </w:comment>
  <w:comment w:initials="LA" w:author="Arnold-Stratford, Linda" w:date="2026-01-09T10:28:00Z" w:id="978">
    <w:p w:rsidR="00675B12" w:rsidP="00675B12" w:rsidRDefault="00675B12" w14:paraId="032FE1A3" w14:textId="77777777">
      <w:pPr>
        <w:pStyle w:val="CommentText"/>
      </w:pPr>
      <w:r>
        <w:rPr>
          <w:rStyle w:val="CommentReference"/>
        </w:rPr>
        <w:annotationRef/>
      </w:r>
      <w:r>
        <w:t>For Josh</w:t>
      </w:r>
    </w:p>
  </w:comment>
  <w:comment w:initials="JR" w:author="Joshua Routh" w:date="2026-01-20T10:29:00Z" w:id="979">
    <w:p w:rsidR="00145636" w:rsidRDefault="00145636" w14:paraId="4E5F0022" w14:textId="086FDE8A">
      <w:pPr>
        <w:pStyle w:val="CommentText"/>
      </w:pPr>
      <w:r>
        <w:rPr>
          <w:rStyle w:val="CommentReference"/>
        </w:rPr>
        <w:annotationRef/>
      </w:r>
      <w:r w:rsidRPr="619E0174">
        <w:t>I've made it more explicit that we are backing up</w:t>
      </w:r>
    </w:p>
  </w:comment>
  <w:comment w:initials="WI" w:author="Walker, Ian" w:date="2026-01-05T14:33:00Z" w:id="1031">
    <w:p w:rsidR="00B800F5" w:rsidRDefault="00B800F5" w14:paraId="0B09937B" w14:textId="1FCAE6ED">
      <w:pPr>
        <w:pStyle w:val="CommentText"/>
      </w:pPr>
      <w:r>
        <w:rPr>
          <w:rStyle w:val="CommentReference"/>
        </w:rPr>
        <w:annotationRef/>
      </w:r>
      <w:r w:rsidRPr="69CB3239">
        <w:t>Comment from Ian Cooke: No support for subject terms. Is this intentional?</w:t>
      </w:r>
    </w:p>
  </w:comment>
  <w:comment w:initials="LA" w:author="Arnold-Stratford, Linda" w:date="2026-01-09T10:29:00Z" w:id="1032">
    <w:p w:rsidR="00A24E34" w:rsidP="00A24E34" w:rsidRDefault="00A24E34" w14:paraId="5FF6DDEE" w14:textId="77777777">
      <w:pPr>
        <w:pStyle w:val="CommentText"/>
      </w:pPr>
      <w:r>
        <w:rPr>
          <w:rStyle w:val="CommentReference"/>
        </w:rPr>
        <w:annotationRef/>
      </w:r>
      <w:r>
        <w:t>For Josh</w:t>
      </w:r>
    </w:p>
  </w:comment>
  <w:comment w:initials="JR" w:author="Joshua Routh" w:date="2026-01-20T10:35:00Z" w:id="1033">
    <w:p w:rsidR="00145636" w:rsidRDefault="00145636" w14:paraId="5589D6ED" w14:textId="06FDB96B">
      <w:pPr>
        <w:pStyle w:val="CommentText"/>
      </w:pPr>
      <w:r>
        <w:rPr>
          <w:rStyle w:val="CommentReference"/>
        </w:rPr>
        <w:annotationRef/>
      </w:r>
      <w:r w:rsidRPr="284CA6A3">
        <w:t xml:space="preserve">Yes, in the workshops it was requested that we do not include subject terms because there's no existing taxonomy. </w:t>
      </w:r>
    </w:p>
    <w:p w:rsidR="00145636" w:rsidRDefault="00145636" w14:paraId="00F8967A" w14:textId="3607A6DA">
      <w:pPr>
        <w:pStyle w:val="CommentText"/>
      </w:pPr>
      <w:r w:rsidRPr="22C402FA">
        <w:t>I would really like to find a way to use subject terms as it's so useful for the user, but for now I've captured what was agreed.</w:t>
      </w:r>
    </w:p>
  </w:comment>
  <w:comment w:initials="AL" w:author="Arnold-Stratford, Linda" w:date="2026-01-23T15:12:00Z" w:id="1034">
    <w:p w:rsidR="00C10AB4" w:rsidP="00C10AB4" w:rsidRDefault="00592806" w14:paraId="3C63C9C5" w14:textId="77777777">
      <w:pPr>
        <w:pStyle w:val="CommentText"/>
      </w:pPr>
      <w:r>
        <w:rPr>
          <w:rStyle w:val="CommentReference"/>
        </w:rPr>
        <w:annotationRef/>
      </w:r>
      <w:r w:rsidR="00C10AB4">
        <w:rPr>
          <w:lang w:val="en-US"/>
        </w:rPr>
        <w:t>@Josh if we can find something useful then I am happy for you to include this. I don't know if you have some taxonomy you use for your existing publishers that may be useful. I see the difficulty here being that many publishers have defined areas of interest where we are trying to capture the known universe.</w:t>
      </w:r>
    </w:p>
  </w:comment>
  <w:comment w:initials="JR" w:author="Joshua Routh" w:date="2026-01-27T10:49:00Z" w:id="1035">
    <w:p w:rsidR="00592806" w:rsidRDefault="00592806" w14:paraId="701D91CA" w14:textId="676933A8">
      <w:pPr>
        <w:pStyle w:val="CommentText"/>
      </w:pPr>
      <w:r>
        <w:rPr>
          <w:rStyle w:val="CommentReference"/>
        </w:rPr>
        <w:annotationRef/>
      </w:r>
      <w:r w:rsidRPr="10F1C98F">
        <w:t>Every publisher has their own preference about taxonomies. I wish there was a universal standard! We could use eg the OpenAlex taxonomy, but I fear it would be too specific to scholarly research content, and would exclude many areas of the broader corpus which BL needs</w:t>
      </w:r>
    </w:p>
    <w:p w:rsidR="00592806" w:rsidRDefault="00592806" w14:paraId="1B66D620" w14:textId="115F365A">
      <w:pPr>
        <w:pStyle w:val="CommentText"/>
      </w:pPr>
    </w:p>
    <w:p w:rsidR="00592806" w:rsidRDefault="00592806" w14:paraId="357E88FC" w14:textId="5C6E36CC">
      <w:pPr>
        <w:pStyle w:val="CommentText"/>
      </w:pPr>
      <w:r w:rsidRPr="66699573">
        <w:t>Saying that, perhaps BL could advise, based on the content they received previously, at least on some very high level terms? eg multi-select from fiction, non-fiction, and then historical document, fantasy, sci-fi, drama... as I write this I realise you're have more appropriate suggestions than I will!</w:t>
      </w:r>
    </w:p>
  </w:comment>
  <w:comment w:initials="LA" w:author="Arnold-Stratford, Linda" w:date="2026-02-03T12:34:00Z" w:id="1036">
    <w:p w:rsidR="005B6129" w:rsidP="005B6129" w:rsidRDefault="005B6129" w14:paraId="3433B5B2" w14:textId="77777777">
      <w:pPr>
        <w:pStyle w:val="CommentText"/>
      </w:pPr>
      <w:r>
        <w:rPr>
          <w:rStyle w:val="CommentReference"/>
        </w:rPr>
        <w:annotationRef/>
      </w:r>
      <w:r>
        <w:t>Doesn’t affect signing off this document but will Take this to a Group within the LDLs to discuss further</w:t>
      </w:r>
    </w:p>
  </w:comment>
  <w:comment w:initials="LA" w:author="Arnold-Stratford, Linda" w:date="2026-02-03T12:41:00Z" w:id="1037">
    <w:p w:rsidR="00906402" w:rsidP="00906402" w:rsidRDefault="00906402" w14:paraId="307516BA" w14:textId="6CB59C1C">
      <w:pPr>
        <w:pStyle w:val="CommentText"/>
      </w:pPr>
      <w:r>
        <w:rPr>
          <w:rStyle w:val="CommentReference"/>
        </w:rPr>
        <w:annotationRef/>
      </w:r>
      <w:r>
        <w:fldChar w:fldCharType="begin"/>
      </w:r>
      <w:r>
        <w:instrText>HYPERLINK "mailto:ian.cooke@bl.uk"</w:instrText>
      </w:r>
      <w:bookmarkStart w:name="_@_4D1D83DA878046C88323EF1DF646E35BZ" w:id="1041"/>
      <w:r>
        <w:fldChar w:fldCharType="separate"/>
      </w:r>
      <w:bookmarkEnd w:id="1041"/>
      <w:r w:rsidRPr="00906402">
        <w:rPr>
          <w:rStyle w:val="Mention"/>
          <w:noProof/>
        </w:rPr>
        <w:t>@Cooke, Ian</w:t>
      </w:r>
      <w:r>
        <w:fldChar w:fldCharType="end"/>
      </w:r>
      <w:r>
        <w:t xml:space="preserve">  Please can you let me know if you know of any existing Taxonomy that we can use.</w:t>
      </w:r>
    </w:p>
  </w:comment>
  <w:comment w:initials="CI" w:author="Cooke, Ian" w:date="2026-02-03T17:02:00Z" w:id="1038">
    <w:p w:rsidR="004D512C" w:rsidRDefault="004D512C" w14:paraId="6AFE631E" w14:textId="493E6204">
      <w:pPr>
        <w:pStyle w:val="CommentText"/>
      </w:pPr>
      <w:r>
        <w:rPr>
          <w:rStyle w:val="CommentReference"/>
        </w:rPr>
        <w:annotationRef/>
      </w:r>
      <w:r w:rsidRPr="15F1CA3E">
        <w:t xml:space="preserve">I was thinking of something like FAST, although that is a very large taxonomy. Perhaps that would be useful as the number of publications grows? Could we link to a FAST search </w:t>
      </w:r>
      <w:hyperlink r:id="rId2">
        <w:r w:rsidRPr="4783E167">
          <w:rPr>
            <w:rStyle w:val="Hyperlink"/>
          </w:rPr>
          <w:t>searchFAST</w:t>
        </w:r>
      </w:hyperlink>
      <w:r w:rsidRPr="4010DBBB">
        <w:t xml:space="preserve"> ? I'll check with colleagues in case we have a simplified list</w:t>
      </w:r>
    </w:p>
  </w:comment>
  <w:comment w:initials="CI" w:author="Cooke, Ian" w:date="2026-02-03T17:05:00Z" w:id="1039">
    <w:p w:rsidR="00781DE4" w:rsidRDefault="00781DE4" w14:paraId="23DF9B4E" w14:textId="6E56D309">
      <w:pPr>
        <w:pStyle w:val="CommentText"/>
      </w:pPr>
      <w:r>
        <w:rPr>
          <w:rStyle w:val="CommentReference"/>
        </w:rPr>
        <w:annotationRef/>
      </w:r>
      <w:r w:rsidRPr="20C340EB">
        <w:t>I was thinking that this might be free text with a recommendation of what to use</w:t>
      </w:r>
    </w:p>
  </w:comment>
  <w:comment w:initials="JR" w:author="Joshua Routh" w:date="2026-02-04T15:44:00Z" w:id="1040">
    <w:p w:rsidR="00D175D2" w:rsidRDefault="00D175D2" w14:paraId="409E805D" w14:textId="6F61D2D1">
      <w:pPr>
        <w:pStyle w:val="CommentText"/>
      </w:pPr>
      <w:r>
        <w:rPr>
          <w:rStyle w:val="CommentReference"/>
        </w:rPr>
        <w:annotationRef/>
      </w:r>
      <w:r w:rsidRPr="41ABA431">
        <w:t>I like the idea of freetext with recommendations, as a UI solution. However in terms of the taxonomy itself this could become a very complex part of the project (FAST has 2 million terms). To get us to launch, is there any simple set of top-level terms which have been used previously? We could look at something like FAST as part of a separate phase.</w:t>
      </w:r>
    </w:p>
  </w:comment>
  <w:comment w:initials="WI" w:author="Walker, Ian" w:date="2026-01-05T14:34:00Z" w:id="1042">
    <w:p w:rsidR="00C94D07" w:rsidRDefault="00C94D07" w14:paraId="03ED5D3D" w14:textId="553A7555">
      <w:pPr>
        <w:pStyle w:val="CommentText"/>
      </w:pPr>
      <w:r>
        <w:rPr>
          <w:rStyle w:val="CommentReference"/>
        </w:rPr>
        <w:annotationRef/>
      </w:r>
      <w:r w:rsidRPr="5FF90CC7">
        <w:t>Comment from Ian Cooke: Does this support corporate authors? Eg ‘Schwarzman Centre for the Humanities, University of Oxford’</w:t>
      </w:r>
    </w:p>
  </w:comment>
  <w:comment w:initials="WS" w:author="Whibley, Simon" w:date="2026-01-06T13:14:00Z" w:id="1043">
    <w:p w:rsidR="00D01C28" w:rsidRDefault="00D01C28" w14:paraId="1AC822FA" w14:textId="6EF52005">
      <w:pPr>
        <w:pStyle w:val="CommentText"/>
      </w:pPr>
      <w:r>
        <w:rPr>
          <w:rStyle w:val="CommentReference"/>
        </w:rPr>
        <w:annotationRef/>
      </w:r>
      <w:r w:rsidRPr="54C82C2A">
        <w:t>For the purposes of this level of metadata input, do we need this in addition to Corporate names?</w:t>
      </w:r>
    </w:p>
  </w:comment>
  <w:comment w:initials="LA" w:author="Arnold-Stratford, Linda" w:date="2026-01-09T10:30:00Z" w:id="1044">
    <w:p w:rsidR="00A24E34" w:rsidP="00A24E34" w:rsidRDefault="00A24E34" w14:paraId="3DE0E017" w14:textId="77777777">
      <w:pPr>
        <w:pStyle w:val="CommentText"/>
      </w:pPr>
      <w:r>
        <w:rPr>
          <w:rStyle w:val="CommentReference"/>
        </w:rPr>
        <w:annotationRef/>
      </w:r>
      <w:r>
        <w:t>Check with Josh</w:t>
      </w:r>
    </w:p>
  </w:comment>
  <w:comment w:initials="JR" w:author="Joshua Routh" w:date="2026-01-20T10:36:00Z" w:id="1045">
    <w:p w:rsidR="00145636" w:rsidRDefault="00145636" w14:paraId="1501DAA2" w14:textId="0227B3C9">
      <w:pPr>
        <w:pStyle w:val="CommentText"/>
      </w:pPr>
      <w:r>
        <w:rPr>
          <w:rStyle w:val="CommentReference"/>
        </w:rPr>
        <w:annotationRef/>
      </w:r>
      <w:r w:rsidRPr="1FB97C50">
        <w:t>These fields have come directly from LDLs, with only minor additions. My understanding is that 'Corporate names' captured this requirement.</w:t>
      </w:r>
    </w:p>
  </w:comment>
  <w:comment w:initials="AL" w:author="Arnold-Stratford, Linda" w:date="2026-01-23T15:19:00Z" w:id="1046">
    <w:p w:rsidR="00926414" w:rsidP="00926414" w:rsidRDefault="00592806" w14:paraId="16C337D9" w14:textId="77777777">
      <w:pPr>
        <w:pStyle w:val="CommentText"/>
      </w:pPr>
      <w:r>
        <w:rPr>
          <w:rStyle w:val="CommentReference"/>
        </w:rPr>
        <w:annotationRef/>
      </w:r>
      <w:r w:rsidR="00926414">
        <w:rPr>
          <w:lang w:val="en-US"/>
        </w:rPr>
        <w:t>@Josh please can we make it explicit that corporate names are included in this Author field in this document</w:t>
      </w:r>
    </w:p>
  </w:comment>
  <w:comment w:initials="JR" w:author="Joshua Routh" w:date="2026-01-27T10:51:00Z" w:id="1047">
    <w:p w:rsidR="00592806" w:rsidRDefault="00592806" w14:paraId="24EF387E" w14:textId="6F87469D">
      <w:pPr>
        <w:pStyle w:val="CommentText"/>
      </w:pPr>
      <w:r>
        <w:rPr>
          <w:rStyle w:val="CommentReference"/>
        </w:rPr>
        <w:annotationRef/>
      </w:r>
      <w:r w:rsidRPr="41840DE3">
        <w:t>Clarification needed; We already have a field 'Corporate names'. Is this request to remove that, and instead have 'Corporate name' as a field within the Author field?</w:t>
      </w:r>
    </w:p>
  </w:comment>
  <w:comment w:initials="LA" w:author="Arnold-Stratford, Linda" w:date="2026-02-03T12:49:00Z" w:id="1048">
    <w:p w:rsidR="005D5921" w:rsidP="005D5921" w:rsidRDefault="00C10AB4" w14:paraId="560AF8F9" w14:textId="77777777">
      <w:pPr>
        <w:pStyle w:val="CommentText"/>
      </w:pPr>
      <w:r>
        <w:rPr>
          <w:rStyle w:val="CommentReference"/>
        </w:rPr>
        <w:annotationRef/>
      </w:r>
      <w:r w:rsidR="005D5921">
        <w:rPr>
          <w:lang w:val="en-US"/>
        </w:rPr>
        <w:t>@Josh this is Resolved below</w:t>
      </w:r>
    </w:p>
  </w:comment>
  <w:comment w:initials="CC" w:author="Caulfield, Claire" w:date="2026-01-06T12:02:00Z" w:id="1054">
    <w:p w:rsidR="00807667" w:rsidRDefault="00807667" w14:paraId="3A91FE53" w14:textId="55053666">
      <w:pPr>
        <w:pStyle w:val="CommentText"/>
      </w:pPr>
      <w:r>
        <w:rPr>
          <w:rStyle w:val="CommentReference"/>
        </w:rPr>
        <w:annotationRef/>
      </w:r>
      <w:r w:rsidRPr="40381048">
        <w:t>Publication date?</w:t>
      </w:r>
    </w:p>
  </w:comment>
  <w:comment w:initials="LA" w:author="Arnold-Stratford, Linda" w:date="2026-01-09T10:30:00Z" w:id="1055">
    <w:p w:rsidR="00475C85" w:rsidP="00475C85" w:rsidRDefault="00475C85" w14:paraId="116D8B7A" w14:textId="77777777">
      <w:pPr>
        <w:pStyle w:val="CommentText"/>
      </w:pPr>
      <w:r>
        <w:rPr>
          <w:rStyle w:val="CommentReference"/>
        </w:rPr>
        <w:annotationRef/>
      </w:r>
      <w:r>
        <w:t>Agree- looks like it is missing, check with Josh</w:t>
      </w:r>
    </w:p>
  </w:comment>
  <w:comment w:initials="JR" w:author="Joshua Routh" w:date="2026-01-20T10:38:00Z" w:id="1056">
    <w:p w:rsidR="00145636" w:rsidRDefault="00145636" w14:paraId="72A0AF48" w14:textId="375F28D1">
      <w:pPr>
        <w:pStyle w:val="CommentText"/>
      </w:pPr>
      <w:r>
        <w:rPr>
          <w:rStyle w:val="CommentReference"/>
        </w:rPr>
        <w:annotationRef/>
      </w:r>
      <w:r w:rsidRPr="6461283C">
        <w:t xml:space="preserve">Publication Date is one of the fields which applies to all content types, and so is defined in the section 'Metadata Fields' </w:t>
      </w:r>
      <w:hyperlink r:id="rId3">
        <w:r w:rsidRPr="7D0BBC57">
          <w:rPr>
            <w:rStyle w:val="Hyperlink"/>
          </w:rPr>
          <w:t>British-Library-BDD-Submissions-ContentDisplay_V1_2.docx</w:t>
        </w:r>
      </w:hyperlink>
    </w:p>
  </w:comment>
  <w:comment w:initials="CC" w:author="Caulfield, Claire" w:date="2026-01-06T12:03:00Z" w:id="1060">
    <w:p w:rsidR="006C4F91" w:rsidRDefault="006C4F91" w14:paraId="16B2E067" w14:textId="70C9ED73">
      <w:pPr>
        <w:pStyle w:val="CommentText"/>
      </w:pPr>
      <w:r>
        <w:rPr>
          <w:rStyle w:val="CommentReference"/>
        </w:rPr>
        <w:annotationRef/>
      </w:r>
      <w:r w:rsidRPr="4B59643D">
        <w:t>Journal title?</w:t>
      </w:r>
    </w:p>
    <w:p w:rsidR="006C4F91" w:rsidRDefault="006C4F91" w14:paraId="103F24B3" w14:textId="34656C97">
      <w:pPr>
        <w:pStyle w:val="CommentText"/>
      </w:pPr>
      <w:r w:rsidRPr="5242BD19">
        <w:t>Enumeration fields: Year, Volume, Part, Supplement</w:t>
      </w:r>
    </w:p>
  </w:comment>
  <w:comment w:initials="LA" w:author="Arnold-Stratford, Linda" w:date="2026-01-09T10:31:00Z" w:id="1061">
    <w:p w:rsidR="00475C85" w:rsidP="00475C85" w:rsidRDefault="00475C85" w14:paraId="50083398" w14:textId="77777777">
      <w:pPr>
        <w:pStyle w:val="CommentText"/>
      </w:pPr>
      <w:r>
        <w:rPr>
          <w:rStyle w:val="CommentReference"/>
        </w:rPr>
        <w:annotationRef/>
      </w:r>
      <w:r>
        <w:t>For Josh</w:t>
      </w:r>
    </w:p>
  </w:comment>
  <w:comment w:initials="JR" w:author="Joshua Routh" w:date="2026-01-15T11:14:00Z" w:id="1062">
    <w:p w:rsidR="009D0DEB" w:rsidRDefault="009D0DEB" w14:paraId="22AA7C75" w14:textId="7423221E">
      <w:pPr>
        <w:pStyle w:val="CommentText"/>
      </w:pPr>
      <w:r>
        <w:rPr>
          <w:rStyle w:val="CommentReference"/>
        </w:rPr>
        <w:annotationRef/>
      </w:r>
      <w:r w:rsidRPr="3E58F8EC">
        <w:t>This section shows metadata specific to each content type. There are also elements common to every content type, listed in the Metadata fields section above.</w:t>
      </w:r>
    </w:p>
    <w:p w:rsidR="009D0DEB" w:rsidRDefault="009D0DEB" w14:paraId="4DD6B055" w14:textId="61A18842">
      <w:pPr>
        <w:pStyle w:val="CommentText"/>
      </w:pPr>
    </w:p>
    <w:p w:rsidR="009D0DEB" w:rsidRDefault="009D0DEB" w14:paraId="7F5C5464" w14:textId="50B0646A">
      <w:pPr>
        <w:pStyle w:val="CommentText"/>
      </w:pPr>
      <w:r w:rsidRPr="2C8A8A66">
        <w:t>I've added Issue number, which was somehow missing!</w:t>
      </w:r>
    </w:p>
  </w:comment>
  <w:comment w:initials="WI" w:author="Walker, Ian" w:date="2026-01-05T14:34:00Z" w:id="1063">
    <w:p w:rsidR="0038216A" w:rsidRDefault="0038216A" w14:paraId="29490533" w14:textId="001A6F49">
      <w:pPr>
        <w:pStyle w:val="CommentText"/>
      </w:pPr>
      <w:r>
        <w:rPr>
          <w:rStyle w:val="CommentReference"/>
        </w:rPr>
        <w:annotationRef/>
      </w:r>
      <w:r w:rsidRPr="1CB798EF">
        <w:t>Comment from Ian Cooke: Support for Corporate authors?</w:t>
      </w:r>
    </w:p>
  </w:comment>
  <w:comment w:initials="LA" w:author="Arnold-Stratford, Linda" w:date="2026-01-09T10:31:00Z" w:id="1064">
    <w:p w:rsidR="00475C85" w:rsidP="00475C85" w:rsidRDefault="00475C85" w14:paraId="2CA1BF2D" w14:textId="77777777">
      <w:pPr>
        <w:pStyle w:val="CommentText"/>
      </w:pPr>
      <w:r>
        <w:rPr>
          <w:rStyle w:val="CommentReference"/>
        </w:rPr>
        <w:annotationRef/>
      </w:r>
      <w:r>
        <w:t>As above for Josh</w:t>
      </w:r>
    </w:p>
  </w:comment>
  <w:comment w:initials="JR" w:author="Joshua Routh" w:date="2026-01-20T10:38:00Z" w:id="1065">
    <w:p w:rsidR="00145636" w:rsidRDefault="00145636" w14:paraId="514238C4" w14:textId="04E19364">
      <w:pPr>
        <w:pStyle w:val="CommentText"/>
      </w:pPr>
      <w:r>
        <w:rPr>
          <w:rStyle w:val="CommentReference"/>
        </w:rPr>
        <w:annotationRef/>
      </w:r>
      <w:r w:rsidRPr="3AC06D15">
        <w:t>Comment as above - Corporate Names is further down</w:t>
      </w:r>
    </w:p>
  </w:comment>
  <w:comment w:initials="CC" w:author="Caulfield, Claire" w:date="2026-01-06T12:04:00Z" w:id="1070">
    <w:p w:rsidR="004A429B" w:rsidRDefault="004A429B" w14:paraId="4B57D386" w14:textId="1FBBE77D">
      <w:pPr>
        <w:pStyle w:val="CommentText"/>
      </w:pPr>
      <w:r>
        <w:rPr>
          <w:rStyle w:val="CommentReference"/>
        </w:rPr>
        <w:annotationRef/>
      </w:r>
      <w:r w:rsidRPr="55F7AFEA">
        <w:t>We have DOI here but not for Books or Music?</w:t>
      </w:r>
    </w:p>
  </w:comment>
  <w:comment w:initials="LA" w:author="Arnold-Stratford, Linda" w:date="2026-01-09T10:31:00Z" w:id="1071">
    <w:p w:rsidR="00475C85" w:rsidP="00475C85" w:rsidRDefault="00475C85" w14:paraId="16E60CD0" w14:textId="77777777">
      <w:pPr>
        <w:pStyle w:val="CommentText"/>
      </w:pPr>
      <w:r>
        <w:rPr>
          <w:rStyle w:val="CommentReference"/>
        </w:rPr>
        <w:annotationRef/>
      </w:r>
      <w:r>
        <w:t>Agree check with Josh</w:t>
      </w:r>
    </w:p>
  </w:comment>
  <w:comment w:initials="JR" w:author="Joshua Routh" w:date="2026-01-20T10:40:00Z" w:id="1072">
    <w:p w:rsidR="00145636" w:rsidRDefault="00145636" w14:paraId="18D407E0" w14:textId="007AE967">
      <w:pPr>
        <w:pStyle w:val="CommentText"/>
      </w:pPr>
      <w:r>
        <w:rPr>
          <w:rStyle w:val="CommentReference"/>
        </w:rPr>
        <w:annotationRef/>
      </w:r>
      <w:r w:rsidRPr="41B909D0">
        <w:t>Good point, I'm going to go ahead and add DOI for all content types</w:t>
      </w:r>
    </w:p>
  </w:comment>
  <w:comment w:initials="WI" w:author="Walker, Ian" w:date="2026-01-16T13:19:00Z" w:id="1073">
    <w:p w:rsidR="009D0DEB" w:rsidRDefault="009D0DEB" w14:paraId="1C902DED" w14:textId="16B2FE19">
      <w:pPr>
        <w:pStyle w:val="CommentText"/>
      </w:pPr>
      <w:r>
        <w:rPr>
          <w:rStyle w:val="CommentReference"/>
        </w:rPr>
        <w:annotationRef/>
      </w:r>
      <w:r w:rsidRPr="39CECF55">
        <w:t xml:space="preserve">From Helen Woolfries: Is there potential that these elements should also be added to other content types - e.g. a book chapter might also be retracted etc.?  </w:t>
      </w:r>
    </w:p>
  </w:comment>
  <w:comment w:initials="JR" w:author="Joshua Routh" w:date="2026-01-20T10:42:00Z" w:id="1074">
    <w:p w:rsidR="00145636" w:rsidRDefault="00145636" w14:paraId="6FE83902" w14:textId="777552E7">
      <w:pPr>
        <w:pStyle w:val="CommentText"/>
      </w:pPr>
      <w:r>
        <w:rPr>
          <w:rStyle w:val="CommentReference"/>
        </w:rPr>
        <w:annotationRef/>
      </w:r>
      <w:r w:rsidRPr="7672E799">
        <w:t>I take your point. Publishers deal with book types in different ways. Please advise how you'd like us to proceed here. These metadata fields came from the LDLs and did not include eg a Retraction type for books. As far as I'm aware they don't have a standard we can rely on in the same way as we can for journals</w:t>
      </w:r>
    </w:p>
  </w:comment>
  <w:comment w:initials="AL" w:author="Arnold-Stratford, Linda" w:date="2026-01-23T15:25:00Z" w:id="1075">
    <w:p w:rsidR="00592806" w:rsidRDefault="00592806" w14:paraId="5AE1431F" w14:textId="27009E94">
      <w:pPr>
        <w:pStyle w:val="CommentText"/>
      </w:pPr>
      <w:r>
        <w:rPr>
          <w:rStyle w:val="CommentReference"/>
        </w:rPr>
        <w:annotationRef/>
      </w:r>
      <w:r w:rsidRPr="3E1F7459">
        <w:rPr>
          <w:highlight w:val="yellow"/>
        </w:rPr>
        <w:t>@Josh  you're right we don't have a standard  we can rely on. We also have not collected books at chapter level up to now so have no experience of this. But we are increasingly seeing publishers making books available at chapter level.</w:t>
      </w:r>
    </w:p>
    <w:p w:rsidR="00592806" w:rsidRDefault="00592806" w14:paraId="6D821AA2" w14:textId="269DE0A6">
      <w:pPr>
        <w:pStyle w:val="CommentText"/>
      </w:pPr>
    </w:p>
    <w:p w:rsidR="00592806" w:rsidRDefault="00592806" w14:paraId="0514243C" w14:textId="3A27F289">
      <w:pPr>
        <w:pStyle w:val="CommentText"/>
      </w:pPr>
      <w:r w:rsidRPr="301EF6EC">
        <w:rPr>
          <w:highlight w:val="yellow"/>
        </w:rPr>
        <w:t>Not sure anything needs to change as long as we could handle the potential Book "Types" that come in so Chapter, retraction, correction as you have articulated for Journals.</w:t>
      </w:r>
    </w:p>
  </w:comment>
  <w:comment w:initials="JR" w:author="Joshua Routh" w:date="2026-01-27T10:53:00Z" w:id="1076">
    <w:p w:rsidR="00592806" w:rsidRDefault="00592806" w14:paraId="16C2A840" w14:textId="4F7F376C">
      <w:pPr>
        <w:pStyle w:val="CommentText"/>
      </w:pPr>
      <w:r>
        <w:rPr>
          <w:rStyle w:val="CommentReference"/>
        </w:rPr>
        <w:annotationRef/>
      </w:r>
      <w:r w:rsidRPr="0673395A">
        <w:t>Clarification: We already have 'Type' for books, including the content type (eg Chapter). Shall we leave this as it is or have a new field which has the same options as Article type (I don't think that's what you mean though as article types are quite specific to articles?)</w:t>
      </w:r>
    </w:p>
  </w:comment>
  <w:comment w:initials="LA" w:author="Arnold-Stratford, Linda" w:date="2026-02-03T12:46:00Z" w:id="1077">
    <w:p w:rsidR="0071750B" w:rsidP="0071750B" w:rsidRDefault="0071750B" w14:paraId="75921483" w14:textId="77777777">
      <w:pPr>
        <w:pStyle w:val="CommentText"/>
      </w:pPr>
      <w:r>
        <w:rPr>
          <w:rStyle w:val="CommentReference"/>
        </w:rPr>
        <w:annotationRef/>
      </w:r>
      <w:r>
        <w:rPr>
          <w:highlight w:val="cyan"/>
        </w:rPr>
        <w:t>@ Josh I think this is just that you have article type in a table here but you do not have book type in the table above so this is just checking it is captured somewhere</w:t>
      </w:r>
    </w:p>
  </w:comment>
  <w:comment w:initials="WI" w:author="Walker, Ian" w:date="2026-01-05T14:34:00Z" w:id="1083">
    <w:p w:rsidR="00A31509" w:rsidRDefault="00A31509" w14:paraId="1FF5A82C" w14:textId="19303B03">
      <w:pPr>
        <w:pStyle w:val="CommentText"/>
      </w:pPr>
      <w:r>
        <w:rPr>
          <w:rStyle w:val="CommentReference"/>
        </w:rPr>
        <w:annotationRef/>
      </w:r>
      <w:r w:rsidRPr="2D654B5D">
        <w:t>Comment from Ian Cooke: Is there an ISSN option as well? Some ‘other’ will be serial types</w:t>
      </w:r>
    </w:p>
  </w:comment>
  <w:comment w:initials="LA" w:author="Arnold-Stratford, Linda" w:date="2026-01-09T10:32:00Z" w:id="1084">
    <w:p w:rsidR="00475C85" w:rsidP="00475C85" w:rsidRDefault="00475C85" w14:paraId="1E580DD4" w14:textId="77777777">
      <w:pPr>
        <w:pStyle w:val="CommentText"/>
      </w:pPr>
      <w:r>
        <w:rPr>
          <w:rStyle w:val="CommentReference"/>
        </w:rPr>
        <w:annotationRef/>
      </w:r>
      <w:r>
        <w:t>Yes ISSN needs to be covered with Other too- For Josh</w:t>
      </w:r>
    </w:p>
  </w:comment>
  <w:comment w:initials="JR" w:author="Joshua Routh" w:date="2026-01-20T10:43:00Z" w:id="1085">
    <w:p w:rsidR="00145636" w:rsidRDefault="00145636" w14:paraId="70A5B2CE" w14:textId="24A5D4D1">
      <w:pPr>
        <w:pStyle w:val="CommentText"/>
      </w:pPr>
      <w:r>
        <w:rPr>
          <w:rStyle w:val="CommentReference"/>
        </w:rPr>
        <w:annotationRef/>
      </w:r>
      <w:r w:rsidRPr="257F427D">
        <w:t>Done</w:t>
      </w:r>
    </w:p>
  </w:comment>
  <w:comment w:initials="WI" w:author="Walker, Ian" w:date="2026-01-05T14:35:00Z" w:id="1089">
    <w:p w:rsidR="00934B35" w:rsidRDefault="00934B35" w14:paraId="2BBC6AC8" w14:textId="69E686AC">
      <w:pPr>
        <w:pStyle w:val="CommentText"/>
      </w:pPr>
      <w:r>
        <w:rPr>
          <w:rStyle w:val="CommentReference"/>
        </w:rPr>
        <w:annotationRef/>
      </w:r>
      <w:r w:rsidRPr="033D1E75">
        <w:t>Comment from Ian Cooke: Support for corporate authors?</w:t>
      </w:r>
    </w:p>
  </w:comment>
  <w:comment w:initials="WS" w:author="Whibley, Simon" w:date="1900-01-01T00:00:00Z" w:id="1090">
    <w:p w:rsidR="00F176CF" w:rsidRDefault="00F176CF" w14:paraId="2D83898C" w14:textId="1747505F">
      <w:pPr>
        <w:pStyle w:val="CommentText"/>
      </w:pPr>
      <w:r>
        <w:rPr>
          <w:rStyle w:val="CommentReference"/>
        </w:rPr>
        <w:annotationRef/>
      </w:r>
      <w:r w:rsidRPr="787C0A8C">
        <w:t>As above, for the purposes of this level of metadata input, do we need this in addition to Corporate names?</w:t>
      </w:r>
    </w:p>
  </w:comment>
  <w:comment w:initials="LA" w:author="Arnold-Stratford, Linda" w:date="2026-01-09T10:32:00Z" w:id="1091">
    <w:p w:rsidR="00475C85" w:rsidP="00475C85" w:rsidRDefault="00475C85" w14:paraId="4D1045DF" w14:textId="77777777">
      <w:pPr>
        <w:pStyle w:val="CommentText"/>
      </w:pPr>
      <w:r>
        <w:rPr>
          <w:rStyle w:val="CommentReference"/>
        </w:rPr>
        <w:annotationRef/>
      </w:r>
      <w:r>
        <w:t>For Josh</w:t>
      </w:r>
    </w:p>
  </w:comment>
  <w:comment w:initials="JR" w:author="Joshua Routh" w:date="2026-01-20T10:44:00Z" w:id="1092">
    <w:p w:rsidR="00145636" w:rsidRDefault="00145636" w14:paraId="3BFC9968" w14:textId="551EE68D">
      <w:pPr>
        <w:pStyle w:val="CommentText"/>
      </w:pPr>
      <w:r>
        <w:rPr>
          <w:rStyle w:val="CommentReference"/>
        </w:rPr>
        <w:annotationRef/>
      </w:r>
      <w:r w:rsidRPr="69F6E9AF">
        <w:t>There are 2 comments above with regards to Corporate Authors. Please advise on if Corporate Names already captures this.</w:t>
      </w:r>
    </w:p>
  </w:comment>
  <w:comment w:initials="AL" w:author="Arnold-Stratford, Linda" w:date="2026-01-23T15:30:00Z" w:id="1093">
    <w:p w:rsidR="005D5921" w:rsidP="005D5921" w:rsidRDefault="00592806" w14:paraId="027C4954" w14:textId="77777777">
      <w:pPr>
        <w:pStyle w:val="CommentText"/>
      </w:pPr>
      <w:r>
        <w:rPr>
          <w:rStyle w:val="CommentReference"/>
        </w:rPr>
        <w:annotationRef/>
      </w:r>
      <w:r w:rsidR="005D5921">
        <w:rPr>
          <w:lang w:val="en-US"/>
        </w:rPr>
        <w:t>@Josh For clarity I think the problem is that the "Author" could be an institution so in Author names we should have the opportunity to add a corporate name rather than a separate field for corporate name. I think that is why the comments have some up as that isn't clear</w:t>
      </w:r>
    </w:p>
  </w:comment>
  <w:comment w:initials="JR" w:author="Joshua Routh" w:date="2026-01-27T10:54:00Z" w:id="1094">
    <w:p w:rsidR="00592806" w:rsidRDefault="00592806" w14:paraId="05F0754E" w14:textId="6A090267">
      <w:pPr>
        <w:pStyle w:val="CommentText"/>
      </w:pPr>
      <w:r>
        <w:rPr>
          <w:rStyle w:val="CommentReference"/>
        </w:rPr>
        <w:annotationRef/>
      </w:r>
      <w:r w:rsidRPr="1CD78426">
        <w:t>I've added 'corporate name' as a sub-field of authors, and have removed the separate 'corporate name' field. If you confirm this is correct I will apply to the other content types too. Thanks</w:t>
      </w:r>
    </w:p>
  </w:comment>
  <w:comment w:initials="LA" w:author="Arnold-Stratford, Linda" w:date="2026-02-03T12:52:00Z" w:id="1095">
    <w:p w:rsidR="005D5921" w:rsidP="005D5921" w:rsidRDefault="005D5921" w14:paraId="03F07360" w14:textId="77777777">
      <w:pPr>
        <w:pStyle w:val="CommentText"/>
      </w:pPr>
      <w:r>
        <w:rPr>
          <w:rStyle w:val="CommentReference"/>
        </w:rPr>
        <w:annotationRef/>
      </w:r>
      <w:r>
        <w:rPr>
          <w:highlight w:val="cyan"/>
          <w:lang w:val="en-US"/>
        </w:rPr>
        <w:t>@Josh happy with this can resolve</w:t>
      </w:r>
    </w:p>
  </w:comment>
  <w:comment w:initials="CP" w:author="Cunnea, Paul" w:date="2026-01-07T18:51:00Z" w:id="1105">
    <w:p w:rsidR="00AC217D" w:rsidRDefault="00AC217D" w14:paraId="3F4431B3" w14:textId="7A1FC6B5">
      <w:pPr>
        <w:pStyle w:val="CommentText"/>
      </w:pPr>
      <w:r>
        <w:rPr>
          <w:rStyle w:val="CommentReference"/>
        </w:rPr>
        <w:annotationRef/>
      </w:r>
      <w:r w:rsidRPr="6D3A2E42">
        <w:t>Include digital preservation export-ingest scenario at LDLs, including metadata supplied</w:t>
      </w:r>
    </w:p>
  </w:comment>
  <w:comment w:initials="CP" w:author="Cunnea, Paul" w:date="1900-01-01T00:00:00Z" w:id="1106">
    <w:p w:rsidR="00381CD4" w:rsidRDefault="00381CD4" w14:paraId="3FF46F41" w14:textId="0E3BD1D6">
      <w:pPr>
        <w:pStyle w:val="CommentText"/>
      </w:pPr>
      <w:r>
        <w:rPr>
          <w:rStyle w:val="CommentReference"/>
        </w:rPr>
        <w:annotationRef/>
      </w:r>
      <w:r w:rsidRPr="13E85607">
        <w:t>As Linda points out, details for this are to be agreed, but at this stage we can state that we want the original content with original metadata, plus supplementary metadata from HW platform, such as with HW PIDs, date stamps, checksum value and type, agent, etc, for export to LDL long-term LD digital preservation storage</w:t>
      </w:r>
    </w:p>
  </w:comment>
  <w:comment w:initials="LA" w:author="Arnold-Stratford, Linda" w:date="2026-01-09T10:33:00Z" w:id="1107">
    <w:p w:rsidR="00475C85" w:rsidP="00475C85" w:rsidRDefault="00475C85" w14:paraId="4CD31A93" w14:textId="77777777">
      <w:pPr>
        <w:pStyle w:val="CommentText"/>
      </w:pPr>
      <w:r>
        <w:rPr>
          <w:rStyle w:val="CommentReference"/>
        </w:rPr>
        <w:annotationRef/>
      </w:r>
      <w:r>
        <w:t>For Josh</w:t>
      </w:r>
    </w:p>
  </w:comment>
  <w:comment w:initials="JR" w:author="Joshua Routh" w:date="2026-01-20T10:47:00Z" w:id="1108">
    <w:p w:rsidR="00145636" w:rsidRDefault="00145636" w14:paraId="7676DFF4" w14:textId="7AE5EA45">
      <w:pPr>
        <w:pStyle w:val="CommentText"/>
      </w:pPr>
      <w:r>
        <w:rPr>
          <w:rStyle w:val="CommentReference"/>
        </w:rPr>
        <w:annotationRef/>
      </w:r>
      <w:r w:rsidRPr="7D156503">
        <w:t>I've added a note at the end capturing this at a high level. I appreciate that this requirement is rather sparse compared to others, as we don't yet have visibility of the process after we deposit the content.</w:t>
      </w:r>
    </w:p>
  </w:comment>
  <w:comment w:initials="WI" w:author="Walker, Ian" w:date="2026-01-05T14:35:00Z" w:id="1120">
    <w:p w:rsidR="00122370" w:rsidRDefault="00122370" w14:paraId="4B4D43D4" w14:textId="7C2D8A1F">
      <w:pPr>
        <w:pStyle w:val="CommentText"/>
      </w:pPr>
      <w:r>
        <w:rPr>
          <w:rStyle w:val="CommentReference"/>
        </w:rPr>
        <w:annotationRef/>
      </w:r>
      <w:r w:rsidRPr="693412FC">
        <w:t>Comment from Ian Cooke: Are corporate authors (including depts within an organisation) supported here?</w:t>
      </w:r>
    </w:p>
  </w:comment>
  <w:comment w:initials="LA" w:author="Arnold-Stratford, Linda" w:date="2026-01-09T10:33:00Z" w:id="1121">
    <w:p w:rsidR="00475C85" w:rsidP="00475C85" w:rsidRDefault="00475C85" w14:paraId="6EC25232" w14:textId="77777777">
      <w:pPr>
        <w:pStyle w:val="CommentText"/>
      </w:pPr>
      <w:r>
        <w:rPr>
          <w:rStyle w:val="CommentReference"/>
        </w:rPr>
        <w:annotationRef/>
      </w:r>
      <w:r>
        <w:t>For Josh</w:t>
      </w:r>
    </w:p>
  </w:comment>
  <w:comment w:initials="JR" w:author="Joshua Routh" w:date="2026-01-20T10:48:00Z" w:id="1122">
    <w:p w:rsidR="00145636" w:rsidRDefault="00145636" w14:paraId="11641E4E" w14:textId="024D872C">
      <w:pPr>
        <w:pStyle w:val="CommentText"/>
      </w:pPr>
      <w:r>
        <w:rPr>
          <w:rStyle w:val="CommentReference"/>
        </w:rPr>
        <w:annotationRef/>
      </w:r>
      <w:r w:rsidRPr="73E9E18B">
        <w:t>It's not a requirement we received, but we can adda  field for Corporate Author and Department if needed. Please advise</w:t>
      </w:r>
    </w:p>
  </w:comment>
  <w:comment w:initials="AL" w:author="Arnold-Stratford, Linda" w:date="2026-01-23T15:37:00Z" w:id="1123">
    <w:p w:rsidR="00592806" w:rsidRDefault="00592806" w14:paraId="1256DD34" w14:textId="191E4A89">
      <w:pPr>
        <w:pStyle w:val="CommentText"/>
      </w:pPr>
      <w:r>
        <w:rPr>
          <w:rStyle w:val="CommentReference"/>
        </w:rPr>
        <w:annotationRef/>
      </w:r>
      <w:r w:rsidRPr="7F2790BF">
        <w:rPr>
          <w:highlight w:val="yellow"/>
        </w:rPr>
        <w:t>As above</w:t>
      </w:r>
    </w:p>
    <w:p w:rsidR="00592806" w:rsidRDefault="00592806" w14:paraId="156364A9" w14:textId="670B68D2">
      <w:pPr>
        <w:pStyle w:val="CommentText"/>
      </w:pPr>
      <w:r w:rsidRPr="3190942D">
        <w:rPr>
          <w:highlight w:val="yellow"/>
        </w:rPr>
        <w:t>@Josh For clarity I think the problem is that the "Author" could be an institution so in Author names we should have the opportunity to add a corporate name rather than a separate field for corporate name. I think that is why the comments have some up as that isn't clear.</w:t>
      </w:r>
    </w:p>
    <w:p w:rsidR="00592806" w:rsidRDefault="00592806" w14:paraId="5D1457DD" w14:textId="026C4380">
      <w:pPr>
        <w:pStyle w:val="CommentText"/>
      </w:pPr>
      <w:r w:rsidRPr="154E7FA4">
        <w:rPr>
          <w:highlight w:val="yellow"/>
        </w:rPr>
        <w:t>Yes please I think corporate Author and department makes more sense than corporate Names as corporate names could imply publisher etc where we specifically want to ensure we can capture information from Gray Literature which will mostly be corporate author and not an individual named person.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9E4163" w15:done="1"/>
  <w15:commentEx w15:paraId="5277BE4A" w15:paraIdParent="219E4163" w15:done="1"/>
  <w15:commentEx w15:paraId="1F8DC19E" w15:paraIdParent="219E4163" w15:done="1"/>
  <w15:commentEx w15:paraId="14864026" w15:done="1"/>
  <w15:commentEx w15:paraId="3B65CB73" w15:paraIdParent="14864026" w15:done="1"/>
  <w15:commentEx w15:paraId="2A5DE452" w15:done="1"/>
  <w15:commentEx w15:paraId="37D837E8" w15:paraIdParent="2A5DE452" w15:done="1"/>
  <w15:commentEx w15:paraId="29C7FFFA" w15:done="1"/>
  <w15:commentEx w15:paraId="7AB10C15" w15:paraIdParent="29C7FFFA" w15:done="1"/>
  <w15:commentEx w15:paraId="79F0C062" w15:done="1"/>
  <w15:commentEx w15:paraId="0EB516EB" w15:paraIdParent="79F0C062" w15:done="1"/>
  <w15:commentEx w15:paraId="7CDF1F51" w15:done="1"/>
  <w15:commentEx w15:paraId="42F13BCB" w15:paraIdParent="7CDF1F51" w15:done="1"/>
  <w15:commentEx w15:paraId="61BD92F2" w15:paraIdParent="7CDF1F51" w15:done="1"/>
  <w15:commentEx w15:paraId="2F6E08AA" w15:done="1"/>
  <w15:commentEx w15:paraId="27799A2D" w15:paraIdParent="2F6E08AA" w15:done="1"/>
  <w15:commentEx w15:paraId="239AC5A2" w15:done="1"/>
  <w15:commentEx w15:paraId="3B9B52C4" w15:paraIdParent="239AC5A2" w15:done="1"/>
  <w15:commentEx w15:paraId="775D37FF" w15:paraIdParent="239AC5A2" w15:done="1"/>
  <w15:commentEx w15:paraId="6FC0822B" w15:done="1"/>
  <w15:commentEx w15:paraId="3A8CFDF6" w15:paraIdParent="6FC0822B" w15:done="1"/>
  <w15:commentEx w15:paraId="52AFA746" w15:paraIdParent="6FC0822B" w15:done="1"/>
  <w15:commentEx w15:paraId="355E085C" w15:paraIdParent="6FC0822B" w15:done="1"/>
  <w15:commentEx w15:paraId="1E85565B" w15:done="1"/>
  <w15:commentEx w15:paraId="1F5B3EF1" w15:paraIdParent="1E85565B" w15:done="1"/>
  <w15:commentEx w15:paraId="2A905D85" w15:paraIdParent="1E85565B" w15:done="1"/>
  <w15:commentEx w15:paraId="181DA780" w15:paraIdParent="1E85565B" w15:done="1"/>
  <w15:commentEx w15:paraId="24ED7FC1" w15:paraIdParent="1E85565B" w15:done="1"/>
  <w15:commentEx w15:paraId="6E5E427D" w15:paraIdParent="1E85565B" w15:done="1"/>
  <w15:commentEx w15:paraId="32CC73EC" w15:paraIdParent="1E85565B" w15:done="1"/>
  <w15:commentEx w15:paraId="2DE9C4CC" w15:paraIdParent="1E85565B" w15:done="1"/>
  <w15:commentEx w15:paraId="783F54EF" w15:paraIdParent="1E85565B" w15:done="1"/>
  <w15:commentEx w15:paraId="53515233" w15:done="1"/>
  <w15:commentEx w15:paraId="682644AE" w15:paraIdParent="53515233" w15:done="1"/>
  <w15:commentEx w15:paraId="3BA5C481" w15:paraIdParent="53515233" w15:done="1"/>
  <w15:commentEx w15:paraId="76D84C87" w15:paraIdParent="53515233" w15:done="1"/>
  <w15:commentEx w15:paraId="2B30DA2E" w15:paraIdParent="53515233" w15:done="1"/>
  <w15:commentEx w15:paraId="76F48786" w15:done="1"/>
  <w15:commentEx w15:paraId="7D06971A" w15:paraIdParent="76F48786" w15:done="1"/>
  <w15:commentEx w15:paraId="160FACD0" w15:done="1"/>
  <w15:commentEx w15:paraId="58529659" w15:paraIdParent="160FACD0" w15:done="1"/>
  <w15:commentEx w15:paraId="3F4B5EAA" w15:paraIdParent="160FACD0" w15:done="1"/>
  <w15:commentEx w15:paraId="077E663D" w15:paraIdParent="160FACD0" w15:done="1"/>
  <w15:commentEx w15:paraId="1F64E442" w15:paraIdParent="160FACD0" w15:done="1"/>
  <w15:commentEx w15:paraId="02C53D10" w15:done="1"/>
  <w15:commentEx w15:paraId="455A5775" w15:paraIdParent="02C53D10" w15:done="1"/>
  <w15:commentEx w15:paraId="39D366C2" w15:paraIdParent="02C53D10" w15:done="1"/>
  <w15:commentEx w15:paraId="24C67D3E" w15:done="1"/>
  <w15:commentEx w15:paraId="5A1FE979" w15:paraIdParent="24C67D3E" w15:done="1"/>
  <w15:commentEx w15:paraId="1681AFEF" w15:paraIdParent="24C67D3E" w15:done="1"/>
  <w15:commentEx w15:paraId="178F9574" w15:done="1"/>
  <w15:commentEx w15:paraId="211CA67E" w15:paraIdParent="178F9574" w15:done="1"/>
  <w15:commentEx w15:paraId="01835710" w15:paraIdParent="178F9574" w15:done="1"/>
  <w15:commentEx w15:paraId="3729BAA0" w15:paraIdParent="178F9574" w15:done="1"/>
  <w15:commentEx w15:paraId="2AFDCE56" w15:paraIdParent="178F9574" w15:done="1"/>
  <w15:commentEx w15:paraId="4F9CA7F4" w15:paraIdParent="178F9574" w15:done="1"/>
  <w15:commentEx w15:paraId="58256AF0" w15:paraIdParent="178F9574" w15:done="1"/>
  <w15:commentEx w15:paraId="350148B9" w15:done="1"/>
  <w15:commentEx w15:paraId="062D2EC3" w15:paraIdParent="350148B9" w15:done="1"/>
  <w15:commentEx w15:paraId="574D4542" w15:paraIdParent="350148B9" w15:done="1"/>
  <w15:commentEx w15:paraId="44A5BA89" w15:paraIdParent="350148B9" w15:done="1"/>
  <w15:commentEx w15:paraId="614AAD92" w15:done="1"/>
  <w15:commentEx w15:paraId="3DAA40A6" w15:paraIdParent="614AAD92" w15:done="1"/>
  <w15:commentEx w15:paraId="63E03640" w15:paraIdParent="614AAD92" w15:done="1"/>
  <w15:commentEx w15:paraId="44291E1E" w15:paraIdParent="614AAD92" w15:done="1"/>
  <w15:commentEx w15:paraId="5D6B7C4F" w15:paraIdParent="614AAD92" w15:done="1"/>
  <w15:commentEx w15:paraId="6BD2CA25" w15:done="1"/>
  <w15:commentEx w15:paraId="44C1D322" w15:paraIdParent="6BD2CA25" w15:done="1"/>
  <w15:commentEx w15:paraId="02F036ED" w15:paraIdParent="6BD2CA25" w15:done="1"/>
  <w15:commentEx w15:paraId="5EEEA646" w15:paraIdParent="6BD2CA25" w15:done="1"/>
  <w15:commentEx w15:paraId="706C00CB" w15:paraIdParent="6BD2CA25" w15:done="1"/>
  <w15:commentEx w15:paraId="3EB6B01A" w15:paraIdParent="6BD2CA25" w15:done="1"/>
  <w15:commentEx w15:paraId="06600985" w15:done="1"/>
  <w15:commentEx w15:paraId="299FB927" w15:paraIdParent="06600985" w15:done="1"/>
  <w15:commentEx w15:paraId="68FCC6A5" w15:paraIdParent="06600985" w15:done="1"/>
  <w15:commentEx w15:paraId="51B88F12" w15:paraIdParent="06600985" w15:done="1"/>
  <w15:commentEx w15:paraId="670793FD" w15:done="1"/>
  <w15:commentEx w15:paraId="2DBDE9B9" w15:paraIdParent="670793FD" w15:done="1"/>
  <w15:commentEx w15:paraId="3EC641BD" w15:done="1"/>
  <w15:commentEx w15:paraId="378B4DC8" w15:paraIdParent="3EC641BD" w15:done="1"/>
  <w15:commentEx w15:paraId="0ED0AD9C" w15:paraIdParent="3EC641BD" w15:done="1"/>
  <w15:commentEx w15:paraId="3B7E2D4F" w15:done="1"/>
  <w15:commentEx w15:paraId="455F939D" w15:paraIdParent="3B7E2D4F" w15:done="1"/>
  <w15:commentEx w15:paraId="509E3968" w15:paraIdParent="3B7E2D4F" w15:done="1"/>
  <w15:commentEx w15:paraId="5D6DA5D0" w15:done="1"/>
  <w15:commentEx w15:paraId="7D04EEFB" w15:paraIdParent="5D6DA5D0" w15:done="1"/>
  <w15:commentEx w15:paraId="49D2B947" w15:paraIdParent="5D6DA5D0" w15:done="1"/>
  <w15:commentEx w15:paraId="7D4E315F" w15:done="1"/>
  <w15:commentEx w15:paraId="25ABF64D" w15:paraIdParent="7D4E315F" w15:done="1"/>
  <w15:commentEx w15:paraId="26DFE763" w15:paraIdParent="7D4E315F" w15:done="1"/>
  <w15:commentEx w15:paraId="0B8BBE2E" w15:done="1"/>
  <w15:commentEx w15:paraId="0BEBD104" w15:paraIdParent="0B8BBE2E" w15:done="1"/>
  <w15:commentEx w15:paraId="5650B824" w15:paraIdParent="0B8BBE2E" w15:done="1"/>
  <w15:commentEx w15:paraId="5E4A89F6" w15:paraIdParent="0B8BBE2E" w15:done="1"/>
  <w15:commentEx w15:paraId="38177AEE" w15:done="1"/>
  <w15:commentEx w15:paraId="7035D938" w15:paraIdParent="38177AEE" w15:done="1"/>
  <w15:commentEx w15:paraId="3F58128D" w15:paraIdParent="38177AEE" w15:done="1"/>
  <w15:commentEx w15:paraId="63C8F58F" w15:done="1"/>
  <w15:commentEx w15:paraId="452FD1F5" w15:paraIdParent="63C8F58F" w15:done="1"/>
  <w15:commentEx w15:paraId="0C1E08B3" w15:paraIdParent="63C8F58F" w15:done="1"/>
  <w15:commentEx w15:paraId="5425D0C2" w15:paraIdParent="63C8F58F" w15:done="1"/>
  <w15:commentEx w15:paraId="51608E1A" w15:paraIdParent="63C8F58F" w15:done="1"/>
  <w15:commentEx w15:paraId="04347967" w15:paraIdParent="63C8F58F" w15:done="1"/>
  <w15:commentEx w15:paraId="1AB49DFF" w15:paraIdParent="63C8F58F" w15:done="1"/>
  <w15:commentEx w15:paraId="1F7C9658" w15:done="1"/>
  <w15:commentEx w15:paraId="19FE746F" w15:paraIdParent="1F7C9658" w15:done="1"/>
  <w15:commentEx w15:paraId="15CED13A" w15:paraIdParent="1F7C9658" w15:done="1"/>
  <w15:commentEx w15:paraId="24747395" w15:done="1"/>
  <w15:commentEx w15:paraId="25E09DFE" w15:paraIdParent="24747395" w15:done="1"/>
  <w15:commentEx w15:paraId="00CAAD7D" w15:paraIdParent="24747395" w15:done="1"/>
  <w15:commentEx w15:paraId="4C86422B" w15:paraIdParent="24747395" w15:done="1"/>
  <w15:commentEx w15:paraId="45A56556" w15:paraIdParent="24747395" w15:done="1"/>
  <w15:commentEx w15:paraId="223C4708" w15:done="1"/>
  <w15:commentEx w15:paraId="7CEA088D" w15:paraIdParent="223C4708" w15:done="1"/>
  <w15:commentEx w15:paraId="69E5F1F9" w15:paraIdParent="223C4708" w15:done="1"/>
  <w15:commentEx w15:paraId="0835C0DD" w15:done="1"/>
  <w15:commentEx w15:paraId="4A4A7E72" w15:paraIdParent="0835C0DD" w15:done="1"/>
  <w15:commentEx w15:paraId="1BBB9681" w15:paraIdParent="0835C0DD" w15:done="1"/>
  <w15:commentEx w15:paraId="6C3150D8" w15:paraIdParent="0835C0DD" w15:done="1"/>
  <w15:commentEx w15:paraId="7FC93497" w15:paraIdParent="0835C0DD" w15:done="1"/>
  <w15:commentEx w15:paraId="0D64DBB3" w15:done="1"/>
  <w15:commentEx w15:paraId="4CF882E0" w15:paraIdParent="0D64DBB3" w15:done="1"/>
  <w15:commentEx w15:paraId="577DF3B6" w15:paraIdParent="0D64DBB3" w15:done="1"/>
  <w15:commentEx w15:paraId="22FC035C" w15:done="1"/>
  <w15:commentEx w15:paraId="3891300A" w15:paraIdParent="22FC035C" w15:done="1"/>
  <w15:commentEx w15:paraId="73BA14A4" w15:paraIdParent="22FC035C" w15:done="1"/>
  <w15:commentEx w15:paraId="2AA48A0C" w15:paraIdParent="22FC035C" w15:done="1"/>
  <w15:commentEx w15:paraId="17F0F762" w15:paraIdParent="22FC035C" w15:done="1"/>
  <w15:commentEx w15:paraId="01A6C816" w15:paraIdParent="22FC035C" w15:done="1"/>
  <w15:commentEx w15:paraId="4024370C" w15:done="1"/>
  <w15:commentEx w15:paraId="102999D3" w15:paraIdParent="4024370C" w15:done="1"/>
  <w15:commentEx w15:paraId="6D2F86FE" w15:paraIdParent="4024370C" w15:done="1"/>
  <w15:commentEx w15:paraId="62863D1A" w15:done="1"/>
  <w15:commentEx w15:paraId="51B28C63" w15:paraIdParent="62863D1A" w15:done="1"/>
  <w15:commentEx w15:paraId="0C0205F1" w15:paraIdParent="62863D1A" w15:done="1"/>
  <w15:commentEx w15:paraId="6C02F313" w15:paraIdParent="62863D1A" w15:done="1"/>
  <w15:commentEx w15:paraId="5A786C59" w15:paraIdParent="62863D1A" w15:done="1"/>
  <w15:commentEx w15:paraId="45A6B159" w15:done="1"/>
  <w15:commentEx w15:paraId="6F3642B6" w15:paraIdParent="45A6B159" w15:done="1"/>
  <w15:commentEx w15:paraId="0C07868B" w15:paraIdParent="45A6B159" w15:done="1"/>
  <w15:commentEx w15:paraId="5948546A" w15:paraIdParent="45A6B159" w15:done="1"/>
  <w15:commentEx w15:paraId="3D4E58A0" w15:done="1"/>
  <w15:commentEx w15:paraId="206CD13F" w15:paraIdParent="3D4E58A0" w15:done="1"/>
  <w15:commentEx w15:paraId="07FDA34C" w15:paraIdParent="3D4E58A0" w15:done="1"/>
  <w15:commentEx w15:paraId="7A303942" w15:paraIdParent="3D4E58A0" w15:done="1"/>
  <w15:commentEx w15:paraId="6CC59084" w15:paraIdParent="3D4E58A0" w15:done="1"/>
  <w15:commentEx w15:paraId="3E71066D" w15:paraIdParent="3D4E58A0" w15:done="1"/>
  <w15:commentEx w15:paraId="2F7735C6" w15:paraIdParent="3D4E58A0" w15:done="1"/>
  <w15:commentEx w15:paraId="1AF986BD" w15:paraIdParent="3D4E58A0" w15:done="1"/>
  <w15:commentEx w15:paraId="4DF62C16" w15:paraIdParent="3D4E58A0" w15:done="1"/>
  <w15:commentEx w15:paraId="67D7575D" w15:paraIdParent="3D4E58A0" w15:done="1"/>
  <w15:commentEx w15:paraId="170A8D8F" w15:done="1"/>
  <w15:commentEx w15:paraId="11265957" w15:paraIdParent="170A8D8F" w15:done="1"/>
  <w15:commentEx w15:paraId="3BC1C99E" w15:paraIdParent="170A8D8F" w15:done="1"/>
  <w15:commentEx w15:paraId="190C0AF2" w15:paraIdParent="170A8D8F" w15:done="1"/>
  <w15:commentEx w15:paraId="0C0BBDCE" w15:paraIdParent="170A8D8F" w15:done="1"/>
  <w15:commentEx w15:paraId="1923ABEF" w15:paraIdParent="170A8D8F" w15:done="1"/>
  <w15:commentEx w15:paraId="5E3F6D48" w15:done="1"/>
  <w15:commentEx w15:paraId="441B1733" w15:paraIdParent="5E3F6D48" w15:done="1"/>
  <w15:commentEx w15:paraId="289AD7E7" w15:paraIdParent="5E3F6D48" w15:done="1"/>
  <w15:commentEx w15:paraId="42B13B41" w15:paraIdParent="5E3F6D48" w15:done="1"/>
  <w15:commentEx w15:paraId="5D71309C" w15:done="0"/>
  <w15:commentEx w15:paraId="2EE79B77" w15:paraIdParent="5D71309C" w15:done="0"/>
  <w15:commentEx w15:paraId="3C0AAD8A" w15:paraIdParent="5D71309C" w15:done="0"/>
  <w15:commentEx w15:paraId="572FC24A" w15:paraIdParent="5D71309C" w15:done="0"/>
  <w15:commentEx w15:paraId="512DCC9B" w15:paraIdParent="5D71309C" w15:done="0"/>
  <w15:commentEx w15:paraId="4BC3BD10" w15:paraIdParent="5D71309C" w15:done="0"/>
  <w15:commentEx w15:paraId="193F9BC5" w15:paraIdParent="5D71309C" w15:done="0"/>
  <w15:commentEx w15:paraId="7A1BDBCD" w15:done="1"/>
  <w15:commentEx w15:paraId="43527AA7" w15:paraIdParent="7A1BDBCD" w15:done="1"/>
  <w15:commentEx w15:paraId="431E8E84" w15:paraIdParent="7A1BDBCD" w15:done="1"/>
  <w15:commentEx w15:paraId="383427AE" w15:paraIdParent="7A1BDBCD" w15:done="1"/>
  <w15:commentEx w15:paraId="118F2FB2" w15:paraIdParent="7A1BDBCD" w15:done="1"/>
  <w15:commentEx w15:paraId="4380640B" w15:done="1"/>
  <w15:commentEx w15:paraId="7E6D8163" w15:paraIdParent="4380640B" w15:done="1"/>
  <w15:commentEx w15:paraId="0C9A67F8" w15:paraIdParent="4380640B" w15:done="1"/>
  <w15:commentEx w15:paraId="58B0FB43" w15:paraIdParent="4380640B" w15:done="1"/>
  <w15:commentEx w15:paraId="0573D722" w15:done="1"/>
  <w15:commentEx w15:paraId="4922F8F6" w15:paraIdParent="0573D722" w15:done="1"/>
  <w15:commentEx w15:paraId="7FD6FC4B" w15:paraIdParent="0573D722" w15:done="1"/>
  <w15:commentEx w15:paraId="6E914FD8" w15:done="1"/>
  <w15:commentEx w15:paraId="5CEA7C4F" w15:paraIdParent="6E914FD8" w15:done="1"/>
  <w15:commentEx w15:paraId="63A24B83" w15:paraIdParent="6E914FD8" w15:done="1"/>
  <w15:commentEx w15:paraId="3D59288B" w15:paraIdParent="6E914FD8" w15:done="1"/>
  <w15:commentEx w15:paraId="2B0A59BE" w15:done="1"/>
  <w15:commentEx w15:paraId="622C9A18" w15:paraIdParent="2B0A59BE" w15:done="1"/>
  <w15:commentEx w15:paraId="47899E15" w15:paraIdParent="2B0A59BE" w15:done="1"/>
  <w15:commentEx w15:paraId="201C9CE7" w15:paraIdParent="2B0A59BE" w15:done="1"/>
  <w15:commentEx w15:paraId="24F12385" w15:paraIdParent="2B0A59BE" w15:done="1"/>
  <w15:commentEx w15:paraId="216B3A42" w15:paraIdParent="2B0A59BE" w15:done="1"/>
  <w15:commentEx w15:paraId="3A318C5A" w15:paraIdParent="2B0A59BE" w15:done="1"/>
  <w15:commentEx w15:paraId="2982DEE5" w15:paraIdParent="2B0A59BE" w15:done="1"/>
  <w15:commentEx w15:paraId="576DBEBD" w15:paraIdParent="2B0A59BE" w15:done="1"/>
  <w15:commentEx w15:paraId="2CC8B968" w15:paraIdParent="2B0A59BE" w15:done="1"/>
  <w15:commentEx w15:paraId="5B95BEC8" w15:paraIdParent="2B0A59BE" w15:done="1"/>
  <w15:commentEx w15:paraId="1BA12274" w15:paraIdParent="2B0A59BE" w15:done="1"/>
  <w15:commentEx w15:paraId="0B1C95B8" w15:paraIdParent="2B0A59BE" w15:done="1"/>
  <w15:commentEx w15:paraId="5E2C392E" w15:done="1"/>
  <w15:commentEx w15:paraId="6A019CF8" w15:paraIdParent="5E2C392E" w15:done="1"/>
  <w15:commentEx w15:paraId="19EB3FC5" w15:done="1"/>
  <w15:commentEx w15:paraId="7FFE12D6" w15:paraIdParent="19EB3FC5" w15:done="1"/>
  <w15:commentEx w15:paraId="09C2123E" w15:paraIdParent="19EB3FC5" w15:done="1"/>
  <w15:commentEx w15:paraId="658FF21B" w15:paraIdParent="19EB3FC5" w15:done="1"/>
  <w15:commentEx w15:paraId="0DEE9C17" w15:paraIdParent="19EB3FC5" w15:done="1"/>
  <w15:commentEx w15:paraId="6FC55E7C" w15:paraIdParent="19EB3FC5" w15:done="1"/>
  <w15:commentEx w15:paraId="637450B2" w15:paraIdParent="19EB3FC5" w15:done="1"/>
  <w15:commentEx w15:paraId="19E0DF12" w15:done="1"/>
  <w15:commentEx w15:paraId="645D656F" w15:paraIdParent="19E0DF12" w15:done="1"/>
  <w15:commentEx w15:paraId="3EC020AC" w15:paraIdParent="19E0DF12" w15:done="1"/>
  <w15:commentEx w15:paraId="2EA88C25" w15:paraIdParent="19E0DF12" w15:done="1"/>
  <w15:commentEx w15:paraId="503C4FEA" w15:paraIdParent="19E0DF12" w15:done="1"/>
  <w15:commentEx w15:paraId="0E477993" w15:paraIdParent="19E0DF12" w15:done="1"/>
  <w15:commentEx w15:paraId="3C4D7E96" w15:paraIdParent="19E0DF12" w15:done="1"/>
  <w15:commentEx w15:paraId="782A1770" w15:paraIdParent="19E0DF12" w15:done="1"/>
  <w15:commentEx w15:paraId="4D833615" w15:paraIdParent="19E0DF12" w15:done="1"/>
  <w15:commentEx w15:paraId="5A470059" w15:paraIdParent="19E0DF12" w15:done="1"/>
  <w15:commentEx w15:paraId="3749DB43" w15:paraIdParent="19E0DF12" w15:done="1"/>
  <w15:commentEx w15:paraId="5727FB93" w15:paraIdParent="19E0DF12" w15:done="1"/>
  <w15:commentEx w15:paraId="29CFE0F3" w15:paraIdParent="19E0DF12" w15:done="1"/>
  <w15:commentEx w15:paraId="3473AC7C" w15:paraIdParent="19E0DF12" w15:done="1"/>
  <w15:commentEx w15:paraId="771BF73D" w15:paraIdParent="19E0DF12" w15:done="1"/>
  <w15:commentEx w15:paraId="6CE5D503" w15:paraIdParent="19E0DF12" w15:done="1"/>
  <w15:commentEx w15:paraId="3094EA48" w15:paraIdParent="19E0DF12" w15:done="1"/>
  <w15:commentEx w15:paraId="0DF32B99" w15:done="1"/>
  <w15:commentEx w15:paraId="2D5D9CDF" w15:paraIdParent="0DF32B99" w15:done="1"/>
  <w15:commentEx w15:paraId="1540B6A4" w15:paraIdParent="0DF32B99" w15:done="1"/>
  <w15:commentEx w15:paraId="602F78E5" w15:paraIdParent="0DF32B99" w15:done="1"/>
  <w15:commentEx w15:paraId="44A23FC9" w15:paraIdParent="0DF32B99" w15:done="1"/>
  <w15:commentEx w15:paraId="716BF892" w15:done="1"/>
  <w15:commentEx w15:paraId="7E308571" w15:paraIdParent="716BF892" w15:done="1"/>
  <w15:commentEx w15:paraId="48450652" w15:paraIdParent="716BF892" w15:done="1"/>
  <w15:commentEx w15:paraId="1CEA57CA" w15:paraIdParent="716BF892" w15:done="1"/>
  <w15:commentEx w15:paraId="6A507428" w15:paraIdParent="716BF892" w15:done="1"/>
  <w15:commentEx w15:paraId="3E1C23CC" w15:done="1"/>
  <w15:commentEx w15:paraId="20413D0F" w15:paraIdParent="3E1C23CC" w15:done="1"/>
  <w15:commentEx w15:paraId="30BFACBF" w15:paraIdParent="3E1C23CC" w15:done="1"/>
  <w15:commentEx w15:paraId="32F99DF6" w15:paraIdParent="3E1C23CC" w15:done="1"/>
  <w15:commentEx w15:paraId="6D578EC9" w15:paraIdParent="3E1C23CC" w15:done="1"/>
  <w15:commentEx w15:paraId="1256E673" w15:paraIdParent="3E1C23CC" w15:done="1"/>
  <w15:commentEx w15:paraId="47E01F6A" w15:done="1"/>
  <w15:commentEx w15:paraId="36CC51B0" w15:paraIdParent="47E01F6A" w15:done="1"/>
  <w15:commentEx w15:paraId="174D0574" w15:paraIdParent="47E01F6A" w15:done="1"/>
  <w15:commentEx w15:paraId="74D15D33" w15:paraIdParent="47E01F6A" w15:done="1"/>
  <w15:commentEx w15:paraId="473CBAA2" w15:paraIdParent="47E01F6A" w15:done="1"/>
  <w15:commentEx w15:paraId="5B8530A8" w15:done="1"/>
  <w15:commentEx w15:paraId="6CD34E1E" w15:paraIdParent="5B8530A8" w15:done="1"/>
  <w15:commentEx w15:paraId="503341EE" w15:paraIdParent="5B8530A8" w15:done="1"/>
  <w15:commentEx w15:paraId="0899700C" w15:done="1"/>
  <w15:commentEx w15:paraId="6F0188A6" w15:paraIdParent="0899700C" w15:done="1"/>
  <w15:commentEx w15:paraId="2ABD82D6" w15:paraIdParent="0899700C" w15:done="1"/>
  <w15:commentEx w15:paraId="01FA5AA3" w15:paraIdParent="0899700C" w15:done="1"/>
  <w15:commentEx w15:paraId="1703B1FA" w15:done="1"/>
  <w15:commentEx w15:paraId="7D1F4A3E" w15:paraIdParent="1703B1FA" w15:done="1"/>
  <w15:commentEx w15:paraId="17F9B311" w15:paraIdParent="1703B1FA" w15:done="1"/>
  <w15:commentEx w15:paraId="361C41F2" w15:done="1"/>
  <w15:commentEx w15:paraId="1BA9AD05" w15:paraIdParent="361C41F2" w15:done="1"/>
  <w15:commentEx w15:paraId="6405053E" w15:paraIdParent="361C41F2" w15:done="1"/>
  <w15:commentEx w15:paraId="2324C8B3" w15:done="1"/>
  <w15:commentEx w15:paraId="229C1B8B" w15:paraIdParent="2324C8B3" w15:done="1"/>
  <w15:commentEx w15:paraId="647CB4F7" w15:paraIdParent="2324C8B3" w15:done="1"/>
  <w15:commentEx w15:paraId="3F968EFB" w15:paraIdParent="2324C8B3" w15:done="1"/>
  <w15:commentEx w15:paraId="6F7F3BFC" w15:paraIdParent="2324C8B3" w15:done="1"/>
  <w15:commentEx w15:paraId="3FB8CB44" w15:done="1"/>
  <w15:commentEx w15:paraId="095FE193" w15:paraIdParent="3FB8CB44" w15:done="1"/>
  <w15:commentEx w15:paraId="67A22610" w15:paraIdParent="3FB8CB44" w15:done="1"/>
  <w15:commentEx w15:paraId="1C285429" w15:done="1"/>
  <w15:commentEx w15:paraId="729AF1E1" w15:paraIdParent="1C285429" w15:done="1"/>
  <w15:commentEx w15:paraId="5BF9AC37" w15:paraIdParent="1C285429" w15:done="1"/>
  <w15:commentEx w15:paraId="26CA7C34" w15:done="1"/>
  <w15:commentEx w15:paraId="1E45371E" w15:paraIdParent="26CA7C34" w15:done="1"/>
  <w15:commentEx w15:paraId="76806098" w15:paraIdParent="26CA7C34" w15:done="1"/>
  <w15:commentEx w15:paraId="519F1EA4" w15:done="1"/>
  <w15:commentEx w15:paraId="1B50DEF9" w15:paraIdParent="519F1EA4" w15:done="1"/>
  <w15:commentEx w15:paraId="750A1CD5" w15:paraIdParent="519F1EA4" w15:done="1"/>
  <w15:commentEx w15:paraId="406F2A18" w15:done="1"/>
  <w15:commentEx w15:paraId="5AE6C755" w15:paraIdParent="406F2A18" w15:done="1"/>
  <w15:commentEx w15:paraId="066263CA" w15:paraIdParent="406F2A18" w15:done="1"/>
  <w15:commentEx w15:paraId="3E128340" w15:paraIdParent="406F2A18" w15:done="1"/>
  <w15:commentEx w15:paraId="7DA5148D" w15:paraIdParent="406F2A18" w15:done="1"/>
  <w15:commentEx w15:paraId="5EDD9AB5" w15:done="1"/>
  <w15:commentEx w15:paraId="2055E927" w15:paraIdParent="5EDD9AB5" w15:done="1"/>
  <w15:commentEx w15:paraId="3E3ED28A" w15:paraIdParent="5EDD9AB5" w15:done="1"/>
  <w15:commentEx w15:paraId="79490CBA" w15:done="1"/>
  <w15:commentEx w15:paraId="41414613" w15:paraIdParent="79490CBA" w15:done="1"/>
  <w15:commentEx w15:paraId="2872B6AA" w15:paraIdParent="79490CBA" w15:done="1"/>
  <w15:commentEx w15:paraId="6A2F8721" w15:done="1"/>
  <w15:commentEx w15:paraId="747D778A" w15:paraIdParent="6A2F8721" w15:done="1"/>
  <w15:commentEx w15:paraId="20F11B9C" w15:paraIdParent="6A2F8721" w15:done="1"/>
  <w15:commentEx w15:paraId="7827CB5B" w15:paraIdParent="6A2F8721" w15:done="1"/>
  <w15:commentEx w15:paraId="08AC1AC0" w15:done="1"/>
  <w15:commentEx w15:paraId="45AB9BF8" w15:paraIdParent="08AC1AC0" w15:done="1"/>
  <w15:commentEx w15:paraId="091BA8B2" w15:paraIdParent="08AC1AC0" w15:done="1"/>
  <w15:commentEx w15:paraId="048A8975" w15:done="1"/>
  <w15:commentEx w15:paraId="49FEF233" w15:paraIdParent="048A8975" w15:done="1"/>
  <w15:commentEx w15:paraId="326FB2A8" w15:paraIdParent="048A8975" w15:done="1"/>
  <w15:commentEx w15:paraId="3CBB9D58" w15:paraIdParent="048A8975" w15:done="1"/>
  <w15:commentEx w15:paraId="449A311E" w15:done="1"/>
  <w15:commentEx w15:paraId="589DD29C" w15:paraIdParent="449A311E" w15:done="1"/>
  <w15:commentEx w15:paraId="081ABFAC" w15:paraIdParent="449A311E" w15:done="1"/>
  <w15:commentEx w15:paraId="6CBA4C6E" w15:paraIdParent="449A311E" w15:done="1"/>
  <w15:commentEx w15:paraId="2B47E552" w15:paraIdParent="449A311E" w15:done="1"/>
  <w15:commentEx w15:paraId="0A1A640B" w15:paraIdParent="449A311E" w15:done="1"/>
  <w15:commentEx w15:paraId="20A1AD4B" w15:paraIdParent="449A311E" w15:done="1"/>
  <w15:commentEx w15:paraId="01FDCC7A" w15:paraIdParent="449A311E" w15:done="1"/>
  <w15:commentEx w15:paraId="4218F491" w15:paraIdParent="449A311E" w15:done="1"/>
  <w15:commentEx w15:paraId="3FD28EA6" w15:paraIdParent="449A311E" w15:done="1"/>
  <w15:commentEx w15:paraId="15D30F41" w15:paraIdParent="449A311E" w15:done="1"/>
  <w15:commentEx w15:paraId="462213ED" w15:done="1"/>
  <w15:commentEx w15:paraId="513E0E29" w15:paraIdParent="462213ED" w15:done="1"/>
  <w15:commentEx w15:paraId="4A41F3D7" w15:paraIdParent="462213ED" w15:done="1"/>
  <w15:commentEx w15:paraId="2629C1CB" w15:paraIdParent="462213ED" w15:done="1"/>
  <w15:commentEx w15:paraId="51668881" w15:done="1"/>
  <w15:commentEx w15:paraId="149972C3" w15:paraIdParent="51668881" w15:done="1"/>
  <w15:commentEx w15:paraId="789E0659" w15:paraIdParent="51668881" w15:done="1"/>
  <w15:commentEx w15:paraId="4CF8D88B" w15:paraIdParent="51668881" w15:done="1"/>
  <w15:commentEx w15:paraId="42A3F7E0" w15:paraIdParent="51668881" w15:done="1"/>
  <w15:commentEx w15:paraId="1C80759A" w15:done="1"/>
  <w15:commentEx w15:paraId="04146431" w15:paraIdParent="1C80759A" w15:done="1"/>
  <w15:commentEx w15:paraId="14C673FE" w15:paraIdParent="1C80759A" w15:done="1"/>
  <w15:commentEx w15:paraId="5C01D411" w15:done="1"/>
  <w15:commentEx w15:paraId="78DD5DCC" w15:paraIdParent="5C01D411" w15:done="1"/>
  <w15:commentEx w15:paraId="005EC530" w15:paraIdParent="5C01D411" w15:done="1"/>
  <w15:commentEx w15:paraId="71ABBE9B" w15:done="1"/>
  <w15:commentEx w15:paraId="1C50A94A" w15:paraIdParent="71ABBE9B" w15:done="1"/>
  <w15:commentEx w15:paraId="0F31256A" w15:done="1"/>
  <w15:commentEx w15:paraId="4E302916" w15:paraIdParent="0F31256A" w15:done="1"/>
  <w15:commentEx w15:paraId="51888ECF" w15:paraIdParent="0F31256A" w15:done="1"/>
  <w15:commentEx w15:paraId="63A2F398" w15:paraIdParent="0F31256A" w15:done="1"/>
  <w15:commentEx w15:paraId="2F8C0C31" w15:paraIdParent="0F31256A" w15:done="1"/>
  <w15:commentEx w15:paraId="552CA633" w15:paraIdParent="0F31256A" w15:done="1"/>
  <w15:commentEx w15:paraId="2B5C3E41" w15:paraIdParent="0F31256A" w15:done="1"/>
  <w15:commentEx w15:paraId="593015BA" w15:paraIdParent="0F31256A" w15:done="1"/>
  <w15:commentEx w15:paraId="7D7C441B" w15:done="1"/>
  <w15:commentEx w15:paraId="3BA95CA8" w15:paraIdParent="7D7C441B" w15:done="1"/>
  <w15:commentEx w15:paraId="22C9D8A1" w15:paraIdParent="7D7C441B" w15:done="1"/>
  <w15:commentEx w15:paraId="6841B3C6" w15:done="1"/>
  <w15:commentEx w15:paraId="1BDAEE39" w15:paraIdParent="6841B3C6" w15:done="1"/>
  <w15:commentEx w15:paraId="2387784A" w15:paraIdParent="6841B3C6" w15:done="1"/>
  <w15:commentEx w15:paraId="07B2F81A" w15:paraIdParent="6841B3C6" w15:done="1"/>
  <w15:commentEx w15:paraId="3E603A76" w15:paraIdParent="6841B3C6" w15:done="1"/>
  <w15:commentEx w15:paraId="19430CDA" w15:paraIdParent="6841B3C6" w15:done="1"/>
  <w15:commentEx w15:paraId="1F131306" w15:done="1"/>
  <w15:commentEx w15:paraId="72B8ED0D" w15:paraIdParent="1F131306" w15:done="1"/>
  <w15:commentEx w15:paraId="3391686F" w15:paraIdParent="1F131306" w15:done="1"/>
  <w15:commentEx w15:paraId="0B8BA032" w15:paraIdParent="1F131306" w15:done="1"/>
  <w15:commentEx w15:paraId="04F8F293" w15:paraIdParent="1F131306" w15:done="1"/>
  <w15:commentEx w15:paraId="11387843" w15:paraIdParent="1F131306" w15:done="1"/>
  <w15:commentEx w15:paraId="2A09FC4D" w15:paraIdParent="1F131306" w15:done="1"/>
  <w15:commentEx w15:paraId="29D1E598" w15:paraIdParent="1F131306" w15:done="1"/>
  <w15:commentEx w15:paraId="3D5493CF" w15:paraIdParent="1F131306" w15:done="1"/>
  <w15:commentEx w15:paraId="39E16A90" w15:paraIdParent="1F131306" w15:done="1"/>
  <w15:commentEx w15:paraId="33EC2EC4" w15:done="0"/>
  <w15:commentEx w15:paraId="18422B4C" w15:paraIdParent="33EC2EC4" w15:done="0"/>
  <w15:commentEx w15:paraId="4FA0EFAA" w15:paraIdParent="33EC2EC4" w15:done="0"/>
  <w15:commentEx w15:paraId="564EB6DC" w15:paraIdParent="33EC2EC4" w15:done="0"/>
  <w15:commentEx w15:paraId="550D84CF" w15:paraIdParent="33EC2EC4" w15:done="0"/>
  <w15:commentEx w15:paraId="5459B8F1" w15:done="1"/>
  <w15:commentEx w15:paraId="3DCDB630" w15:paraIdParent="5459B8F1" w15:done="1"/>
  <w15:commentEx w15:paraId="08778C5B" w15:paraIdParent="5459B8F1" w15:done="1"/>
  <w15:commentEx w15:paraId="517CB90D" w15:paraIdParent="5459B8F1" w15:done="1"/>
  <w15:commentEx w15:paraId="718F35F5" w15:paraIdParent="5459B8F1" w15:done="1"/>
  <w15:commentEx w15:paraId="14704EC6" w15:paraIdParent="5459B8F1" w15:done="1"/>
  <w15:commentEx w15:paraId="3DACB8C3" w15:paraIdParent="5459B8F1" w15:done="1"/>
  <w15:commentEx w15:paraId="5629CBA6" w15:paraIdParent="5459B8F1" w15:done="1"/>
  <w15:commentEx w15:paraId="59B313B2" w15:done="1"/>
  <w15:commentEx w15:paraId="065DA969" w15:paraIdParent="59B313B2" w15:done="1"/>
  <w15:commentEx w15:paraId="0659F143" w15:paraIdParent="59B313B2" w15:done="1"/>
  <w15:commentEx w15:paraId="4B6417FC" w15:done="1"/>
  <w15:commentEx w15:paraId="3ADCFF02" w15:paraIdParent="4B6417FC" w15:done="1"/>
  <w15:commentEx w15:paraId="45C2DCBA" w15:paraIdParent="4B6417FC" w15:done="1"/>
  <w15:commentEx w15:paraId="73D7C605" w15:paraIdParent="4B6417FC" w15:done="1"/>
  <w15:commentEx w15:paraId="5EFCE647" w15:done="1"/>
  <w15:commentEx w15:paraId="2CA42B7D" w15:paraIdParent="5EFCE647" w15:done="1"/>
  <w15:commentEx w15:paraId="08AF9159" w15:paraIdParent="5EFCE647" w15:done="1"/>
  <w15:commentEx w15:paraId="19781891" w15:paraIdParent="5EFCE647" w15:done="1"/>
  <w15:commentEx w15:paraId="24706AA6" w15:paraIdParent="5EFCE647" w15:done="1"/>
  <w15:commentEx w15:paraId="4C214252" w15:paraIdParent="5EFCE647" w15:done="1"/>
  <w15:commentEx w15:paraId="50A2180D" w15:done="1"/>
  <w15:commentEx w15:paraId="18690522" w15:paraIdParent="50A2180D" w15:done="1"/>
  <w15:commentEx w15:paraId="6FAA502B" w15:done="1"/>
  <w15:commentEx w15:paraId="406CF967" w15:paraIdParent="6FAA502B" w15:done="1"/>
  <w15:commentEx w15:paraId="125456C5" w15:paraIdParent="6FAA502B" w15:done="1"/>
  <w15:commentEx w15:paraId="32ED16A2" w15:paraIdParent="6FAA502B" w15:done="1"/>
  <w15:commentEx w15:paraId="60F2CB21" w15:done="1"/>
  <w15:commentEx w15:paraId="46F35462" w15:paraIdParent="60F2CB21" w15:done="1"/>
  <w15:commentEx w15:paraId="3363A477" w15:done="1"/>
  <w15:commentEx w15:paraId="49BF303D" w15:paraIdParent="3363A477" w15:done="1"/>
  <w15:commentEx w15:paraId="76A01D6B" w15:paraIdParent="3363A477" w15:done="1"/>
  <w15:commentEx w15:paraId="5275D139" w15:done="1"/>
  <w15:commentEx w15:paraId="7C3FBDC1" w15:paraIdParent="5275D139" w15:done="1"/>
  <w15:commentEx w15:paraId="4E6C3EF4" w15:paraIdParent="5275D139" w15:done="1"/>
  <w15:commentEx w15:paraId="0CF33E4F" w15:done="1"/>
  <w15:commentEx w15:paraId="032FE1A3" w15:paraIdParent="0CF33E4F" w15:done="1"/>
  <w15:commentEx w15:paraId="4E5F0022" w15:paraIdParent="0CF33E4F" w15:done="1"/>
  <w15:commentEx w15:paraId="0B09937B" w15:done="0"/>
  <w15:commentEx w15:paraId="5FF6DDEE" w15:paraIdParent="0B09937B" w15:done="0"/>
  <w15:commentEx w15:paraId="00F8967A" w15:paraIdParent="0B09937B" w15:done="0"/>
  <w15:commentEx w15:paraId="3C63C9C5" w15:paraIdParent="0B09937B" w15:done="0"/>
  <w15:commentEx w15:paraId="357E88FC" w15:paraIdParent="0B09937B" w15:done="0"/>
  <w15:commentEx w15:paraId="3433B5B2" w15:paraIdParent="0B09937B" w15:done="0"/>
  <w15:commentEx w15:paraId="307516BA" w15:paraIdParent="0B09937B" w15:done="0"/>
  <w15:commentEx w15:paraId="6AFE631E" w15:paraIdParent="0B09937B" w15:done="0"/>
  <w15:commentEx w15:paraId="23DF9B4E" w15:paraIdParent="0B09937B" w15:done="0"/>
  <w15:commentEx w15:paraId="409E805D" w15:paraIdParent="0B09937B" w15:done="0"/>
  <w15:commentEx w15:paraId="03ED5D3D" w15:done="1"/>
  <w15:commentEx w15:paraId="1AC822FA" w15:paraIdParent="03ED5D3D" w15:done="1"/>
  <w15:commentEx w15:paraId="3DE0E017" w15:paraIdParent="03ED5D3D" w15:done="1"/>
  <w15:commentEx w15:paraId="1501DAA2" w15:paraIdParent="03ED5D3D" w15:done="1"/>
  <w15:commentEx w15:paraId="16C337D9" w15:paraIdParent="03ED5D3D" w15:done="1"/>
  <w15:commentEx w15:paraId="24EF387E" w15:paraIdParent="03ED5D3D" w15:done="1"/>
  <w15:commentEx w15:paraId="560AF8F9" w15:paraIdParent="03ED5D3D" w15:done="1"/>
  <w15:commentEx w15:paraId="3A91FE53" w15:done="1"/>
  <w15:commentEx w15:paraId="116D8B7A" w15:paraIdParent="3A91FE53" w15:done="1"/>
  <w15:commentEx w15:paraId="72A0AF48" w15:paraIdParent="3A91FE53" w15:done="1"/>
  <w15:commentEx w15:paraId="103F24B3" w15:done="1"/>
  <w15:commentEx w15:paraId="50083398" w15:paraIdParent="103F24B3" w15:done="1"/>
  <w15:commentEx w15:paraId="7F5C5464" w15:paraIdParent="103F24B3" w15:done="1"/>
  <w15:commentEx w15:paraId="29490533" w15:done="1"/>
  <w15:commentEx w15:paraId="2CA1BF2D" w15:paraIdParent="29490533" w15:done="1"/>
  <w15:commentEx w15:paraId="514238C4" w15:paraIdParent="29490533" w15:done="1"/>
  <w15:commentEx w15:paraId="4B57D386" w15:done="1"/>
  <w15:commentEx w15:paraId="16E60CD0" w15:paraIdParent="4B57D386" w15:done="1"/>
  <w15:commentEx w15:paraId="18D407E0" w15:paraIdParent="4B57D386" w15:done="1"/>
  <w15:commentEx w15:paraId="1C902DED" w15:done="0"/>
  <w15:commentEx w15:paraId="6FE83902" w15:paraIdParent="1C902DED" w15:done="0"/>
  <w15:commentEx w15:paraId="0514243C" w15:paraIdParent="1C902DED" w15:done="0"/>
  <w15:commentEx w15:paraId="16C2A840" w15:paraIdParent="1C902DED" w15:done="0"/>
  <w15:commentEx w15:paraId="75921483" w15:paraIdParent="1C902DED" w15:done="0"/>
  <w15:commentEx w15:paraId="1FF5A82C" w15:done="1"/>
  <w15:commentEx w15:paraId="1E580DD4" w15:paraIdParent="1FF5A82C" w15:done="1"/>
  <w15:commentEx w15:paraId="70A5B2CE" w15:paraIdParent="1FF5A82C" w15:done="1"/>
  <w15:commentEx w15:paraId="2BBC6AC8" w15:done="1"/>
  <w15:commentEx w15:paraId="2D83898C" w15:paraIdParent="2BBC6AC8" w15:done="1"/>
  <w15:commentEx w15:paraId="4D1045DF" w15:paraIdParent="2BBC6AC8" w15:done="1"/>
  <w15:commentEx w15:paraId="3BFC9968" w15:paraIdParent="2BBC6AC8" w15:done="1"/>
  <w15:commentEx w15:paraId="027C4954" w15:paraIdParent="2BBC6AC8" w15:done="1"/>
  <w15:commentEx w15:paraId="05F0754E" w15:paraIdParent="2BBC6AC8" w15:done="1"/>
  <w15:commentEx w15:paraId="03F07360" w15:paraIdParent="2BBC6AC8" w15:done="1"/>
  <w15:commentEx w15:paraId="3F4431B3" w15:done="1"/>
  <w15:commentEx w15:paraId="3FF46F41" w15:paraIdParent="3F4431B3" w15:done="1"/>
  <w15:commentEx w15:paraId="4CD31A93" w15:paraIdParent="3F4431B3" w15:done="1"/>
  <w15:commentEx w15:paraId="7676DFF4" w15:paraIdParent="3F4431B3" w15:done="1"/>
  <w15:commentEx w15:paraId="4B4D43D4" w15:done="1"/>
  <w15:commentEx w15:paraId="6EC25232" w15:paraIdParent="4B4D43D4" w15:done="1"/>
  <w15:commentEx w15:paraId="11641E4E" w15:paraIdParent="4B4D43D4" w15:done="1"/>
  <w15:commentEx w15:paraId="5D1457DD" w15:paraIdParent="4B4D43D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6F4EA3" w16cex:dateUtc="2026-01-06T07:43:00Z">
    <w16cex:extLst>
      <w16:ext w16:uri="{CE6994B0-6A32-4C9F-8C6B-6E91EDA988CE}">
        <cr:reactions xmlns:cr="http://schemas.microsoft.com/office/comments/2020/reactions">
          <cr:reaction reactionType="1">
            <cr:reactionInfo dateUtc="2026-01-06T10:37:03Z">
              <cr:user userId="S::claire.caulfield@bl.uk::522a8065-2c65-4ecb-adbe-3cb3ca774e8a" userProvider="AD" userName="Caulfield, Claire"/>
            </cr:reactionInfo>
            <cr:reactionInfo dateUtc="2026-01-07T17:09:40Z">
              <cr:user userId="S::p.cunnea_nls.uk#ext#@bluk.onmicrosoft.com::225db1dd-1c24-4893-b4cd-dbb5cffaf616" userProvider="AD" userName="Cunnea, Paul"/>
            </cr:reactionInfo>
          </cr:reaction>
        </cr:reactions>
      </w16:ext>
    </w16cex:extLst>
  </w16cex:commentExtensible>
  <w16cex:commentExtensible w16cex:durableId="59A1A758" w16cex:dateUtc="2026-01-08T14:25:00Z"/>
  <w16cex:commentExtensible w16cex:durableId="6A942A0D" w16cex:dateUtc="2026-01-20T11:28:00Z"/>
  <w16cex:commentExtensible w16cex:durableId="5B1A29DE" w16cex:dateUtc="2026-01-07T17:11:00Z"/>
  <w16cex:commentExtensible w16cex:durableId="7B25247F" w16cex:dateUtc="2026-01-08T14:26:00Z"/>
  <w16cex:commentExtensible w16cex:durableId="06007272" w16cex:dateUtc="2026-01-05T17:03:00Z"/>
  <w16cex:commentExtensible w16cex:durableId="424F69E9" w16cex:dateUtc="2026-01-08T14:29:00Z"/>
  <w16cex:commentExtensible w16cex:durableId="73DC15C3" w16cex:dateUtc="2026-01-07T17:13:00Z"/>
  <w16cex:commentExtensible w16cex:durableId="1BCC9AB8" w16cex:dateUtc="2026-01-08T14:30:00Z"/>
  <w16cex:commentExtensible w16cex:durableId="639E005C" w16cex:dateUtc="2026-01-07T17:14:00Z"/>
  <w16cex:commentExtensible w16cex:durableId="11D77BEB" w16cex:dateUtc="2026-01-08T14:30:00Z"/>
  <w16cex:commentExtensible w16cex:durableId="7A71F0AE" w16cex:dateUtc="2026-01-05T17:11:00Z"/>
  <w16cex:commentExtensible w16cex:durableId="099F4E07" w16cex:dateUtc="2026-01-08T14:35:00Z"/>
  <w16cex:commentExtensible w16cex:durableId="0D109BEF" w16cex:dateUtc="2026-01-14T13:52:00Z"/>
  <w16cex:commentExtensible w16cex:durableId="4BC3E2FF" w16cex:dateUtc="2026-01-07T17:18:00Z"/>
  <w16cex:commentExtensible w16cex:durableId="0930B512" w16cex:dateUtc="2026-01-08T14:35:00Z"/>
  <w16cex:commentExtensible w16cex:durableId="25400147" w16cex:dateUtc="2026-01-07T17:22:00Z"/>
  <w16cex:commentExtensible w16cex:durableId="1E3DEEC5" w16cex:dateUtc="2026-01-08T14:36:00Z"/>
  <w16cex:commentExtensible w16cex:durableId="62E2539E" w16cex:dateUtc="2026-01-14T13:54:00Z"/>
  <w16cex:commentExtensible w16cex:durableId="63FEAA35" w16cex:dateUtc="2026-01-05T17:15:00Z"/>
  <w16cex:commentExtensible w16cex:durableId="70AE2800" w16cex:dateUtc="2026-01-07T17:20:00Z"/>
  <w16cex:commentExtensible w16cex:durableId="08163804" w16cex:dateUtc="2026-01-08T14:36:00Z"/>
  <w16cex:commentExtensible w16cex:durableId="717C6891" w16cex:dateUtc="2026-01-14T13:56:00Z"/>
  <w16cex:commentExtensible w16cex:durableId="41920311" w16cex:dateUtc="2026-01-05T14:07:00Z"/>
  <w16cex:commentExtensible w16cex:durableId="4AF54EF9" w16cex:dateUtc="2026-01-05T14:08:00Z"/>
  <w16cex:commentExtensible w16cex:durableId="6032A849" w16cex:dateUtc="2026-01-06T10:17:00Z">
    <w16cex:extLst>
      <w16:ext w16:uri="{CE6994B0-6A32-4C9F-8C6B-6E91EDA988CE}">
        <cr:reactions xmlns:cr="http://schemas.microsoft.com/office/comments/2020/reactions">
          <cr:reaction reactionType="1">
            <cr:reactionInfo dateUtc="2026-01-07T17:23:44Z">
              <cr:user userId="S::p.cunnea_nls.uk#ext#@bluk.onmicrosoft.com::225db1dd-1c24-4893-b4cd-dbb5cffaf616" userProvider="AD" userName="Cunnea, Paul"/>
            </cr:reactionInfo>
          </cr:reaction>
        </cr:reactions>
      </w16:ext>
    </w16cex:extLst>
  </w16cex:commentExtensible>
  <w16cex:commentExtensible w16cex:durableId="076CC3B1" w16cex:dateUtc="2026-01-08T14:38:00Z"/>
  <w16cex:commentExtensible w16cex:durableId="37A1F42B" w16cex:dateUtc="2026-01-14T14:55:00Z"/>
  <w16cex:commentExtensible w16cex:durableId="185769AB" w16cex:dateUtc="2026-01-22T15:16:00Z"/>
  <w16cex:commentExtensible w16cex:durableId="00CF9491" w16cex:dateUtc="2026-01-27T10:07:00Z"/>
  <w16cex:commentExtensible w16cex:durableId="7A7C27D7" w16cex:dateUtc="2026-01-27T14:23:00Z"/>
  <w16cex:commentExtensible w16cex:durableId="2C8AE8A2" w16cex:dateUtc="2026-02-03T11:46:00Z"/>
  <w16cex:commentExtensible w16cex:durableId="7A3B3B4B" w16cex:dateUtc="2026-01-06T09:59:00Z"/>
  <w16cex:commentExtensible w16cex:durableId="65FEDBEE" w16cex:dateUtc="2026-01-06T10:05:00Z"/>
  <w16cex:commentExtensible w16cex:durableId="68BE9ADB" w16cex:dateUtc="2026-01-08T14:45:00Z"/>
  <w16cex:commentExtensible w16cex:durableId="080C7277" w16cex:dateUtc="2026-01-14T14:58:00Z"/>
  <w16cex:commentExtensible w16cex:durableId="40FCE432" w16cex:dateUtc="2026-01-22T15:22:00Z"/>
  <w16cex:commentExtensible w16cex:durableId="282EADD3" w16cex:dateUtc="2026-01-09T10:42:00Z"/>
  <w16cex:commentExtensible w16cex:durableId="7568C3DD" w16cex:dateUtc="2026-01-09T10:42:00Z">
    <w16cex:extLst>
      <w16:ext w16:uri="{CE6994B0-6A32-4C9F-8C6B-6E91EDA988CE}">
        <cr:reactions xmlns:cr="http://schemas.microsoft.com/office/comments/2020/reactions">
          <cr:reaction reactionType="1">
            <cr:reactionInfo dateUtc="2026-01-15T09:52:50Z">
              <cr:user userId="S::jrouth_highwirepress.com#ext#@bluk.onmicrosoft.com::3c2fe335-d614-4b25-b6b5-dfd6c01707c7" userProvider="AD" userName="Joshua Routh"/>
            </cr:reactionInfo>
          </cr:reaction>
        </cr:reactions>
      </w16:ext>
    </w16cex:extLst>
  </w16cex:commentExtensible>
  <w16cex:commentExtensible w16cex:durableId="1CB30F63" w16cex:dateUtc="2026-01-05T14:08:00Z"/>
  <w16cex:commentExtensible w16cex:durableId="40E0F544" w16cex:dateUtc="2026-01-06T10:21:00Z"/>
  <w16cex:commentExtensible w16cex:durableId="3FA1C01F" w16cex:dateUtc="2026-01-08T14:46:00Z"/>
  <w16cex:commentExtensible w16cex:durableId="15F48235" w16cex:dateUtc="2026-01-15T09:54:00Z"/>
  <w16cex:commentExtensible w16cex:durableId="165E0208" w16cex:dateUtc="2026-01-22T15:26:00Z"/>
  <w16cex:commentExtensible w16cex:durableId="648E5568" w16cex:dateUtc="2026-01-05T14:20:00Z"/>
  <w16cex:commentExtensible w16cex:durableId="61D8E374" w16cex:dateUtc="2026-01-08T14:46:00Z"/>
  <w16cex:commentExtensible w16cex:durableId="670F0F81" w16cex:dateUtc="2026-01-15T11:01:00Z"/>
  <w16cex:commentExtensible w16cex:durableId="6470FE12" w16cex:dateUtc="2026-01-07T17:27:00Z"/>
  <w16cex:commentExtensible w16cex:durableId="6AB1078E" w16cex:dateUtc="2026-01-08T14:47:00Z"/>
  <w16cex:commentExtensible w16cex:durableId="1141FBE8" w16cex:dateUtc="2026-01-15T11:01:00Z"/>
  <w16cex:commentExtensible w16cex:durableId="336D5118" w16cex:dateUtc="2026-01-05T14:09:00Z"/>
  <w16cex:commentExtensible w16cex:durableId="3737F1D1" w16cex:dateUtc="2026-01-06T10:22:00Z"/>
  <w16cex:commentExtensible w16cex:durableId="75090F9E" w16cex:dateUtc="2026-01-06T10:52:00Z"/>
  <w16cex:commentExtensible w16cex:durableId="14AF208F" w16cex:dateUtc="2026-01-07T17:29:00Z"/>
  <w16cex:commentExtensible w16cex:durableId="67E8DAE6" w16cex:dateUtc="2026-01-08T14:48:00Z"/>
  <w16cex:commentExtensible w16cex:durableId="45322B3B" w16cex:dateUtc="2026-01-15T11:11:00Z"/>
  <w16cex:commentExtensible w16cex:durableId="26AA0F1F" w16cex:dateUtc="2026-01-22T15:29:00Z"/>
  <w16cex:commentExtensible w16cex:durableId="5159C054" w16cex:dateUtc="2026-01-05T14:09:00Z"/>
  <w16cex:commentExtensible w16cex:durableId="299351B2" w16cex:dateUtc="2026-01-08T14:49:00Z"/>
  <w16cex:commentExtensible w16cex:durableId="74F03B77" w16cex:dateUtc="2026-01-15T11:15:00Z"/>
  <w16cex:commentExtensible w16cex:durableId="2AF61557" w16cex:dateUtc="2026-01-22T15:30:00Z"/>
  <w16cex:commentExtensible w16cex:durableId="502C2222" w16cex:dateUtc="2026-01-05T17:45:00Z"/>
  <w16cex:commentExtensible w16cex:durableId="6F2B3070" w16cex:dateUtc="2026-01-08T14:50:00Z"/>
  <w16cex:commentExtensible w16cex:durableId="11587B76" w16cex:dateUtc="2026-01-15T11:16:00Z"/>
  <w16cex:commentExtensible w16cex:durableId="31F05D59" w16cex:dateUtc="2026-01-22T15:38:00Z"/>
  <w16cex:commentExtensible w16cex:durableId="4ED9FA54" w16cex:dateUtc="2026-01-27T10:08:00Z"/>
  <w16cex:commentExtensible w16cex:durableId="215D9DE4" w16cex:dateUtc="2026-01-05T14:10:00Z"/>
  <w16cex:commentExtensible w16cex:durableId="49595CCD" w16cex:dateUtc="2026-01-06T10:26:00Z"/>
  <w16cex:commentExtensible w16cex:durableId="20516D91" w16cex:dateUtc="2026-01-07T17:35:00Z"/>
  <w16cex:commentExtensible w16cex:durableId="142E662C" w16cex:dateUtc="2026-01-08T14:51:00Z"/>
  <w16cex:commentExtensible w16cex:durableId="6AB888EC" w16cex:dateUtc="2026-01-22T15:36:00Z"/>
  <w16cex:commentExtensible w16cex:durableId="4E9E0091" w16cex:dateUtc="2026-01-22T15:47:00Z"/>
  <w16cex:commentExtensible w16cex:durableId="184A543C" w16cex:dateUtc="2026-01-07T17:38:00Z"/>
  <w16cex:commentExtensible w16cex:durableId="5D920CB5" w16cex:dateUtc="2026-01-08T14:52:00Z"/>
  <w16cex:commentExtensible w16cex:durableId="28AE0EF3" w16cex:dateUtc="2026-01-15T11:17:00Z"/>
  <w16cex:commentExtensible w16cex:durableId="4DDD044B" w16cex:dateUtc="2026-01-22T15:51:00Z"/>
  <w16cex:commentExtensible w16cex:durableId="18F5293A" w16cex:dateUtc="2026-01-05T17:49:00Z"/>
  <w16cex:commentExtensible w16cex:durableId="7D008097" w16cex:dateUtc="2026-01-06T10:28:00Z"/>
  <w16cex:commentExtensible w16cex:durableId="673CC9EC" w16cex:dateUtc="2026-01-06T10:31:00Z"/>
  <w16cex:commentExtensible w16cex:durableId="5296F0AD" w16cex:dateUtc="2026-01-08T14:53:00Z"/>
  <w16cex:commentExtensible w16cex:durableId="44FB9F39" w16cex:dateUtc="2026-01-15T11:18:00Z"/>
  <w16cex:commentExtensible w16cex:durableId="59B4396B" w16cex:dateUtc="2026-01-06T11:15:00Z"/>
  <w16cex:commentExtensible w16cex:durableId="20D9A5B4" w16cex:dateUtc="2026-01-08T14:57:00Z"/>
  <w16cex:commentExtensible w16cex:durableId="1FF5F463" w16cex:dateUtc="2026-01-15T11:19:00Z"/>
  <w16cex:commentExtensible w16cex:durableId="7664C08C" w16cex:dateUtc="2026-01-06T10:33:00Z"/>
  <w16cex:commentExtensible w16cex:durableId="035689F5" w16cex:dateUtc="2026-01-08T14:57:00Z"/>
  <w16cex:commentExtensible w16cex:durableId="2798DDE6" w16cex:dateUtc="2026-01-15T11:23:00Z"/>
  <w16cex:commentExtensible w16cex:durableId="57826749" w16cex:dateUtc="2026-01-06T11:16:00Z">
    <w16cex:extLst>
      <w16:ext w16:uri="{CE6994B0-6A32-4C9F-8C6B-6E91EDA988CE}">
        <cr:reactions xmlns:cr="http://schemas.microsoft.com/office/comments/2020/reactions">
          <cr:reaction reactionType="1">
            <cr:reactionInfo dateUtc="2026-01-07T17:39:11Z">
              <cr:user userId="S::p.cunnea_nls.uk#ext#@bluk.onmicrosoft.com::225db1dd-1c24-4893-b4cd-dbb5cffaf616" userProvider="AD" userName="Cunnea, Paul"/>
            </cr:reactionInfo>
          </cr:reaction>
        </cr:reactions>
      </w16:ext>
    </w16cex:extLst>
  </w16cex:commentExtensible>
  <w16cex:commentExtensible w16cex:durableId="5C15732F" w16cex:dateUtc="2026-01-08T14:58:00Z"/>
  <w16cex:commentExtensible w16cex:durableId="4554E9DF" w16cex:dateUtc="2026-01-15T11:25:00Z">
    <w16cex:extLst>
      <w16:ext w16:uri="{CE6994B0-6A32-4C9F-8C6B-6E91EDA988CE}">
        <cr:reactions xmlns:cr="http://schemas.microsoft.com/office/comments/2020/reactions">
          <cr:reaction reactionType="1">
            <cr:reactionInfo dateUtc="2026-01-15T12:38:08Z">
              <cr:user userId="S::claire.caulfield@bl.uk::522a8065-2c65-4ecb-adbe-3cb3ca774e8a" userProvider="AD" userName="Caulfield, Claire"/>
            </cr:reactionInfo>
          </cr:reaction>
        </cr:reactions>
      </w16:ext>
    </w16cex:extLst>
  </w16cex:commentExtensible>
  <w16cex:commentExtensible w16cex:durableId="361B8A0E" w16cex:dateUtc="2026-01-06T10:42:00Z"/>
  <w16cex:commentExtensible w16cex:durableId="5C537574" w16cex:dateUtc="2026-01-07T17:46:00Z"/>
  <w16cex:commentExtensible w16cex:durableId="2C8C57AD" w16cex:dateUtc="2026-01-08T15:01:00Z"/>
  <w16cex:commentExtensible w16cex:durableId="68A49D80" w16cex:dateUtc="2026-01-15T14:37:00Z"/>
  <w16cex:commentExtensible w16cex:durableId="2B5956E5" w16cex:dateUtc="2026-01-05T14:10:00Z"/>
  <w16cex:commentExtensible w16cex:durableId="23016115" w16cex:dateUtc="2026-01-08T15:02:00Z"/>
  <w16cex:commentExtensible w16cex:durableId="678F3FF6" w16cex:dateUtc="2026-01-15T14:42:00Z"/>
  <w16cex:commentExtensible w16cex:durableId="03A64638" w16cex:dateUtc="2026-01-05T14:11:00Z"/>
  <w16cex:commentExtensible w16cex:durableId="04476CD0" w16cex:dateUtc="2026-01-06T10:52:00Z"/>
  <w16cex:commentExtensible w16cex:durableId="0850B974" w16cex:dateUtc="2026-01-06T11:20:00Z"/>
  <w16cex:commentExtensible w16cex:durableId="5188E1F7" w16cex:dateUtc="2026-01-08T15:03:00Z"/>
  <w16cex:commentExtensible w16cex:durableId="67B83654" w16cex:dateUtc="2026-01-19T13:08:00Z"/>
  <w16cex:commentExtensible w16cex:durableId="2EFBFFE1" w16cex:dateUtc="2026-01-19T13:17:00Z"/>
  <w16cex:commentExtensible w16cex:durableId="7D3B3D7F" w16cex:dateUtc="2026-01-19T14:59:00Z"/>
  <w16cex:commentExtensible w16cex:durableId="64793205" w16cex:dateUtc="2026-01-05T17:58:00Z">
    <w16cex:extLst>
      <w16:ext w16:uri="{CE6994B0-6A32-4C9F-8C6B-6E91EDA988CE}">
        <cr:reactions xmlns:cr="http://schemas.microsoft.com/office/comments/2020/reactions">
          <cr:reaction reactionType="1">
            <cr:reactionInfo dateUtc="2026-01-06T08:12:18Z">
              <cr:user userId="S::simon.whibley@bl.uk::a6892df8-ecd3-497c-b87e-9e690b74c148" userProvider="AD" userName="Whibley, Simon"/>
            </cr:reactionInfo>
          </cr:reaction>
        </cr:reactions>
      </w16:ext>
    </w16cex:extLst>
  </w16cex:commentExtensible>
  <w16cex:commentExtensible w16cex:durableId="29B9F7C4" w16cex:dateUtc="2026-01-08T15:03:00Z"/>
  <w16cex:commentExtensible w16cex:durableId="1FC41CC0" w16cex:dateUtc="2026-01-19T13:18:00Z"/>
  <w16cex:commentExtensible w16cex:durableId="20C0975A" w16cex:dateUtc="2026-01-05T18:02:00Z"/>
  <w16cex:commentExtensible w16cex:durableId="5D4A7E65" w16cex:dateUtc="2026-01-08T15:04:00Z"/>
  <w16cex:commentExtensible w16cex:durableId="67636300" w16cex:dateUtc="2026-01-19T13:25:00Z"/>
  <w16cex:commentExtensible w16cex:durableId="2A1298E4" w16cex:dateUtc="2026-01-22T15:57:00Z"/>
  <w16cex:commentExtensible w16cex:durableId="3FEF4BE1" w16cex:dateUtc="2026-01-27T10:09:00Z"/>
  <w16cex:commentExtensible w16cex:durableId="1C033348" w16cex:dateUtc="2026-01-07T17:49:00Z"/>
  <w16cex:commentExtensible w16cex:durableId="0D34A490" w16cex:dateUtc="2026-01-08T15:04:00Z"/>
  <w16cex:commentExtensible w16cex:durableId="62E8B27E" w16cex:dateUtc="2026-01-19T13:30:00Z"/>
  <w16cex:commentExtensible w16cex:durableId="13609D09" w16cex:dateUtc="2026-01-09T10:44:00Z"/>
  <w16cex:commentExtensible w16cex:durableId="073798E7" w16cex:dateUtc="2026-01-09T10:44:00Z"/>
  <w16cex:commentExtensible w16cex:durableId="29A4B6FA" w16cex:dateUtc="2026-01-19T13:31:00Z"/>
  <w16cex:commentExtensible w16cex:durableId="02740BAB" w16cex:dateUtc="2026-01-22T16:00:00Z"/>
  <w16cex:commentExtensible w16cex:durableId="4F42EAD0" w16cex:dateUtc="2026-01-27T10:15:00Z"/>
  <w16cex:commentExtensible w16cex:durableId="6C92E726" w16cex:dateUtc="2026-01-05T18:05:00Z"/>
  <w16cex:commentExtensible w16cex:durableId="0D78FE15" w16cex:dateUtc="2026-01-08T15:04:00Z"/>
  <w16cex:commentExtensible w16cex:durableId="2A55F02E" w16cex:dateUtc="2026-01-19T13:32:00Z"/>
  <w16cex:commentExtensible w16cex:durableId="368F05F7" w16cex:dateUtc="2026-01-05T18:08:00Z"/>
  <w16cex:commentExtensible w16cex:durableId="75A45DAD" w16cex:dateUtc="2026-01-06T10:59:00Z"/>
  <w16cex:commentExtensible w16cex:durableId="7C937669" w16cex:dateUtc="2026-01-08T15:08:00Z"/>
  <w16cex:commentExtensible w16cex:durableId="4EDA507E" w16cex:dateUtc="2026-01-19T13:35:00Z"/>
  <w16cex:commentExtensible w16cex:durableId="00D9A672" w16cex:dateUtc="2026-01-22T16:01:00Z"/>
  <w16cex:commentExtensible w16cex:durableId="13936486" w16cex:dateUtc="2026-02-03T11:52:00Z"/>
  <w16cex:commentExtensible w16cex:durableId="7AB48813" w16cex:dateUtc="2026-01-07T17:51:00Z"/>
  <w16cex:commentExtensible w16cex:durableId="16C550B9" w16cex:dateUtc="2026-01-08T15:08:00Z"/>
  <w16cex:commentExtensible w16cex:durableId="4DDFEB4A" w16cex:dateUtc="2026-01-19T13:35:00Z"/>
  <w16cex:commentExtensible w16cex:durableId="3A7FB1DB" w16cex:dateUtc="2026-01-05T14:12:00Z"/>
  <w16cex:commentExtensible w16cex:durableId="7894C6ED" w16cex:dateUtc="2026-01-06T10:41:00Z"/>
  <w16cex:commentExtensible w16cex:durableId="5C5D8741" w16cex:dateUtc="2026-01-07T17:58:00Z"/>
  <w16cex:commentExtensible w16cex:durableId="4C74DB48" w16cex:dateUtc="2026-01-08T15:10:00Z"/>
  <w16cex:commentExtensible w16cex:durableId="027073F2" w16cex:dateUtc="2026-01-19T13:38:00Z"/>
  <w16cex:commentExtensible w16cex:durableId="05FCDC06" w16cex:dateUtc="2026-01-05T14:13:00Z"/>
  <w16cex:commentExtensible w16cex:durableId="73BFEFE4" w16cex:dateUtc="2026-01-06T13:29:00Z"/>
  <w16cex:commentExtensible w16cex:durableId="748D5CF9" w16cex:dateUtc="2026-01-08T15:10:00Z"/>
  <w16cex:commentExtensible w16cex:durableId="7440FC22" w16cex:dateUtc="2026-01-19T13:39:00Z"/>
  <w16cex:commentExtensible w16cex:durableId="2AD448DC" w16cex:dateUtc="2026-01-06T11:26:00Z"/>
  <w16cex:commentExtensible w16cex:durableId="75AE7A41" w16cex:dateUtc="2026-01-06T13:38:00Z"/>
  <w16cex:commentExtensible w16cex:durableId="0D87340A" w16cex:dateUtc="2026-01-06T13:47:00Z"/>
  <w16cex:commentExtensible w16cex:durableId="051396A8" w16cex:dateUtc="2026-01-08T15:11:00Z">
    <w16cex:extLst>
      <w16:ext w16:uri="{CE6994B0-6A32-4C9F-8C6B-6E91EDA988CE}">
        <cr:reactions xmlns:cr="http://schemas.microsoft.com/office/comments/2020/reactions">
          <cr:reaction reactionType="1">
            <cr:reactionInfo dateUtc="2026-01-23T10:57:07Z">
              <cr:user userId="S::claire.caulfield@bl.uk::522a8065-2c65-4ecb-adbe-3cb3ca774e8a" userProvider="AD" userName="Caulfield, Claire"/>
            </cr:reactionInfo>
          </cr:reaction>
        </cr:reactions>
      </w16:ext>
    </w16cex:extLst>
  </w16cex:commentExtensible>
  <w16cex:commentExtensible w16cex:durableId="1EC46CF3" w16cex:dateUtc="2026-01-19T13:41:00Z"/>
  <w16cex:commentExtensible w16cex:durableId="4AA91986" w16cex:dateUtc="2026-01-22T16:05:00Z"/>
  <w16cex:commentExtensible w16cex:durableId="639487E3" w16cex:dateUtc="2026-01-23T10:58:00Z">
    <w16cex:extLst>
      <w16:ext w16:uri="{CE6994B0-6A32-4C9F-8C6B-6E91EDA988CE}">
        <cr:reactions xmlns:cr="http://schemas.microsoft.com/office/comments/2020/reactions">
          <cr:reaction reactionType="1">
            <cr:reactionInfo dateUtc="2026-01-23T15:39:30Z">
              <cr:user userId="S::linda.arnold-stratford@bl.uk::2fe90c56-baf8-472c-a11f-f843c48a00be" userProvider="AD" userName="Arnold-Stratford, Linda"/>
            </cr:reactionInfo>
          </cr:reaction>
        </cr:reactions>
      </w16:ext>
    </w16cex:extLst>
  </w16cex:commentExtensible>
  <w16cex:commentExtensible w16cex:durableId="110FF644" w16cex:dateUtc="2026-01-27T10:22:00Z"/>
  <w16cex:commentExtensible w16cex:durableId="7826EA5A" w16cex:dateUtc="2026-01-28T11:07:00Z"/>
  <w16cex:commentExtensible w16cex:durableId="183DD9A8" w16cex:dateUtc="2026-02-03T11:58:00Z"/>
  <w16cex:commentExtensible w16cex:durableId="5C694B6C" w16cex:dateUtc="2026-01-06T11:27:00Z"/>
  <w16cex:commentExtensible w16cex:durableId="4F1F01D5" w16cex:dateUtc="2026-01-08T15:11:00Z"/>
  <w16cex:commentExtensible w16cex:durableId="00F410ED" w16cex:dateUtc="2026-01-19T13:51:00Z"/>
  <w16cex:commentExtensible w16cex:durableId="54F44C32" w16cex:dateUtc="2026-01-22T16:07:00Z"/>
  <w16cex:commentExtensible w16cex:durableId="3347C66A" w16cex:dateUtc="2026-01-23T10:36:00Z">
    <w16cex:extLst>
      <w16:ext w16:uri="{CE6994B0-6A32-4C9F-8C6B-6E91EDA988CE}">
        <cr:reactions xmlns:cr="http://schemas.microsoft.com/office/comments/2020/reactions">
          <cr:reaction reactionType="1">
            <cr:reactionInfo dateUtc="2026-01-23T15:46:02Z">
              <cr:user userId="S::linda.arnold-stratford@bl.uk::2fe90c56-baf8-472c-a11f-f843c48a00be" userProvider="AD" userName="Arnold-Stratford, Linda"/>
            </cr:reactionInfo>
          </cr:reaction>
        </cr:reactions>
      </w16:ext>
    </w16cex:extLst>
  </w16cex:commentExtensible>
  <w16cex:commentExtensible w16cex:durableId="35B724A0" w16cex:dateUtc="2026-01-23T10:56:00Z">
    <w16cex:extLst>
      <w16:ext w16:uri="{CE6994B0-6A32-4C9F-8C6B-6E91EDA988CE}">
        <cr:reactions xmlns:cr="http://schemas.microsoft.com/office/comments/2020/reactions">
          <cr:reaction reactionType="1">
            <cr:reactionInfo dateUtc="2026-01-23T15:46:01Z">
              <cr:user userId="S::linda.arnold-stratford@bl.uk::2fe90c56-baf8-472c-a11f-f843c48a00be" userProvider="AD" userName="Arnold-Stratford, Linda"/>
            </cr:reactionInfo>
          </cr:reaction>
        </cr:reactions>
      </w16:ext>
    </w16cex:extLst>
  </w16cex:commentExtensible>
  <w16cex:commentExtensible w16cex:durableId="347CEBE3" w16cex:dateUtc="2026-01-06T11:30:00Z">
    <w16cex:extLst>
      <w16:ext w16:uri="{CE6994B0-6A32-4C9F-8C6B-6E91EDA988CE}">
        <cr:reactions xmlns:cr="http://schemas.microsoft.com/office/comments/2020/reactions">
          <cr:reaction reactionType="1">
            <cr:reactionInfo dateUtc="2026-01-07T18:02:02Z">
              <cr:user userId="S::p.cunnea_nls.uk#ext#@bluk.onmicrosoft.com::225db1dd-1c24-4893-b4cd-dbb5cffaf616" userProvider="AD" userName="Cunnea, Paul"/>
            </cr:reactionInfo>
          </cr:reaction>
        </cr:reactions>
      </w16:ext>
    </w16cex:extLst>
  </w16cex:commentExtensible>
  <w16cex:commentExtensible w16cex:durableId="4A9678CC" w16cex:dateUtc="2026-01-08T15:14:00Z"/>
  <w16cex:commentExtensible w16cex:durableId="0F694032" w16cex:dateUtc="2026-01-08T15:16:00Z"/>
  <w16cex:commentExtensible w16cex:durableId="34C8BD7F" w16cex:dateUtc="2026-01-19T13:52:00Z"/>
  <w16cex:commentExtensible w16cex:durableId="59B551BE" w16cex:dateUtc="2026-01-05T19:17:00Z"/>
  <w16cex:commentExtensible w16cex:durableId="62D6810A" w16cex:dateUtc="2026-01-08T15:17:00Z"/>
  <w16cex:commentExtensible w16cex:durableId="5A569F13" w16cex:dateUtc="2026-01-19T13:52:00Z"/>
  <w16cex:commentExtensible w16cex:durableId="4C7B0A9A" w16cex:dateUtc="2026-01-22T16:09:00Z"/>
  <w16cex:commentExtensible w16cex:durableId="78648F7A" w16cex:dateUtc="2026-01-27T10:25:00Z"/>
  <w16cex:commentExtensible w16cex:durableId="6252EC83" w16cex:dateUtc="2026-02-03T12:04:00Z"/>
  <w16cex:commentExtensible w16cex:durableId="15FE7CEA" w16cex:dateUtc="2026-02-03T12:30:00Z"/>
  <w16cex:commentExtensible w16cex:durableId="71E0DFFC" w16cex:dateUtc="2026-01-05T14:14:00Z"/>
  <w16cex:commentExtensible w16cex:durableId="2029A5DB" w16cex:dateUtc="2026-01-06T10:46:00Z"/>
  <w16cex:commentExtensible w16cex:durableId="39A96B00" w16cex:dateUtc="2026-01-08T15:17:00Z"/>
  <w16cex:commentExtensible w16cex:durableId="1934E19B" w16cex:dateUtc="2026-01-19T13:54:00Z"/>
  <w16cex:commentExtensible w16cex:durableId="6B747A71" w16cex:dateUtc="2026-01-22T16:18:00Z"/>
  <w16cex:commentExtensible w16cex:durableId="0BA0BE82" w16cex:dateUtc="2026-01-06T13:48:00Z"/>
  <w16cex:commentExtensible w16cex:durableId="29AF6F3F" w16cex:dateUtc="2026-01-08T15:19:00Z"/>
  <w16cex:commentExtensible w16cex:durableId="5BBDE114" w16cex:dateUtc="2026-01-19T16:27:00Z"/>
  <w16cex:commentExtensible w16cex:durableId="62E92159" w16cex:dateUtc="2026-01-22T16:23:00Z"/>
  <w16cex:commentExtensible w16cex:durableId="16BCE88D" w16cex:dateUtc="2026-01-16T13:41:00Z"/>
  <w16cex:commentExtensible w16cex:durableId="7819BEA6" w16cex:dateUtc="2026-01-19T16:30:00Z"/>
  <w16cex:commentExtensible w16cex:durableId="375F0D56" w16cex:dateUtc="2026-01-22T16:31:00Z"/>
  <w16cex:commentExtensible w16cex:durableId="1B5DC7F6" w16cex:dateUtc="2026-01-06T13:51:00Z"/>
  <w16cex:commentExtensible w16cex:durableId="1A34E4B1" w16cex:dateUtc="2026-01-08T15:21:00Z"/>
  <w16cex:commentExtensible w16cex:durableId="29CDD2C0" w16cex:dateUtc="2026-01-15T15:03:00Z"/>
  <w16cex:commentExtensible w16cex:durableId="371AF869" w16cex:dateUtc="2026-01-16T11:36:00Z">
    <w16cex:extLst>
      <w16:ext w16:uri="{CE6994B0-6A32-4C9F-8C6B-6E91EDA988CE}">
        <cr:reactions xmlns:cr="http://schemas.microsoft.com/office/comments/2020/reactions">
          <cr:reaction reactionType="1">
            <cr:reactionInfo dateUtc="2026-01-19T16:33:22Z">
              <cr:user userId="S::jrouth_highwirepress.com#ext#@bluk.onmicrosoft.com::3c2fe335-d614-4b25-b6b5-dfd6c01707c7" userProvider="AD" userName="Joshua Routh"/>
            </cr:reactionInfo>
          </cr:reaction>
        </cr:reactions>
      </w16:ext>
    </w16cex:extLst>
  </w16cex:commentExtensible>
  <w16cex:commentExtensible w16cex:durableId="00E51A71" w16cex:dateUtc="2026-01-05T14:15:00Z"/>
  <w16cex:commentExtensible w16cex:durableId="46FEB67F" w16cex:dateUtc="2026-01-06T10:47:00Z"/>
  <w16cex:commentExtensible w16cex:durableId="36C9889D" w16cex:dateUtc="2026-01-06T11:34:00Z"/>
  <w16cex:commentExtensible w16cex:durableId="18611796" w16cex:dateUtc="2026-01-06T11:50:00Z">
    <w16cex:extLst>
      <w16:ext w16:uri="{CE6994B0-6A32-4C9F-8C6B-6E91EDA988CE}">
        <cr:reactions xmlns:cr="http://schemas.microsoft.com/office/comments/2020/reactions">
          <cr:reaction reactionType="1">
            <cr:reactionInfo dateUtc="2026-01-06T12:06:34Z">
              <cr:user userId="S::claire.caulfield@bl.uk::522a8065-2c65-4ecb-adbe-3cb3ca774e8a" userProvider="AD" userName="Caulfield, Claire"/>
            </cr:reactionInfo>
            <cr:reactionInfo dateUtc="2026-01-07T18:04:11Z">
              <cr:user userId="S::p.cunnea_nls.uk#ext#@bluk.onmicrosoft.com::225db1dd-1c24-4893-b4cd-dbb5cffaf616" userProvider="AD" userName="Cunnea, Paul"/>
            </cr:reactionInfo>
          </cr:reaction>
        </cr:reactions>
      </w16:ext>
    </w16cex:extLst>
  </w16cex:commentExtensible>
  <w16cex:commentExtensible w16cex:durableId="17E290CB" w16cex:dateUtc="2026-01-08T15:23:00Z"/>
  <w16cex:commentExtensible w16cex:durableId="4840B0D7" w16cex:dateUtc="2026-01-15T15:04:00Z"/>
  <w16cex:commentExtensible w16cex:durableId="2133A77F" w16cex:dateUtc="2026-01-16T08:52:00Z"/>
  <w16cex:commentExtensible w16cex:durableId="449D9424" w16cex:dateUtc="2026-01-16T08:59:00Z"/>
  <w16cex:commentExtensible w16cex:durableId="0DF71A70" w16cex:dateUtc="2026-01-16T10:11:00Z">
    <w16cex:extLst>
      <w16:ext w16:uri="{CE6994B0-6A32-4C9F-8C6B-6E91EDA988CE}">
        <cr:reactions xmlns:cr="http://schemas.microsoft.com/office/comments/2020/reactions">
          <cr:reaction reactionType="1">
            <cr:reactionInfo dateUtc="2026-01-16T10:36:09Z">
              <cr:user userId="S::simon.whibley@bl.uk::a6892df8-ecd3-497c-b87e-9e690b74c148" userProvider="AD" userName="Whibley, Simon"/>
            </cr:reactionInfo>
          </cr:reaction>
        </cr:reactions>
      </w16:ext>
    </w16cex:extLst>
  </w16cex:commentExtensible>
  <w16cex:commentExtensible w16cex:durableId="5B0DCE1D" w16cex:dateUtc="2026-01-16T13:14:00Z"/>
  <w16cex:commentExtensible w16cex:durableId="07DF5C3A" w16cex:dateUtc="2026-01-19T16:35:00Z"/>
  <w16cex:commentExtensible w16cex:durableId="065120B1" w16cex:dateUtc="2026-01-22T16:42:00Z">
    <w16cex:extLst>
      <w16:ext w16:uri="{CE6994B0-6A32-4C9F-8C6B-6E91EDA988CE}">
        <cr:reactions xmlns:cr="http://schemas.microsoft.com/office/comments/2020/reactions">
          <cr:reaction reactionType="1">
            <cr:reactionInfo dateUtc="2026-01-27T10:25:36Z">
              <cr:user userId="S::jrouth_highwirepress.com#ext#@bluk.onmicrosoft.com::3c2fe335-d614-4b25-b6b5-dfd6c01707c7" userProvider="AD" userName="Joshua Routh"/>
            </cr:reactionInfo>
          </cr:reaction>
        </cr:reactions>
      </w16:ext>
    </w16cex:extLst>
  </w16cex:commentExtensible>
  <w16cex:commentExtensible w16cex:durableId="3298BB88" w16cex:dateUtc="2026-01-29T12:55:00Z"/>
  <w16cex:commentExtensible w16cex:durableId="64F0EBA1" w16cex:dateUtc="2026-01-16T13:24:00Z"/>
  <w16cex:commentExtensible w16cex:durableId="5CB016D2" w16cex:dateUtc="2026-01-19T16:36:00Z"/>
  <w16cex:commentExtensible w16cex:durableId="082BDE2B" w16cex:dateUtc="2026-01-05T14:17:00Z">
    <w16cex:extLst>
      <w16:ext w16:uri="{CE6994B0-6A32-4C9F-8C6B-6E91EDA988CE}">
        <cr:reactions xmlns:cr="http://schemas.microsoft.com/office/comments/2020/reactions">
          <cr:reaction reactionType="1">
            <cr:reactionInfo dateUtc="2026-01-06T08:18:02Z">
              <cr:user userId="S::simon.whibley@bl.uk::a6892df8-ecd3-497c-b87e-9e690b74c148" userProvider="AD" userName="Whibley, Simon"/>
            </cr:reactionInfo>
          </cr:reaction>
        </cr:reactions>
      </w16:ext>
    </w16cex:extLst>
  </w16cex:commentExtensible>
  <w16cex:commentExtensible w16cex:durableId="22F66F98" w16cex:dateUtc="2026-01-06T10:49:00Z"/>
  <w16cex:commentExtensible w16cex:durableId="3273E1A2" w16cex:dateUtc="2026-01-08T15:23:00Z"/>
  <w16cex:commentExtensible w16cex:durableId="0CDF0C1D" w16cex:dateUtc="2026-01-15T15:05:00Z"/>
  <w16cex:commentExtensible w16cex:durableId="703A611A" w16cex:dateUtc="2026-01-22T16:45:00Z"/>
  <w16cex:commentExtensible w16cex:durableId="72C681C2" w16cex:dateUtc="2026-01-27T10:27:00Z"/>
  <w16cex:commentExtensible w16cex:durableId="113AECF1" w16cex:dateUtc="2026-01-27T14:38:00Z"/>
  <w16cex:commentExtensible w16cex:durableId="3B197A4B" w16cex:dateUtc="2026-01-06T11:39:00Z"/>
  <w16cex:commentExtensible w16cex:durableId="5EC020D9" w16cex:dateUtc="2026-01-07T18:07:00Z"/>
  <w16cex:commentExtensible w16cex:durableId="411579C4" w16cex:dateUtc="2026-01-08T15:28:00Z"/>
  <w16cex:commentExtensible w16cex:durableId="2A957C3C" w16cex:dateUtc="2026-01-15T15:07:00Z"/>
  <w16cex:commentExtensible w16cex:durableId="10749517" w16cex:dateUtc="2026-01-16T08:49:00Z"/>
  <w16cex:commentExtensible w16cex:durableId="034138B0" w16cex:dateUtc="2026-01-16T09:24:00Z"/>
  <w16cex:commentExtensible w16cex:durableId="4A029C87" w16cex:dateUtc="2026-01-16T10:14:00Z"/>
  <w16cex:commentExtensible w16cex:durableId="08085444" w16cex:dateUtc="2026-01-16T10:24:00Z"/>
  <w16cex:commentExtensible w16cex:durableId="0A8D177F" w16cex:dateUtc="2026-01-19T16:39:00Z"/>
  <w16cex:commentExtensible w16cex:durableId="19C32CAC" w16cex:dateUtc="2026-01-20T08:30:00Z"/>
  <w16cex:commentExtensible w16cex:durableId="6052DB58" w16cex:dateUtc="2026-01-23T11:22:00Z"/>
  <w16cex:commentExtensible w16cex:durableId="110A8FFC" w16cex:dateUtc="2026-01-23T11:23:00Z"/>
  <w16cex:commentExtensible w16cex:durableId="09D4B876" w16cex:dateUtc="2026-01-23T11:28:00Z">
    <w16cex:extLst>
      <w16:ext w16:uri="{CE6994B0-6A32-4C9F-8C6B-6E91EDA988CE}">
        <cr:reactions xmlns:cr="http://schemas.microsoft.com/office/comments/2020/reactions">
          <cr:reaction reactionType="1">
            <cr:reactionInfo dateUtc="2026-01-23T12:40:45Z">
              <cr:user userId="S::linda.arnold-stratford@bl.uk::2fe90c56-baf8-472c-a11f-f843c48a00be" userProvider="AD" userName="Arnold-Stratford, Linda"/>
            </cr:reactionInfo>
          </cr:reaction>
        </cr:reactions>
      </w16:ext>
    </w16cex:extLst>
  </w16cex:commentExtensible>
  <w16cex:commentExtensible w16cex:durableId="2F3E69D4" w16cex:dateUtc="2026-01-23T11:57:00Z">
    <w16cex:extLst>
      <w16:ext w16:uri="{CE6994B0-6A32-4C9F-8C6B-6E91EDA988CE}">
        <cr:reactions xmlns:cr="http://schemas.microsoft.com/office/comments/2020/reactions">
          <cr:reaction reactionType="1">
            <cr:reactionInfo dateUtc="2026-01-23T12:04:49Z">
              <cr:user userId="S::claire.caulfield@bl.uk::522a8065-2c65-4ecb-adbe-3cb3ca774e8a" userProvider="AD" userName="Caulfield, Claire"/>
            </cr:reactionInfo>
          </cr:reaction>
        </cr:reactions>
      </w16:ext>
    </w16cex:extLst>
  </w16cex:commentExtensible>
  <w16cex:commentExtensible w16cex:durableId="0CF5D533" w16cex:dateUtc="2026-01-23T12:41:00Z">
    <w16cex:extLst>
      <w16:ext w16:uri="{CE6994B0-6A32-4C9F-8C6B-6E91EDA988CE}">
        <cr:reactions xmlns:cr="http://schemas.microsoft.com/office/comments/2020/reactions">
          <cr:reaction reactionType="1">
            <cr:reactionInfo dateUtc="2026-01-23T13:11:45Z">
              <cr:user userId="S::claire.caulfield@bl.uk::522a8065-2c65-4ecb-adbe-3cb3ca774e8a" userProvider="AD" userName="Caulfield, Claire"/>
            </cr:reactionInfo>
          </cr:reaction>
        </cr:reactions>
      </w16:ext>
    </w16cex:extLst>
  </w16cex:commentExtensible>
  <w16cex:commentExtensible w16cex:durableId="43D53636" w16cex:dateUtc="2026-01-23T15:49:00Z">
    <w16cex:extLst>
      <w16:ext w16:uri="{CE6994B0-6A32-4C9F-8C6B-6E91EDA988CE}">
        <cr:reactions xmlns:cr="http://schemas.microsoft.com/office/comments/2020/reactions">
          <cr:reaction reactionType="1">
            <cr:reactionInfo dateUtc="2026-01-26T10:19:43Z">
              <cr:user userId="S::p.cunnea_nls.uk#ext#@bluk.onmicrosoft.com::225db1dd-1c24-4893-b4cd-dbb5cffaf616" userProvider="AD" userName="Cunnea, Paul"/>
            </cr:reactionInfo>
          </cr:reaction>
        </cr:reactions>
      </w16:ext>
    </w16cex:extLst>
  </w16cex:commentExtensible>
  <w16cex:commentExtensible w16cex:durableId="252C81D1" w16cex:dateUtc="2026-02-03T12:13:00Z"/>
  <w16cex:commentExtensible w16cex:durableId="0D213377" w16cex:dateUtc="2026-01-05T14:17:00Z"/>
  <w16cex:commentExtensible w16cex:durableId="467193AD" w16cex:dateUtc="2026-01-08T15:28:00Z"/>
  <w16cex:commentExtensible w16cex:durableId="1119BC2E" w16cex:dateUtc="2026-01-15T15:09:00Z"/>
  <w16cex:commentExtensible w16cex:durableId="47FFA98C" w16cex:dateUtc="2026-01-22T16:48:00Z"/>
  <w16cex:commentExtensible w16cex:durableId="03141738" w16cex:dateUtc="2026-01-27T10:30:00Z"/>
  <w16cex:commentExtensible w16cex:durableId="2516F5F3" w16cex:dateUtc="2026-01-05T14:18:00Z"/>
  <w16cex:commentExtensible w16cex:durableId="2A0BBB15" w16cex:dateUtc="2026-01-06T10:52:00Z"/>
  <w16cex:commentExtensible w16cex:durableId="2C400598" w16cex:dateUtc="2026-01-06T13:58:00Z"/>
  <w16cex:commentExtensible w16cex:durableId="5AA2CC4F" w16cex:dateUtc="2026-01-08T15:29:00Z"/>
  <w16cex:commentExtensible w16cex:durableId="4CF945F7" w16cex:dateUtc="2026-01-15T15:10:00Z"/>
  <w16cex:commentExtensible w16cex:durableId="42DEE422" w16cex:dateUtc="2026-01-06T11:41:00Z"/>
  <w16cex:commentExtensible w16cex:durableId="440334D5" w16cex:dateUtc="2026-01-08T15:29:00Z"/>
  <w16cex:commentExtensible w16cex:durableId="16BE6434" w16cex:dateUtc="2026-01-15T15:12:00Z"/>
  <w16cex:commentExtensible w16cex:durableId="1688D355" w16cex:dateUtc="2026-01-16T08:48:00Z"/>
  <w16cex:commentExtensible w16cex:durableId="725D6942" w16cex:dateUtc="2026-01-19T16:42:00Z"/>
  <w16cex:commentExtensible w16cex:durableId="5493304C" w16cex:dateUtc="2026-01-23T11:28:00Z">
    <w16cex:extLst>
      <w16:ext w16:uri="{CE6994B0-6A32-4C9F-8C6B-6E91EDA988CE}">
        <cr:reactions xmlns:cr="http://schemas.microsoft.com/office/comments/2020/reactions">
          <cr:reaction reactionType="1">
            <cr:reactionInfo dateUtc="2026-01-27T10:35:42Z">
              <cr:user userId="S::jrouth_highwirepress.com#ext#@bluk.onmicrosoft.com::3c2fe335-d614-4b25-b6b5-dfd6c01707c7" userProvider="AD" userName="Joshua Routh"/>
            </cr:reactionInfo>
          </cr:reaction>
        </cr:reactions>
      </w16:ext>
    </w16cex:extLst>
  </w16cex:commentExtensible>
  <w16cex:commentExtensible w16cex:durableId="5CE6DE44" w16cex:dateUtc="2026-01-05T19:27:00Z"/>
  <w16cex:commentExtensible w16cex:durableId="2EF18A01" w16cex:dateUtc="2026-01-06T10:55:00Z"/>
  <w16cex:commentExtensible w16cex:durableId="456CADE9" w16cex:dateUtc="2026-01-08T15:33:00Z"/>
  <w16cex:commentExtensible w16cex:durableId="77E25F0A" w16cex:dateUtc="2026-01-15T16:37:00Z"/>
  <w16cex:commentExtensible w16cex:durableId="40D6EBC4" w16cex:dateUtc="2026-01-23T11:34:00Z"/>
  <w16cex:commentExtensible w16cex:durableId="477B0563" w16cex:dateUtc="2026-01-07T18:11:00Z"/>
  <w16cex:commentExtensible w16cex:durableId="7948DE8D" w16cex:dateUtc="2026-01-09T09:40:00Z"/>
  <w16cex:commentExtensible w16cex:durableId="6AC9C4DE" w16cex:dateUtc="2026-01-15T16:37:00Z"/>
  <w16cex:commentExtensible w16cex:durableId="5A684292" w16cex:dateUtc="2026-01-07T18:20:00Z"/>
  <w16cex:commentExtensible w16cex:durableId="2BEA1B57" w16cex:dateUtc="2026-01-09T09:41:00Z"/>
  <w16cex:commentExtensible w16cex:durableId="20015FC0" w16cex:dateUtc="2026-01-09T09:41:00Z"/>
  <w16cex:commentExtensible w16cex:durableId="28883462" w16cex:dateUtc="2026-01-15T16:41:00Z"/>
  <w16cex:commentExtensible w16cex:durableId="39B0CF90" w16cex:dateUtc="2026-01-07T18:29:00Z"/>
  <w16cex:commentExtensible w16cex:durableId="759AFF8D" w16cex:dateUtc="2026-01-09T09:42:00Z"/>
  <w16cex:commentExtensible w16cex:durableId="2A5F971B" w16cex:dateUtc="2026-01-15T16:43:00Z"/>
  <w16cex:commentExtensible w16cex:durableId="398DDE7C" w16cex:dateUtc="2026-01-07T18:31:00Z"/>
  <w16cex:commentExtensible w16cex:durableId="59D510A5" w16cex:dateUtc="2026-01-09T09:42:00Z"/>
  <w16cex:commentExtensible w16cex:durableId="25AFC14C" w16cex:dateUtc="2026-01-15T16:57:00Z"/>
  <w16cex:commentExtensible w16cex:durableId="2BF0B4D9" w16cex:dateUtc="2026-01-05T19:34:00Z">
    <w16cex:extLst>
      <w16:ext w16:uri="{CE6994B0-6A32-4C9F-8C6B-6E91EDA988CE}">
        <cr:reactions xmlns:cr="http://schemas.microsoft.com/office/comments/2020/reactions">
          <cr:reaction reactionType="1">
            <cr:reactionInfo dateUtc="2026-01-06T10:59:41Z">
              <cr:user userId="S::Linda.Arnold-Stratford@bl.uk::2fe90c56-baf8-472c-a11f-f843c48a00be" userProvider="AD" userName="Arnold-Stratford, Linda"/>
            </cr:reactionInfo>
          </cr:reaction>
        </cr:reactions>
      </w16:ext>
    </w16cex:extLst>
  </w16cex:commentExtensible>
  <w16cex:commentExtensible w16cex:durableId="74AF422B" w16cex:dateUtc="2026-01-09T09:44:00Z"/>
  <w16cex:commentExtensible w16cex:durableId="7FAEB885" w16cex:dateUtc="2026-01-20T11:04:00Z"/>
  <w16cex:commentExtensible w16cex:durableId="64BB76F8" w16cex:dateUtc="2026-01-23T11:41:00Z"/>
  <w16cex:commentExtensible w16cex:durableId="7FFCF08C" w16cex:dateUtc="2026-01-27T14:14:00Z"/>
  <w16cex:commentExtensible w16cex:durableId="43649CB4" w16cex:dateUtc="2026-01-09T10:47:00Z"/>
  <w16cex:commentExtensible w16cex:durableId="1885E070" w16cex:dateUtc="2026-01-09T10:47:00Z"/>
  <w16cex:commentExtensible w16cex:durableId="40A5E604" w16cex:dateUtc="2026-01-15T16:58:00Z"/>
  <w16cex:commentExtensible w16cex:durableId="384B4BD3" w16cex:dateUtc="2026-01-05T19:35:00Z"/>
  <w16cex:commentExtensible w16cex:durableId="743153EE" w16cex:dateUtc="2026-01-09T09:44:00Z"/>
  <w16cex:commentExtensible w16cex:durableId="555BD83A" w16cex:dateUtc="2026-01-15T16:59:00Z"/>
  <w16cex:commentExtensible w16cex:durableId="6FAFCE15" w16cex:dateUtc="2026-01-07T18:32:00Z"/>
  <w16cex:commentExtensible w16cex:durableId="33254814" w16cex:dateUtc="2026-01-09T09:46:00Z"/>
  <w16cex:commentExtensible w16cex:durableId="3C22D3B9" w16cex:dateUtc="2026-01-19T16:43:00Z"/>
  <w16cex:commentExtensible w16cex:durableId="175D3AA7" w16cex:dateUtc="2026-01-07T18:33:00Z"/>
  <w16cex:commentExtensible w16cex:durableId="13712141" w16cex:dateUtc="2026-01-09T09:46:00Z"/>
  <w16cex:commentExtensible w16cex:durableId="52B48D8C" w16cex:dateUtc="2026-01-19T16:45:00Z"/>
  <w16cex:commentExtensible w16cex:durableId="59EDFBA4" w16cex:dateUtc="2026-01-07T18:34:00Z"/>
  <w16cex:commentExtensible w16cex:durableId="69521291" w16cex:dateUtc="2026-01-09T09:48:00Z"/>
  <w16cex:commentExtensible w16cex:durableId="389A9EDA" w16cex:dateUtc="2026-01-19T16:48:00Z"/>
  <w16cex:commentExtensible w16cex:durableId="1C4F02FB" w16cex:dateUtc="2026-01-23T11:56:00Z">
    <w16cex:extLst>
      <w16:ext w16:uri="{CE6994B0-6A32-4C9F-8C6B-6E91EDA988CE}">
        <cr:reactions xmlns:cr="http://schemas.microsoft.com/office/comments/2020/reactions">
          <cr:reaction reactionType="1">
            <cr:reactionInfo dateUtc="2026-01-27T10:36:19Z">
              <cr:user userId="S::jrouth_highwirepress.com#ext#@bluk.onmicrosoft.com::3c2fe335-d614-4b25-b6b5-dfd6c01707c7" userProvider="AD" userName="Joshua Routh"/>
            </cr:reactionInfo>
          </cr:reaction>
        </cr:reactions>
      </w16:ext>
    </w16cex:extLst>
  </w16cex:commentExtensible>
  <w16cex:commentExtensible w16cex:durableId="3892B6AD" w16cex:dateUtc="2026-01-27T10:37:00Z"/>
  <w16cex:commentExtensible w16cex:durableId="61E58111" w16cex:dateUtc="2026-01-09T10:51:00Z"/>
  <w16cex:commentExtensible w16cex:durableId="739EBDBA" w16cex:dateUtc="2026-01-09T10:51:00Z"/>
  <w16cex:commentExtensible w16cex:durableId="264D93A2" w16cex:dateUtc="2026-01-19T16:49:00Z"/>
  <w16cex:commentExtensible w16cex:durableId="2266AFD7" w16cex:dateUtc="2026-01-07T18:35:00Z"/>
  <w16cex:commentExtensible w16cex:durableId="27681BC2" w16cex:dateUtc="2026-01-09T09:50:00Z"/>
  <w16cex:commentExtensible w16cex:durableId="237E75E8" w16cex:dateUtc="2026-01-19T16:50:00Z"/>
  <w16cex:commentExtensible w16cex:durableId="4D730AB9" w16cex:dateUtc="2026-01-05T19:40:00Z"/>
  <w16cex:commentExtensible w16cex:durableId="2825890E" w16cex:dateUtc="2026-01-06T11:50:00Z">
    <w16cex:extLst>
      <w16:ext w16:uri="{CE6994B0-6A32-4C9F-8C6B-6E91EDA988CE}">
        <cr:reactions xmlns:cr="http://schemas.microsoft.com/office/comments/2020/reactions">
          <cr:reaction reactionType="1">
            <cr:reactionInfo dateUtc="2026-01-07T18:36:44Z">
              <cr:user userId="S::p.cunnea_nls.uk#ext#@bluk.onmicrosoft.com::225db1dd-1c24-4893-b4cd-dbb5cffaf616" userProvider="AD" userName="Cunnea, Paul"/>
            </cr:reactionInfo>
          </cr:reaction>
        </cr:reactions>
      </w16:ext>
    </w16cex:extLst>
  </w16cex:commentExtensible>
  <w16cex:commentExtensible w16cex:durableId="64CC9C6A" w16cex:dateUtc="2026-01-09T09:51:00Z"/>
  <w16cex:commentExtensible w16cex:durableId="77D9212F" w16cex:dateUtc="2026-01-19T16:51:00Z"/>
  <w16cex:commentExtensible w16cex:durableId="27A11ED8" w16cex:dateUtc="2026-01-07T18:37:00Z"/>
  <w16cex:commentExtensible w16cex:durableId="3939BCBF" w16cex:dateUtc="2026-01-09T09:51:00Z"/>
  <w16cex:commentExtensible w16cex:durableId="1DF4A4AB" w16cex:dateUtc="2026-01-19T16:52:00Z"/>
  <w16cex:commentExtensible w16cex:durableId="5D92776D" w16cex:dateUtc="2026-01-07T18:37:00Z"/>
  <w16cex:commentExtensible w16cex:durableId="4B37AFBF" w16cex:dateUtc="2026-01-09T09:51:00Z"/>
  <w16cex:commentExtensible w16cex:durableId="5980CB15" w16cex:dateUtc="2026-01-19T16:55:00Z"/>
  <w16cex:commentExtensible w16cex:durableId="0934219A" w16cex:dateUtc="2026-01-23T12:01:00Z">
    <w16cex:extLst>
      <w16:ext w16:uri="{CE6994B0-6A32-4C9F-8C6B-6E91EDA988CE}">
        <cr:reactions xmlns:cr="http://schemas.microsoft.com/office/comments/2020/reactions">
          <cr:reaction reactionType="1">
            <cr:reactionInfo dateUtc="2026-01-27T10:38:02Z">
              <cr:user userId="S::jrouth_highwirepress.com#ext#@bluk.onmicrosoft.com::3c2fe335-d614-4b25-b6b5-dfd6c01707c7" userProvider="AD" userName="Joshua Routh"/>
            </cr:reactionInfo>
          </cr:reaction>
        </cr:reactions>
      </w16:ext>
    </w16cex:extLst>
  </w16cex:commentExtensible>
  <w16cex:commentExtensible w16cex:durableId="57234BEB" w16cex:dateUtc="2026-01-05T14:19:00Z"/>
  <w16cex:commentExtensible w16cex:durableId="660CEDDB" w16cex:dateUtc="2026-01-05T14:21:00Z"/>
  <w16cex:commentExtensible w16cex:durableId="0D3804F2" w16cex:dateUtc="2026-01-06T10:24:00Z"/>
  <w16cex:commentExtensible w16cex:durableId="7B8006D2" w16cex:dateUtc="2026-01-06T11:04:00Z"/>
  <w16cex:commentExtensible w16cex:durableId="3130B4F8" w16cex:dateUtc="2026-01-06T11:23:00Z"/>
  <w16cex:commentExtensible w16cex:durableId="70620F9B" w16cex:dateUtc="2026-01-06T13:16:00Z">
    <w16cex:extLst>
      <w16:ext w16:uri="{CE6994B0-6A32-4C9F-8C6B-6E91EDA988CE}">
        <cr:reactions xmlns:cr="http://schemas.microsoft.com/office/comments/2020/reactions">
          <cr:reaction reactionType="1">
            <cr:reactionInfo dateUtc="2026-01-06T13:18:46Z">
              <cr:user userId="S::simon.whibley@bl.uk::a6892df8-ecd3-497c-b87e-9e690b74c148" userProvider="AD" userName="Whibley, Simon"/>
            </cr:reactionInfo>
          </cr:reaction>
        </cr:reactions>
      </w16:ext>
    </w16cex:extLst>
  </w16cex:commentExtensible>
  <w16cex:commentExtensible w16cex:durableId="31A9B87C" w16cex:dateUtc="2026-01-07T18:40:00Z"/>
  <w16cex:commentExtensible w16cex:durableId="2E35985D" w16cex:dateUtc="2026-01-09T09:53:00Z"/>
  <w16cex:commentExtensible w16cex:durableId="6DB664D2" w16cex:dateUtc="2026-01-19T16:59:00Z"/>
  <w16cex:commentExtensible w16cex:durableId="7C9C7BBA" w16cex:dateUtc="2026-01-23T12:04:00Z">
    <w16cex:extLst>
      <w16:ext w16:uri="{CE6994B0-6A32-4C9F-8C6B-6E91EDA988CE}">
        <cr:reactions xmlns:cr="http://schemas.microsoft.com/office/comments/2020/reactions">
          <cr:reaction reactionType="1">
            <cr:reactionInfo dateUtc="2026-01-27T10:38:28Z">
              <cr:user userId="S::jrouth_highwirepress.com#ext#@bluk.onmicrosoft.com::3c2fe335-d614-4b25-b6b5-dfd6c01707c7" userProvider="AD" userName="Joshua Routh"/>
            </cr:reactionInfo>
          </cr:reaction>
        </cr:reactions>
      </w16:ext>
    </w16cex:extLst>
  </w16cex:commentExtensible>
  <w16cex:commentExtensible w16cex:durableId="453CC8D2" w16cex:dateUtc="2026-01-29T12:57:00Z"/>
  <w16cex:commentExtensible w16cex:durableId="16A058B3" w16cex:dateUtc="2026-01-05T19:43:00Z"/>
  <w16cex:commentExtensible w16cex:durableId="3C262CC4" w16cex:dateUtc="2026-01-06T11:52:00Z"/>
  <w16cex:commentExtensible w16cex:durableId="0DA499EF" w16cex:dateUtc="2026-01-09T09:55:00Z"/>
  <w16cex:commentExtensible w16cex:durableId="2BE7F480" w16cex:dateUtc="2026-01-20T09:45:00Z"/>
  <w16cex:commentExtensible w16cex:durableId="3E2522F6" w16cex:dateUtc="2026-01-07T18:42:00Z"/>
  <w16cex:commentExtensible w16cex:durableId="33742FB9" w16cex:dateUtc="2026-01-09T09:56:00Z"/>
  <w16cex:commentExtensible w16cex:durableId="30FEDC9F" w16cex:dateUtc="2026-01-20T09:50:00Z"/>
  <w16cex:commentExtensible w16cex:durableId="2D7825FD" w16cex:dateUtc="2026-01-23T12:09:00Z">
    <w16cex:extLst>
      <w16:ext w16:uri="{CE6994B0-6A32-4C9F-8C6B-6E91EDA988CE}">
        <cr:reactions xmlns:cr="http://schemas.microsoft.com/office/comments/2020/reactions">
          <cr:reaction reactionType="1">
            <cr:reactionInfo dateUtc="2026-01-23T12:32:03Z">
              <cr:user userId="S::simon.whibley@bl.uk::a6892df8-ecd3-497c-b87e-9e690b74c148" userProvider="AD" userName="Whibley, Simon"/>
            </cr:reactionInfo>
          </cr:reaction>
        </cr:reactions>
      </w16:ext>
    </w16cex:extLst>
  </w16cex:commentExtensible>
  <w16cex:commentExtensible w16cex:durableId="64FCF787" w16cex:dateUtc="2026-01-23T12:11:00Z"/>
  <w16cex:commentExtensible w16cex:durableId="6B95E1E6" w16cex:dateUtc="2026-01-05T14:22:00Z">
    <w16cex:extLst>
      <w16:ext w16:uri="{CE6994B0-6A32-4C9F-8C6B-6E91EDA988CE}">
        <cr:reactions xmlns:cr="http://schemas.microsoft.com/office/comments/2020/reactions">
          <cr:reaction reactionType="1">
            <cr:reactionInfo dateUtc="2026-01-06T11:05:31Z">
              <cr:user userId="S::Linda.Arnold-Stratford@bl.uk::2fe90c56-baf8-472c-a11f-f843c48a00be" userProvider="AD" userName="Arnold-Stratford, Linda"/>
            </cr:reactionInfo>
          </cr:reaction>
        </cr:reactions>
      </w16:ext>
    </w16cex:extLst>
  </w16cex:commentExtensible>
  <w16cex:commentExtensible w16cex:durableId="62C5AED3" w16cex:dateUtc="2026-01-09T09:57:00Z"/>
  <w16cex:commentExtensible w16cex:durableId="3387DB0B" w16cex:dateUtc="2026-01-27T10:43:00Z"/>
  <w16cex:commentExtensible w16cex:durableId="09D7C1A4" w16cex:dateUtc="2026-01-07T18:43:00Z"/>
  <w16cex:commentExtensible w16cex:durableId="57472CF4" w16cex:dateUtc="2026-01-09T09:57:00Z"/>
  <w16cex:commentExtensible w16cex:durableId="430FE0B9" w16cex:dateUtc="2026-01-20T09:51:00Z"/>
  <w16cex:commentExtensible w16cex:durableId="7A435F94" w16cex:dateUtc="2026-01-20T10:11:00Z"/>
  <w16cex:commentExtensible w16cex:durableId="32499315" w16cex:dateUtc="2026-01-23T12:15:00Z"/>
  <w16cex:commentExtensible w16cex:durableId="20BBC792" w16cex:dateUtc="2026-01-05T14:23:00Z"/>
  <w16cex:commentExtensible w16cex:durableId="787429E4" w16cex:dateUtc="2026-01-06T11:07:00Z"/>
  <w16cex:commentExtensible w16cex:durableId="5085F086" w16cex:dateUtc="2026-01-06T11:57:00Z"/>
  <w16cex:commentExtensible w16cex:durableId="5ACC45CB" w16cex:dateUtc="2026-01-06T13:13:00Z"/>
  <w16cex:commentExtensible w16cex:durableId="3B5EC3A5" w16cex:dateUtc="2026-01-06T13:17:00Z">
    <w16cex:extLst>
      <w16:ext w16:uri="{CE6994B0-6A32-4C9F-8C6B-6E91EDA988CE}">
        <cr:reactions xmlns:cr="http://schemas.microsoft.com/office/comments/2020/reactions">
          <cr:reaction reactionType="1">
            <cr:reactionInfo dateUtc="2026-01-06T13:42:34Z">
              <cr:user userId="S::Linda.Arnold-Stratford@bl.uk::2fe90c56-baf8-472c-a11f-f843c48a00be" userProvider="AD" userName="Arnold-Stratford, Linda"/>
            </cr:reactionInfo>
            <cr:reactionInfo dateUtc="2026-01-07T18:44:52Z">
              <cr:user userId="S::p.cunnea_nls.uk#ext#@bluk.onmicrosoft.com::225db1dd-1c24-4893-b4cd-dbb5cffaf616" userProvider="AD" userName="Cunnea, Paul"/>
            </cr:reactionInfo>
          </cr:reaction>
        </cr:reactions>
      </w16:ext>
    </w16cex:extLst>
  </w16cex:commentExtensible>
  <w16cex:commentExtensible w16cex:durableId="17A98C28" w16cex:dateUtc="2026-01-06T13:42:00Z">
    <w16cex:extLst>
      <w16:ext w16:uri="{CE6994B0-6A32-4C9F-8C6B-6E91EDA988CE}">
        <cr:reactions xmlns:cr="http://schemas.microsoft.com/office/comments/2020/reactions">
          <cr:reaction reactionType="1">
            <cr:reactionInfo dateUtc="2026-01-06T13:42:23Z">
              <cr:user userId="S::Linda.Arnold-Stratford@bl.uk::2fe90c56-baf8-472c-a11f-f843c48a00be" userProvider="AD" userName="Arnold-Stratford, Linda"/>
            </cr:reactionInfo>
            <cr:reactionInfo dateUtc="2026-01-07T18:44:56Z">
              <cr:user userId="S::p.cunnea_nls.uk#ext#@bluk.onmicrosoft.com::225db1dd-1c24-4893-b4cd-dbb5cffaf616" userProvider="AD" userName="Cunnea, Paul"/>
            </cr:reactionInfo>
          </cr:reaction>
        </cr:reactions>
      </w16:ext>
    </w16cex:extLst>
  </w16cex:commentExtensible>
  <w16cex:commentExtensible w16cex:durableId="7879D05E" w16cex:dateUtc="2026-01-07T18:45:00Z"/>
  <w16cex:commentExtensible w16cex:durableId="589ECB51" w16cex:dateUtc="2026-01-09T10:16:00Z"/>
  <w16cex:commentExtensible w16cex:durableId="06DAEF07" w16cex:dateUtc="2026-01-09T10:53:00Z"/>
  <w16cex:commentExtensible w16cex:durableId="46FCEF05" w16cex:dateUtc="2026-01-09T10:53:00Z"/>
  <w16cex:commentExtensible w16cex:durableId="69857FD1" w16cex:dateUtc="2026-01-20T09:54:00Z"/>
  <w16cex:commentExtensible w16cex:durableId="43ED5073" w16cex:dateUtc="2026-01-05T14:23:00Z"/>
  <w16cex:commentExtensible w16cex:durableId="797721A6" w16cex:dateUtc="2026-01-06T11:56:00Z"/>
  <w16cex:commentExtensible w16cex:durableId="7F326F05" w16cex:dateUtc="2026-01-06T13:40:00Z"/>
  <w16cex:commentExtensible w16cex:durableId="66F28779" w16cex:dateUtc="2026-01-09T09:59:00Z"/>
  <w16cex:commentExtensible w16cex:durableId="234ED4CD" w16cex:dateUtc="2026-01-09T10:55:00Z"/>
  <w16cex:commentExtensible w16cex:durableId="58567CC8" w16cex:dateUtc="2026-01-20T09:56:00Z"/>
  <w16cex:commentExtensible w16cex:durableId="12A5BBD2" w16cex:dateUtc="2026-01-05T14:23:00Z"/>
  <w16cex:commentExtensible w16cex:durableId="3E1D6BEA" w16cex:dateUtc="2026-01-06T11:07:00Z"/>
  <w16cex:commentExtensible w16cex:durableId="46119B41" w16cex:dateUtc="2026-01-06T11:57:00Z"/>
  <w16cex:commentExtensible w16cex:durableId="11D89BC3" w16cex:dateUtc="2026-01-06T13:13:00Z"/>
  <w16cex:commentExtensible w16cex:durableId="6AD8831E" w16cex:dateUtc="2026-01-06T13:17:00Z">
    <w16cex:extLst>
      <w16:ext w16:uri="{CE6994B0-6A32-4C9F-8C6B-6E91EDA988CE}">
        <cr:reactions xmlns:cr="http://schemas.microsoft.com/office/comments/2020/reactions">
          <cr:reaction reactionType="1">
            <cr:reactionInfo dateUtc="2026-01-06T13:42:34Z">
              <cr:user userId="S::Linda.Arnold-Stratford@bl.uk::2fe90c56-baf8-472c-a11f-f843c48a00be" userProvider="AD" userName="Arnold-Stratford, Linda"/>
            </cr:reactionInfo>
            <cr:reactionInfo dateUtc="2026-01-07T18:44:52Z">
              <cr:user userId="S::p.cunnea_nls.uk#ext#@bluk.onmicrosoft.com::225db1dd-1c24-4893-b4cd-dbb5cffaf616" userProvider="AD" userName="Cunnea, Paul"/>
            </cr:reactionInfo>
          </cr:reaction>
        </cr:reactions>
      </w16:ext>
    </w16cex:extLst>
  </w16cex:commentExtensible>
  <w16cex:commentExtensible w16cex:durableId="4E814600" w16cex:dateUtc="2026-01-06T13:42:00Z">
    <w16cex:extLst>
      <w16:ext w16:uri="{CE6994B0-6A32-4C9F-8C6B-6E91EDA988CE}">
        <cr:reactions xmlns:cr="http://schemas.microsoft.com/office/comments/2020/reactions">
          <cr:reaction reactionType="1">
            <cr:reactionInfo dateUtc="2026-01-06T13:42:23Z">
              <cr:user userId="S::Linda.Arnold-Stratford@bl.uk::2fe90c56-baf8-472c-a11f-f843c48a00be" userProvider="AD" userName="Arnold-Stratford, Linda"/>
            </cr:reactionInfo>
            <cr:reactionInfo dateUtc="2026-01-07T18:44:56Z">
              <cr:user userId="S::p.cunnea_nls.uk#ext#@bluk.onmicrosoft.com::225db1dd-1c24-4893-b4cd-dbb5cffaf616" userProvider="AD" userName="Cunnea, Paul"/>
            </cr:reactionInfo>
          </cr:reaction>
        </cr:reactions>
      </w16:ext>
    </w16cex:extLst>
  </w16cex:commentExtensible>
  <w16cex:commentExtensible w16cex:durableId="1A86703A" w16cex:dateUtc="2026-01-07T18:45:00Z"/>
  <w16cex:commentExtensible w16cex:durableId="709486D1" w16cex:dateUtc="2026-01-09T10:16:00Z"/>
  <w16cex:commentExtensible w16cex:durableId="262023BC" w16cex:dateUtc="2026-01-20T10:01:00Z"/>
  <w16cex:commentExtensible w16cex:durableId="2DDA4AD7" w16cex:dateUtc="2026-01-20T10:01:00Z"/>
  <w16cex:commentExtensible w16cex:durableId="4190CDD8" w16cex:dateUtc="2026-01-09T10:58:00Z"/>
  <w16cex:commentExtensible w16cex:durableId="455C30CE" w16cex:dateUtc="2026-01-09T10:58:00Z"/>
  <w16cex:commentExtensible w16cex:durableId="0C129608" w16cex:dateUtc="2026-01-20T10:02:00Z"/>
  <w16cex:commentExtensible w16cex:durableId="2E9A7764" w16cex:dateUtc="2026-02-04T15:35:00Z">
    <w16cex:extLst>
      <w16:ext w16:uri="{CE6994B0-6A32-4C9F-8C6B-6E91EDA988CE}">
        <cr:reactions xmlns:cr="http://schemas.microsoft.com/office/comments/2020/reactions">
          <cr:reaction reactionType="1">
            <cr:reactionInfo dateUtc="2026-02-04T16:05:25Z">
              <cr:user userId="S::Linda.Arnold-Stratford@bl.uk::2fe90c56-baf8-472c-a11f-f843c48a00be" userProvider="AD" userName="Arnold-Stratford, Linda"/>
            </cr:reactionInfo>
          </cr:reaction>
        </cr:reactions>
      </w16:ext>
    </w16cex:extLst>
  </w16cex:commentExtensible>
  <w16cex:commentExtensible w16cex:durableId="56F24B7D" w16cex:dateUtc="2026-02-04T16:05:00Z"/>
  <w16cex:commentExtensible w16cex:durableId="62066992" w16cex:dateUtc="2026-01-05T14:31:00Z">
    <w16cex:extLst>
      <w16:ext w16:uri="{CE6994B0-6A32-4C9F-8C6B-6E91EDA988CE}">
        <cr:reactions xmlns:cr="http://schemas.microsoft.com/office/comments/2020/reactions">
          <cr:reaction reactionType="1">
            <cr:reactionInfo dateUtc="2026-01-06T10:37:06Z">
              <cr:user userId="S::simon.whibley@bl.uk::a6892df8-ecd3-497c-b87e-9e690b74c148" userProvider="AD" userName="Whibley, Simon"/>
            </cr:reactionInfo>
          </cr:reaction>
        </cr:reactions>
      </w16:ext>
    </w16cex:extLst>
  </w16cex:commentExtensible>
  <w16cex:commentExtensible w16cex:durableId="66B62C3B" w16cex:dateUtc="2026-01-06T11:09:00Z"/>
  <w16cex:commentExtensible w16cex:durableId="6211DD0B" w16cex:dateUtc="2026-01-09T10:18:00Z"/>
  <w16cex:commentExtensible w16cex:durableId="2705957F" w16cex:dateUtc="2026-01-20T10:10:00Z"/>
  <w16cex:commentExtensible w16cex:durableId="06FCE298" w16cex:dateUtc="2026-01-20T10:11:00Z"/>
  <w16cex:commentExtensible w16cex:durableId="2D5B6D9D" w16cex:dateUtc="2026-01-23T12:34:00Z"/>
  <w16cex:commentExtensible w16cex:durableId="0234862C" w16cex:dateUtc="2026-01-27T10:46:00Z">
    <w16cex:extLst>
      <w16:ext w16:uri="{CE6994B0-6A32-4C9F-8C6B-6E91EDA988CE}">
        <cr:reactions xmlns:cr="http://schemas.microsoft.com/office/comments/2020/reactions">
          <cr:reaction reactionType="1">
            <cr:reactionInfo dateUtc="2026-02-03T12:32:23Z">
              <cr:user userId="S::Linda.Arnold-Stratford@bl.uk::2fe90c56-baf8-472c-a11f-f843c48a00be" userProvider="AD" userName="Arnold-Stratford, Linda"/>
            </cr:reactionInfo>
          </cr:reaction>
        </cr:reactions>
      </w16:ext>
    </w16cex:extLst>
  </w16cex:commentExtensible>
  <w16cex:commentExtensible w16cex:durableId="380B0C04" w16cex:dateUtc="2026-02-04T15:37:00Z"/>
  <w16cex:commentExtensible w16cex:durableId="1E4BE68D" w16cex:dateUtc="2026-01-05T14:31:00Z"/>
  <w16cex:commentExtensible w16cex:durableId="57C6B03F" w16cex:dateUtc="2026-01-09T10:19:00Z"/>
  <w16cex:commentExtensible w16cex:durableId="6C3ABEE6" w16cex:dateUtc="2026-01-20T10:13:00Z"/>
  <w16cex:commentExtensible w16cex:durableId="75DEC149" w16cex:dateUtc="2026-01-09T11:19:00Z"/>
  <w16cex:commentExtensible w16cex:durableId="6D415F8F" w16cex:dateUtc="2026-01-09T11:19:00Z"/>
  <w16cex:commentExtensible w16cex:durableId="44737899" w16cex:dateUtc="2026-01-09T11:20:00Z"/>
  <w16cex:commentExtensible w16cex:durableId="35B9FA76" w16cex:dateUtc="2026-01-20T10:16:00Z"/>
  <w16cex:commentExtensible w16cex:durableId="227D1B51" w16cex:dateUtc="2026-01-05T14:31:00Z"/>
  <w16cex:commentExtensible w16cex:durableId="1989D283" w16cex:dateUtc="2026-01-06T15:05:00Z"/>
  <w16cex:commentExtensible w16cex:durableId="35B9B828" w16cex:dateUtc="2026-01-09T10:23:00Z"/>
  <w16cex:commentExtensible w16cex:durableId="056692A4" w16cex:dateUtc="2026-01-09T10:23:00Z"/>
  <w16cex:commentExtensible w16cex:durableId="63D8D262" w16cex:dateUtc="2026-01-20T10:18:00Z"/>
  <w16cex:commentExtensible w16cex:durableId="2608407C" w16cex:dateUtc="2026-01-23T12:47:00Z">
    <w16cex:extLst>
      <w16:ext w16:uri="{CE6994B0-6A32-4C9F-8C6B-6E91EDA988CE}">
        <cr:reactions xmlns:cr="http://schemas.microsoft.com/office/comments/2020/reactions">
          <cr:reaction reactionType="1">
            <cr:reactionInfo dateUtc="2026-01-27T10:46:23Z">
              <cr:user userId="S::jrouth_highwirepress.com#ext#@bluk.onmicrosoft.com::3c2fe335-d614-4b25-b6b5-dfd6c01707c7" userProvider="AD" userName="Joshua Routh"/>
            </cr:reactionInfo>
          </cr:reaction>
        </cr:reactions>
      </w16:ext>
    </w16cex:extLst>
  </w16cex:commentExtensible>
  <w16cex:commentExtensible w16cex:durableId="0F7B64E4" w16cex:dateUtc="2026-01-05T14:32:00Z"/>
  <w16cex:commentExtensible w16cex:durableId="7D0C3C6B" w16cex:dateUtc="2026-01-09T10:25:00Z"/>
  <w16cex:commentExtensible w16cex:durableId="424AFF92" w16cex:dateUtc="2026-01-07T18:47:00Z"/>
  <w16cex:commentExtensible w16cex:durableId="5201CD32" w16cex:dateUtc="2026-01-09T10:26:00Z"/>
  <w16cex:commentExtensible w16cex:durableId="2FBCB6DB" w16cex:dateUtc="2026-01-20T10:20:00Z"/>
  <w16cex:commentExtensible w16cex:durableId="76D28F90" w16cex:dateUtc="2026-01-23T15:09:00Z"/>
  <w16cex:commentExtensible w16cex:durableId="57114908" w16cex:dateUtc="2026-01-06T07:41:00Z">
    <w16cex:extLst>
      <w16:ext w16:uri="{CE6994B0-6A32-4C9F-8C6B-6E91EDA988CE}">
        <cr:reactions xmlns:cr="http://schemas.microsoft.com/office/comments/2020/reactions">
          <cr:reaction reactionType="1">
            <cr:reactionInfo dateUtc="2026-01-20T10:20:48Z">
              <cr:user userId="S::jrouth_highwirepress.com#ext#@bluk.onmicrosoft.com::3c2fe335-d614-4b25-b6b5-dfd6c01707c7" userProvider="AD" userName="Joshua Routh"/>
            </cr:reactionInfo>
          </cr:reaction>
        </cr:reactions>
      </w16:ext>
    </w16cex:extLst>
  </w16cex:commentExtensible>
  <w16cex:commentExtensible w16cex:durableId="43EEC7CD" w16cex:dateUtc="2026-01-09T10:26:00Z"/>
  <w16cex:commentExtensible w16cex:durableId="2A12F8C6" w16cex:dateUtc="2026-01-07T18:48:00Z"/>
  <w16cex:commentExtensible w16cex:durableId="3EEEF030" w16cex:dateUtc="2026-01-09T10:26:00Z"/>
  <w16cex:commentExtensible w16cex:durableId="1CD3DDD5" w16cex:dateUtc="2026-01-20T10:21:00Z"/>
  <w16cex:commentExtensible w16cex:durableId="1DF48627" w16cex:dateUtc="2026-01-05T14:33:00Z"/>
  <w16cex:commentExtensible w16cex:durableId="0119203E" w16cex:dateUtc="2026-01-09T10:27:00Z"/>
  <w16cex:commentExtensible w16cex:durableId="675F3EDA" w16cex:dateUtc="2026-01-20T10:28:00Z"/>
  <w16cex:commentExtensible w16cex:durableId="68C16CCA" w16cex:dateUtc="2026-01-07T18:49:00Z">
    <w16cex:extLst>
      <w16:ext w16:uri="{CE6994B0-6A32-4C9F-8C6B-6E91EDA988CE}">
        <cr:reactions xmlns:cr="http://schemas.microsoft.com/office/comments/2020/reactions">
          <cr:reaction reactionType="1">
            <cr:reactionInfo dateUtc="2026-01-08T07:31:44Z">
              <cr:user userId="S::simon.whibley@bl.uk::a6892df8-ecd3-497c-b87e-9e690b74c148" userProvider="AD" userName="Whibley, Simon"/>
            </cr:reactionInfo>
          </cr:reaction>
        </cr:reactions>
      </w16:ext>
    </w16cex:extLst>
  </w16cex:commentExtensible>
  <w16cex:commentExtensible w16cex:durableId="48E2A4A1" w16cex:dateUtc="2026-01-09T10:28:00Z"/>
  <w16cex:commentExtensible w16cex:durableId="163C20F4" w16cex:dateUtc="2026-01-20T10:29:00Z"/>
  <w16cex:commentExtensible w16cex:durableId="7E76FF93" w16cex:dateUtc="2026-01-05T14:33:00Z"/>
  <w16cex:commentExtensible w16cex:durableId="00B17604" w16cex:dateUtc="2026-01-09T10:29:00Z"/>
  <w16cex:commentExtensible w16cex:durableId="79F3BFCF" w16cex:dateUtc="2026-01-20T10:35:00Z"/>
  <w16cex:commentExtensible w16cex:durableId="6CE142CD" w16cex:dateUtc="2026-01-23T15:12:00Z"/>
  <w16cex:commentExtensible w16cex:durableId="1AEF705B" w16cex:dateUtc="2026-01-27T10:49:00Z"/>
  <w16cex:commentExtensible w16cex:durableId="46408B58" w16cex:dateUtc="2026-02-03T12:34:00Z"/>
  <w16cex:commentExtensible w16cex:durableId="54B6D598" w16cex:dateUtc="2026-02-03T12:41:00Z"/>
  <w16cex:commentExtensible w16cex:durableId="77E897C5" w16cex:dateUtc="2026-02-03T17:02:00Z"/>
  <w16cex:commentExtensible w16cex:durableId="7C96C45C" w16cex:dateUtc="2026-02-03T17:05:00Z"/>
  <w16cex:commentExtensible w16cex:durableId="194C7AD2" w16cex:dateUtc="2026-02-04T15:44:00Z"/>
  <w16cex:commentExtensible w16cex:durableId="3F8C1E17" w16cex:dateUtc="2026-01-05T14:34:00Z"/>
  <w16cex:commentExtensible w16cex:durableId="5B19D4A3" w16cex:dateUtc="2026-01-06T13:14:00Z"/>
  <w16cex:commentExtensible w16cex:durableId="7C8B2C3C" w16cex:dateUtc="2026-01-09T10:30:00Z"/>
  <w16cex:commentExtensible w16cex:durableId="2D0E87F8" w16cex:dateUtc="2026-01-20T10:36:00Z"/>
  <w16cex:commentExtensible w16cex:durableId="08C5D045" w16cex:dateUtc="2026-01-23T15:19:00Z"/>
  <w16cex:commentExtensible w16cex:durableId="14DC1824" w16cex:dateUtc="2026-01-27T10:51:00Z"/>
  <w16cex:commentExtensible w16cex:durableId="0C023FAB" w16cex:dateUtc="2026-02-03T12:49:00Z"/>
  <w16cex:commentExtensible w16cex:durableId="5EB8F2E7" w16cex:dateUtc="2026-01-06T12:02:00Z"/>
  <w16cex:commentExtensible w16cex:durableId="19274CB7" w16cex:dateUtc="2026-01-09T10:30:00Z"/>
  <w16cex:commentExtensible w16cex:durableId="08D96F02" w16cex:dateUtc="2026-01-20T10:38:00Z"/>
  <w16cex:commentExtensible w16cex:durableId="453BF175" w16cex:dateUtc="2026-01-06T12:03:00Z"/>
  <w16cex:commentExtensible w16cex:durableId="20EB6B46" w16cex:dateUtc="2026-01-09T10:31:00Z"/>
  <w16cex:commentExtensible w16cex:durableId="34C10461" w16cex:dateUtc="2026-01-15T11:14:00Z"/>
  <w16cex:commentExtensible w16cex:durableId="42D7DE0C" w16cex:dateUtc="2026-01-05T14:34:00Z"/>
  <w16cex:commentExtensible w16cex:durableId="20991EB8" w16cex:dateUtc="2026-01-09T10:31:00Z"/>
  <w16cex:commentExtensible w16cex:durableId="611E14B5" w16cex:dateUtc="2026-01-20T10:38:00Z"/>
  <w16cex:commentExtensible w16cex:durableId="6BA844E4" w16cex:dateUtc="2026-01-06T12:04:00Z"/>
  <w16cex:commentExtensible w16cex:durableId="1C007D9A" w16cex:dateUtc="2026-01-09T10:31:00Z"/>
  <w16cex:commentExtensible w16cex:durableId="3EBB25A3" w16cex:dateUtc="2026-01-20T10:40:00Z"/>
  <w16cex:commentExtensible w16cex:durableId="16F93AED" w16cex:dateUtc="2026-01-16T13:19:00Z"/>
  <w16cex:commentExtensible w16cex:durableId="5543CC43" w16cex:dateUtc="2026-01-20T10:42:00Z"/>
  <w16cex:commentExtensible w16cex:durableId="79F7993E" w16cex:dateUtc="2026-01-23T15:25:00Z"/>
  <w16cex:commentExtensible w16cex:durableId="3C575087" w16cex:dateUtc="2026-01-27T10:53:00Z"/>
  <w16cex:commentExtensible w16cex:durableId="7B5613AC" w16cex:dateUtc="2026-02-03T12:46:00Z"/>
  <w16cex:commentExtensible w16cex:durableId="1CAD75E9" w16cex:dateUtc="2026-01-05T14:34:00Z">
    <w16cex:extLst>
      <w16:ext w16:uri="{CE6994B0-6A32-4C9F-8C6B-6E91EDA988CE}">
        <cr:reactions xmlns:cr="http://schemas.microsoft.com/office/comments/2020/reactions">
          <cr:reaction reactionType="1">
            <cr:reactionInfo dateUtc="2026-01-06T11:12:09Z">
              <cr:user userId="S::Linda.Arnold-Stratford@bl.uk::2fe90c56-baf8-472c-a11f-f843c48a00be" userProvider="AD" userName="Arnold-Stratford, Linda"/>
            </cr:reactionInfo>
          </cr:reaction>
        </cr:reactions>
      </w16:ext>
    </w16cex:extLst>
  </w16cex:commentExtensible>
  <w16cex:commentExtensible w16cex:durableId="5271B343" w16cex:dateUtc="2026-01-09T10:32:00Z"/>
  <w16cex:commentExtensible w16cex:durableId="6BEE4398" w16cex:dateUtc="2026-01-20T10:43:00Z"/>
  <w16cex:commentExtensible w16cex:durableId="12B02216" w16cex:dateUtc="2026-01-05T14:35:00Z"/>
  <w16cex:commentExtensible w16cex:durableId="10ED9123" w16cex:dateUtc="2026-01-06T09:28:00Z"/>
  <w16cex:commentExtensible w16cex:durableId="59DD47A4" w16cex:dateUtc="2026-01-09T10:32:00Z"/>
  <w16cex:commentExtensible w16cex:durableId="0561E7FE" w16cex:dateUtc="2026-01-20T10:44:00Z"/>
  <w16cex:commentExtensible w16cex:durableId="3CB9FEF0" w16cex:dateUtc="2026-01-23T15:30:00Z"/>
  <w16cex:commentExtensible w16cex:durableId="0A3C1329" w16cex:dateUtc="2026-01-27T10:54:00Z">
    <w16cex:extLst>
      <w16:ext w16:uri="{CE6994B0-6A32-4C9F-8C6B-6E91EDA988CE}">
        <cr:reactions xmlns:cr="http://schemas.microsoft.com/office/comments/2020/reactions">
          <cr:reaction reactionType="1">
            <cr:reactionInfo dateUtc="2026-02-03T12:51:54Z">
              <cr:user userId="S::Linda.Arnold-Stratford@bl.uk::2fe90c56-baf8-472c-a11f-f843c48a00be" userProvider="AD" userName="Arnold-Stratford, Linda"/>
            </cr:reactionInfo>
          </cr:reaction>
        </cr:reactions>
      </w16:ext>
    </w16cex:extLst>
  </w16cex:commentExtensible>
  <w16cex:commentExtensible w16cex:durableId="1A425D12" w16cex:dateUtc="2026-02-03T12:52:00Z"/>
  <w16cex:commentExtensible w16cex:durableId="73715571" w16cex:dateUtc="2026-01-07T18:51:00Z"/>
  <w16cex:commentExtensible w16cex:durableId="0976EBE7" w16cex:dateUtc="2026-01-07T18:56:00Z">
    <w16cex:extLst>
      <w16:ext w16:uri="{CE6994B0-6A32-4C9F-8C6B-6E91EDA988CE}">
        <cr:reactions xmlns:cr="http://schemas.microsoft.com/office/comments/2020/reactions">
          <cr:reaction reactionType="1">
            <cr:reactionInfo dateUtc="2026-01-08T07:32:38Z">
              <cr:user userId="S::simon.whibley@bl.uk::a6892df8-ecd3-497c-b87e-9e690b74c148" userProvider="AD" userName="Whibley, Simon"/>
            </cr:reactionInfo>
          </cr:reaction>
        </cr:reactions>
      </w16:ext>
    </w16cex:extLst>
  </w16cex:commentExtensible>
  <w16cex:commentExtensible w16cex:durableId="414D0002" w16cex:dateUtc="2026-01-09T10:33:00Z"/>
  <w16cex:commentExtensible w16cex:durableId="0AB7DEC4" w16cex:dateUtc="2026-01-20T10:47:00Z"/>
  <w16cex:commentExtensible w16cex:durableId="5C716250" w16cex:dateUtc="2026-01-05T14:35:00Z"/>
  <w16cex:commentExtensible w16cex:durableId="449AA8C6" w16cex:dateUtc="2026-01-09T10:33:00Z"/>
  <w16cex:commentExtensible w16cex:durableId="273B80E5" w16cex:dateUtc="2026-01-20T10:48:00Z"/>
  <w16cex:commentExtensible w16cex:durableId="3331B0FF" w16cex:dateUtc="2026-01-23T15:37:00Z">
    <w16cex:extLst>
      <w16:ext w16:uri="{CE6994B0-6A32-4C9F-8C6B-6E91EDA988CE}">
        <cr:reactions xmlns:cr="http://schemas.microsoft.com/office/comments/2020/reactions">
          <cr:reaction reactionType="1">
            <cr:reactionInfo dateUtc="2026-01-27T10:54:56Z">
              <cr:user userId="S::jrouth_highwirepress.com#ext#@bluk.onmicrosoft.com::3c2fe335-d614-4b25-b6b5-dfd6c01707c7" userProvider="AD" userName="Joshua Routh"/>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9E4163" w16cid:durableId="746F4EA3"/>
  <w16cid:commentId w16cid:paraId="5277BE4A" w16cid:durableId="59A1A758"/>
  <w16cid:commentId w16cid:paraId="1F8DC19E" w16cid:durableId="6A942A0D"/>
  <w16cid:commentId w16cid:paraId="14864026" w16cid:durableId="5B1A29DE"/>
  <w16cid:commentId w16cid:paraId="3B65CB73" w16cid:durableId="7B25247F"/>
  <w16cid:commentId w16cid:paraId="2A5DE452" w16cid:durableId="06007272"/>
  <w16cid:commentId w16cid:paraId="37D837E8" w16cid:durableId="424F69E9"/>
  <w16cid:commentId w16cid:paraId="29C7FFFA" w16cid:durableId="73DC15C3"/>
  <w16cid:commentId w16cid:paraId="7AB10C15" w16cid:durableId="1BCC9AB8"/>
  <w16cid:commentId w16cid:paraId="79F0C062" w16cid:durableId="639E005C"/>
  <w16cid:commentId w16cid:paraId="0EB516EB" w16cid:durableId="11D77BEB"/>
  <w16cid:commentId w16cid:paraId="7CDF1F51" w16cid:durableId="7A71F0AE"/>
  <w16cid:commentId w16cid:paraId="42F13BCB" w16cid:durableId="099F4E07"/>
  <w16cid:commentId w16cid:paraId="61BD92F2" w16cid:durableId="0D109BEF"/>
  <w16cid:commentId w16cid:paraId="2F6E08AA" w16cid:durableId="4BC3E2FF"/>
  <w16cid:commentId w16cid:paraId="27799A2D" w16cid:durableId="0930B512"/>
  <w16cid:commentId w16cid:paraId="239AC5A2" w16cid:durableId="25400147"/>
  <w16cid:commentId w16cid:paraId="3B9B52C4" w16cid:durableId="1E3DEEC5"/>
  <w16cid:commentId w16cid:paraId="775D37FF" w16cid:durableId="62E2539E"/>
  <w16cid:commentId w16cid:paraId="6FC0822B" w16cid:durableId="63FEAA35"/>
  <w16cid:commentId w16cid:paraId="3A8CFDF6" w16cid:durableId="70AE2800"/>
  <w16cid:commentId w16cid:paraId="52AFA746" w16cid:durableId="08163804"/>
  <w16cid:commentId w16cid:paraId="355E085C" w16cid:durableId="717C6891"/>
  <w16cid:commentId w16cid:paraId="1E85565B" w16cid:durableId="41920311"/>
  <w16cid:commentId w16cid:paraId="1F5B3EF1" w16cid:durableId="4AF54EF9"/>
  <w16cid:commentId w16cid:paraId="2A905D85" w16cid:durableId="6032A849"/>
  <w16cid:commentId w16cid:paraId="181DA780" w16cid:durableId="076CC3B1"/>
  <w16cid:commentId w16cid:paraId="24ED7FC1" w16cid:durableId="37A1F42B"/>
  <w16cid:commentId w16cid:paraId="6E5E427D" w16cid:durableId="185769AB"/>
  <w16cid:commentId w16cid:paraId="32CC73EC" w16cid:durableId="00CF9491"/>
  <w16cid:commentId w16cid:paraId="2DE9C4CC" w16cid:durableId="7A7C27D7"/>
  <w16cid:commentId w16cid:paraId="783F54EF" w16cid:durableId="2C8AE8A2"/>
  <w16cid:commentId w16cid:paraId="53515233" w16cid:durableId="7A3B3B4B"/>
  <w16cid:commentId w16cid:paraId="682644AE" w16cid:durableId="65FEDBEE"/>
  <w16cid:commentId w16cid:paraId="3BA5C481" w16cid:durableId="68BE9ADB"/>
  <w16cid:commentId w16cid:paraId="76D84C87" w16cid:durableId="080C7277"/>
  <w16cid:commentId w16cid:paraId="2B30DA2E" w16cid:durableId="40FCE432"/>
  <w16cid:commentId w16cid:paraId="76F48786" w16cid:durableId="282EADD3"/>
  <w16cid:commentId w16cid:paraId="7D06971A" w16cid:durableId="7568C3DD"/>
  <w16cid:commentId w16cid:paraId="160FACD0" w16cid:durableId="1CB30F63"/>
  <w16cid:commentId w16cid:paraId="58529659" w16cid:durableId="40E0F544"/>
  <w16cid:commentId w16cid:paraId="3F4B5EAA" w16cid:durableId="3FA1C01F"/>
  <w16cid:commentId w16cid:paraId="077E663D" w16cid:durableId="15F48235"/>
  <w16cid:commentId w16cid:paraId="1F64E442" w16cid:durableId="165E0208"/>
  <w16cid:commentId w16cid:paraId="02C53D10" w16cid:durableId="648E5568"/>
  <w16cid:commentId w16cid:paraId="455A5775" w16cid:durableId="61D8E374"/>
  <w16cid:commentId w16cid:paraId="39D366C2" w16cid:durableId="670F0F81"/>
  <w16cid:commentId w16cid:paraId="24C67D3E" w16cid:durableId="6470FE12"/>
  <w16cid:commentId w16cid:paraId="5A1FE979" w16cid:durableId="6AB1078E"/>
  <w16cid:commentId w16cid:paraId="1681AFEF" w16cid:durableId="1141FBE8"/>
  <w16cid:commentId w16cid:paraId="178F9574" w16cid:durableId="336D5118"/>
  <w16cid:commentId w16cid:paraId="211CA67E" w16cid:durableId="3737F1D1"/>
  <w16cid:commentId w16cid:paraId="01835710" w16cid:durableId="75090F9E"/>
  <w16cid:commentId w16cid:paraId="3729BAA0" w16cid:durableId="14AF208F"/>
  <w16cid:commentId w16cid:paraId="2AFDCE56" w16cid:durableId="67E8DAE6"/>
  <w16cid:commentId w16cid:paraId="4F9CA7F4" w16cid:durableId="45322B3B"/>
  <w16cid:commentId w16cid:paraId="58256AF0" w16cid:durableId="26AA0F1F"/>
  <w16cid:commentId w16cid:paraId="350148B9" w16cid:durableId="5159C054"/>
  <w16cid:commentId w16cid:paraId="062D2EC3" w16cid:durableId="299351B2"/>
  <w16cid:commentId w16cid:paraId="574D4542" w16cid:durableId="74F03B77"/>
  <w16cid:commentId w16cid:paraId="44A5BA89" w16cid:durableId="2AF61557"/>
  <w16cid:commentId w16cid:paraId="614AAD92" w16cid:durableId="502C2222"/>
  <w16cid:commentId w16cid:paraId="3DAA40A6" w16cid:durableId="6F2B3070"/>
  <w16cid:commentId w16cid:paraId="63E03640" w16cid:durableId="11587B76"/>
  <w16cid:commentId w16cid:paraId="44291E1E" w16cid:durableId="31F05D59"/>
  <w16cid:commentId w16cid:paraId="5D6B7C4F" w16cid:durableId="4ED9FA54"/>
  <w16cid:commentId w16cid:paraId="6BD2CA25" w16cid:durableId="215D9DE4"/>
  <w16cid:commentId w16cid:paraId="44C1D322" w16cid:durableId="49595CCD"/>
  <w16cid:commentId w16cid:paraId="02F036ED" w16cid:durableId="20516D91"/>
  <w16cid:commentId w16cid:paraId="5EEEA646" w16cid:durableId="142E662C"/>
  <w16cid:commentId w16cid:paraId="706C00CB" w16cid:durableId="6AB888EC"/>
  <w16cid:commentId w16cid:paraId="3EB6B01A" w16cid:durableId="4E9E0091"/>
  <w16cid:commentId w16cid:paraId="06600985" w16cid:durableId="184A543C"/>
  <w16cid:commentId w16cid:paraId="299FB927" w16cid:durableId="5D920CB5"/>
  <w16cid:commentId w16cid:paraId="68FCC6A5" w16cid:durableId="28AE0EF3"/>
  <w16cid:commentId w16cid:paraId="51B88F12" w16cid:durableId="4DDD044B"/>
  <w16cid:commentId w16cid:paraId="670793FD" w16cid:durableId="18F5293A"/>
  <w16cid:commentId w16cid:paraId="2DBDE9B9" w16cid:durableId="7D008097"/>
  <w16cid:commentId w16cid:paraId="3EC641BD" w16cid:durableId="673CC9EC"/>
  <w16cid:commentId w16cid:paraId="378B4DC8" w16cid:durableId="5296F0AD"/>
  <w16cid:commentId w16cid:paraId="0ED0AD9C" w16cid:durableId="44FB9F39"/>
  <w16cid:commentId w16cid:paraId="3B7E2D4F" w16cid:durableId="59B4396B"/>
  <w16cid:commentId w16cid:paraId="455F939D" w16cid:durableId="20D9A5B4"/>
  <w16cid:commentId w16cid:paraId="509E3968" w16cid:durableId="1FF5F463"/>
  <w16cid:commentId w16cid:paraId="5D6DA5D0" w16cid:durableId="7664C08C"/>
  <w16cid:commentId w16cid:paraId="7D04EEFB" w16cid:durableId="035689F5"/>
  <w16cid:commentId w16cid:paraId="49D2B947" w16cid:durableId="2798DDE6"/>
  <w16cid:commentId w16cid:paraId="7D4E315F" w16cid:durableId="57826749"/>
  <w16cid:commentId w16cid:paraId="25ABF64D" w16cid:durableId="5C15732F"/>
  <w16cid:commentId w16cid:paraId="26DFE763" w16cid:durableId="4554E9DF"/>
  <w16cid:commentId w16cid:paraId="0B8BBE2E" w16cid:durableId="361B8A0E"/>
  <w16cid:commentId w16cid:paraId="0BEBD104" w16cid:durableId="5C537574"/>
  <w16cid:commentId w16cid:paraId="5650B824" w16cid:durableId="2C8C57AD"/>
  <w16cid:commentId w16cid:paraId="5E4A89F6" w16cid:durableId="68A49D80"/>
  <w16cid:commentId w16cid:paraId="38177AEE" w16cid:durableId="2B5956E5"/>
  <w16cid:commentId w16cid:paraId="7035D938" w16cid:durableId="23016115"/>
  <w16cid:commentId w16cid:paraId="3F58128D" w16cid:durableId="678F3FF6"/>
  <w16cid:commentId w16cid:paraId="63C8F58F" w16cid:durableId="03A64638"/>
  <w16cid:commentId w16cid:paraId="452FD1F5" w16cid:durableId="04476CD0"/>
  <w16cid:commentId w16cid:paraId="0C1E08B3" w16cid:durableId="0850B974"/>
  <w16cid:commentId w16cid:paraId="5425D0C2" w16cid:durableId="5188E1F7"/>
  <w16cid:commentId w16cid:paraId="51608E1A" w16cid:durableId="67B83654"/>
  <w16cid:commentId w16cid:paraId="04347967" w16cid:durableId="2EFBFFE1"/>
  <w16cid:commentId w16cid:paraId="1AB49DFF" w16cid:durableId="7D3B3D7F"/>
  <w16cid:commentId w16cid:paraId="1F7C9658" w16cid:durableId="64793205"/>
  <w16cid:commentId w16cid:paraId="19FE746F" w16cid:durableId="29B9F7C4"/>
  <w16cid:commentId w16cid:paraId="15CED13A" w16cid:durableId="1FC41CC0"/>
  <w16cid:commentId w16cid:paraId="24747395" w16cid:durableId="20C0975A"/>
  <w16cid:commentId w16cid:paraId="25E09DFE" w16cid:durableId="5D4A7E65"/>
  <w16cid:commentId w16cid:paraId="00CAAD7D" w16cid:durableId="67636300"/>
  <w16cid:commentId w16cid:paraId="4C86422B" w16cid:durableId="2A1298E4"/>
  <w16cid:commentId w16cid:paraId="45A56556" w16cid:durableId="3FEF4BE1"/>
  <w16cid:commentId w16cid:paraId="223C4708" w16cid:durableId="1C033348"/>
  <w16cid:commentId w16cid:paraId="7CEA088D" w16cid:durableId="0D34A490"/>
  <w16cid:commentId w16cid:paraId="69E5F1F9" w16cid:durableId="62E8B27E"/>
  <w16cid:commentId w16cid:paraId="0835C0DD" w16cid:durableId="13609D09"/>
  <w16cid:commentId w16cid:paraId="4A4A7E72" w16cid:durableId="073798E7"/>
  <w16cid:commentId w16cid:paraId="1BBB9681" w16cid:durableId="29A4B6FA"/>
  <w16cid:commentId w16cid:paraId="6C3150D8" w16cid:durableId="02740BAB"/>
  <w16cid:commentId w16cid:paraId="7FC93497" w16cid:durableId="4F42EAD0"/>
  <w16cid:commentId w16cid:paraId="0D64DBB3" w16cid:durableId="6C92E726"/>
  <w16cid:commentId w16cid:paraId="4CF882E0" w16cid:durableId="0D78FE15"/>
  <w16cid:commentId w16cid:paraId="577DF3B6" w16cid:durableId="2A55F02E"/>
  <w16cid:commentId w16cid:paraId="22FC035C" w16cid:durableId="368F05F7"/>
  <w16cid:commentId w16cid:paraId="3891300A" w16cid:durableId="75A45DAD"/>
  <w16cid:commentId w16cid:paraId="73BA14A4" w16cid:durableId="7C937669"/>
  <w16cid:commentId w16cid:paraId="2AA48A0C" w16cid:durableId="4EDA507E"/>
  <w16cid:commentId w16cid:paraId="17F0F762" w16cid:durableId="00D9A672"/>
  <w16cid:commentId w16cid:paraId="01A6C816" w16cid:durableId="13936486"/>
  <w16cid:commentId w16cid:paraId="4024370C" w16cid:durableId="7AB48813"/>
  <w16cid:commentId w16cid:paraId="102999D3" w16cid:durableId="16C550B9"/>
  <w16cid:commentId w16cid:paraId="6D2F86FE" w16cid:durableId="4DDFEB4A"/>
  <w16cid:commentId w16cid:paraId="62863D1A" w16cid:durableId="3A7FB1DB"/>
  <w16cid:commentId w16cid:paraId="51B28C63" w16cid:durableId="7894C6ED"/>
  <w16cid:commentId w16cid:paraId="0C0205F1" w16cid:durableId="5C5D8741"/>
  <w16cid:commentId w16cid:paraId="6C02F313" w16cid:durableId="4C74DB48"/>
  <w16cid:commentId w16cid:paraId="5A786C59" w16cid:durableId="027073F2"/>
  <w16cid:commentId w16cid:paraId="45A6B159" w16cid:durableId="05FCDC06"/>
  <w16cid:commentId w16cid:paraId="6F3642B6" w16cid:durableId="73BFEFE4"/>
  <w16cid:commentId w16cid:paraId="0C07868B" w16cid:durableId="748D5CF9"/>
  <w16cid:commentId w16cid:paraId="5948546A" w16cid:durableId="7440FC22"/>
  <w16cid:commentId w16cid:paraId="3D4E58A0" w16cid:durableId="2AD448DC"/>
  <w16cid:commentId w16cid:paraId="206CD13F" w16cid:durableId="75AE7A41"/>
  <w16cid:commentId w16cid:paraId="07FDA34C" w16cid:durableId="0D87340A"/>
  <w16cid:commentId w16cid:paraId="7A303942" w16cid:durableId="051396A8"/>
  <w16cid:commentId w16cid:paraId="6CC59084" w16cid:durableId="1EC46CF3"/>
  <w16cid:commentId w16cid:paraId="3E71066D" w16cid:durableId="4AA91986"/>
  <w16cid:commentId w16cid:paraId="2F7735C6" w16cid:durableId="639487E3"/>
  <w16cid:commentId w16cid:paraId="1AF986BD" w16cid:durableId="110FF644"/>
  <w16cid:commentId w16cid:paraId="4DF62C16" w16cid:durableId="7826EA5A"/>
  <w16cid:commentId w16cid:paraId="67D7575D" w16cid:durableId="183DD9A8"/>
  <w16cid:commentId w16cid:paraId="170A8D8F" w16cid:durableId="5C694B6C"/>
  <w16cid:commentId w16cid:paraId="11265957" w16cid:durableId="4F1F01D5"/>
  <w16cid:commentId w16cid:paraId="3BC1C99E" w16cid:durableId="00F410ED"/>
  <w16cid:commentId w16cid:paraId="190C0AF2" w16cid:durableId="54F44C32"/>
  <w16cid:commentId w16cid:paraId="0C0BBDCE" w16cid:durableId="3347C66A"/>
  <w16cid:commentId w16cid:paraId="1923ABEF" w16cid:durableId="35B724A0"/>
  <w16cid:commentId w16cid:paraId="5E3F6D48" w16cid:durableId="347CEBE3"/>
  <w16cid:commentId w16cid:paraId="441B1733" w16cid:durableId="4A9678CC"/>
  <w16cid:commentId w16cid:paraId="289AD7E7" w16cid:durableId="0F694032"/>
  <w16cid:commentId w16cid:paraId="42B13B41" w16cid:durableId="34C8BD7F"/>
  <w16cid:commentId w16cid:paraId="5D71309C" w16cid:durableId="59B551BE"/>
  <w16cid:commentId w16cid:paraId="2EE79B77" w16cid:durableId="62D6810A"/>
  <w16cid:commentId w16cid:paraId="3C0AAD8A" w16cid:durableId="5A569F13"/>
  <w16cid:commentId w16cid:paraId="572FC24A" w16cid:durableId="4C7B0A9A"/>
  <w16cid:commentId w16cid:paraId="512DCC9B" w16cid:durableId="78648F7A"/>
  <w16cid:commentId w16cid:paraId="4BC3BD10" w16cid:durableId="6252EC83"/>
  <w16cid:commentId w16cid:paraId="193F9BC5" w16cid:durableId="15FE7CEA"/>
  <w16cid:commentId w16cid:paraId="7A1BDBCD" w16cid:durableId="71E0DFFC"/>
  <w16cid:commentId w16cid:paraId="43527AA7" w16cid:durableId="2029A5DB"/>
  <w16cid:commentId w16cid:paraId="431E8E84" w16cid:durableId="39A96B00"/>
  <w16cid:commentId w16cid:paraId="383427AE" w16cid:durableId="1934E19B"/>
  <w16cid:commentId w16cid:paraId="118F2FB2" w16cid:durableId="6B747A71"/>
  <w16cid:commentId w16cid:paraId="4380640B" w16cid:durableId="0BA0BE82"/>
  <w16cid:commentId w16cid:paraId="7E6D8163" w16cid:durableId="29AF6F3F"/>
  <w16cid:commentId w16cid:paraId="0C9A67F8" w16cid:durableId="5BBDE114"/>
  <w16cid:commentId w16cid:paraId="58B0FB43" w16cid:durableId="62E92159"/>
  <w16cid:commentId w16cid:paraId="0573D722" w16cid:durableId="16BCE88D"/>
  <w16cid:commentId w16cid:paraId="4922F8F6" w16cid:durableId="7819BEA6"/>
  <w16cid:commentId w16cid:paraId="7FD6FC4B" w16cid:durableId="375F0D56"/>
  <w16cid:commentId w16cid:paraId="6E914FD8" w16cid:durableId="1B5DC7F6"/>
  <w16cid:commentId w16cid:paraId="5CEA7C4F" w16cid:durableId="1A34E4B1"/>
  <w16cid:commentId w16cid:paraId="63A24B83" w16cid:durableId="29CDD2C0"/>
  <w16cid:commentId w16cid:paraId="3D59288B" w16cid:durableId="371AF869"/>
  <w16cid:commentId w16cid:paraId="2B0A59BE" w16cid:durableId="00E51A71"/>
  <w16cid:commentId w16cid:paraId="622C9A18" w16cid:durableId="46FEB67F"/>
  <w16cid:commentId w16cid:paraId="47899E15" w16cid:durableId="36C9889D"/>
  <w16cid:commentId w16cid:paraId="201C9CE7" w16cid:durableId="18611796"/>
  <w16cid:commentId w16cid:paraId="24F12385" w16cid:durableId="17E290CB"/>
  <w16cid:commentId w16cid:paraId="216B3A42" w16cid:durableId="4840B0D7"/>
  <w16cid:commentId w16cid:paraId="3A318C5A" w16cid:durableId="2133A77F"/>
  <w16cid:commentId w16cid:paraId="2982DEE5" w16cid:durableId="449D9424"/>
  <w16cid:commentId w16cid:paraId="576DBEBD" w16cid:durableId="0DF71A70"/>
  <w16cid:commentId w16cid:paraId="2CC8B968" w16cid:durableId="5B0DCE1D"/>
  <w16cid:commentId w16cid:paraId="5B95BEC8" w16cid:durableId="07DF5C3A"/>
  <w16cid:commentId w16cid:paraId="1BA12274" w16cid:durableId="065120B1"/>
  <w16cid:commentId w16cid:paraId="0B1C95B8" w16cid:durableId="3298BB88"/>
  <w16cid:commentId w16cid:paraId="5E2C392E" w16cid:durableId="64F0EBA1"/>
  <w16cid:commentId w16cid:paraId="6A019CF8" w16cid:durableId="5CB016D2"/>
  <w16cid:commentId w16cid:paraId="19EB3FC5" w16cid:durableId="082BDE2B"/>
  <w16cid:commentId w16cid:paraId="7FFE12D6" w16cid:durableId="22F66F98"/>
  <w16cid:commentId w16cid:paraId="09C2123E" w16cid:durableId="3273E1A2"/>
  <w16cid:commentId w16cid:paraId="658FF21B" w16cid:durableId="0CDF0C1D"/>
  <w16cid:commentId w16cid:paraId="0DEE9C17" w16cid:durableId="703A611A"/>
  <w16cid:commentId w16cid:paraId="6FC55E7C" w16cid:durableId="72C681C2"/>
  <w16cid:commentId w16cid:paraId="637450B2" w16cid:durableId="113AECF1"/>
  <w16cid:commentId w16cid:paraId="19E0DF12" w16cid:durableId="3B197A4B"/>
  <w16cid:commentId w16cid:paraId="645D656F" w16cid:durableId="5EC020D9"/>
  <w16cid:commentId w16cid:paraId="3EC020AC" w16cid:durableId="411579C4"/>
  <w16cid:commentId w16cid:paraId="2EA88C25" w16cid:durableId="2A957C3C"/>
  <w16cid:commentId w16cid:paraId="503C4FEA" w16cid:durableId="10749517"/>
  <w16cid:commentId w16cid:paraId="0E477993" w16cid:durableId="034138B0"/>
  <w16cid:commentId w16cid:paraId="3C4D7E96" w16cid:durableId="4A029C87"/>
  <w16cid:commentId w16cid:paraId="782A1770" w16cid:durableId="08085444"/>
  <w16cid:commentId w16cid:paraId="4D833615" w16cid:durableId="0A8D177F"/>
  <w16cid:commentId w16cid:paraId="5A470059" w16cid:durableId="19C32CAC"/>
  <w16cid:commentId w16cid:paraId="3749DB43" w16cid:durableId="6052DB58"/>
  <w16cid:commentId w16cid:paraId="5727FB93" w16cid:durableId="110A8FFC"/>
  <w16cid:commentId w16cid:paraId="29CFE0F3" w16cid:durableId="09D4B876"/>
  <w16cid:commentId w16cid:paraId="3473AC7C" w16cid:durableId="2F3E69D4"/>
  <w16cid:commentId w16cid:paraId="771BF73D" w16cid:durableId="0CF5D533"/>
  <w16cid:commentId w16cid:paraId="6CE5D503" w16cid:durableId="43D53636"/>
  <w16cid:commentId w16cid:paraId="3094EA48" w16cid:durableId="252C81D1"/>
  <w16cid:commentId w16cid:paraId="0DF32B99" w16cid:durableId="0D213377"/>
  <w16cid:commentId w16cid:paraId="2D5D9CDF" w16cid:durableId="467193AD"/>
  <w16cid:commentId w16cid:paraId="1540B6A4" w16cid:durableId="1119BC2E"/>
  <w16cid:commentId w16cid:paraId="602F78E5" w16cid:durableId="47FFA98C"/>
  <w16cid:commentId w16cid:paraId="44A23FC9" w16cid:durableId="03141738"/>
  <w16cid:commentId w16cid:paraId="716BF892" w16cid:durableId="2516F5F3"/>
  <w16cid:commentId w16cid:paraId="7E308571" w16cid:durableId="2A0BBB15"/>
  <w16cid:commentId w16cid:paraId="48450652" w16cid:durableId="2C400598"/>
  <w16cid:commentId w16cid:paraId="1CEA57CA" w16cid:durableId="5AA2CC4F"/>
  <w16cid:commentId w16cid:paraId="6A507428" w16cid:durableId="4CF945F7"/>
  <w16cid:commentId w16cid:paraId="3E1C23CC" w16cid:durableId="42DEE422"/>
  <w16cid:commentId w16cid:paraId="20413D0F" w16cid:durableId="440334D5"/>
  <w16cid:commentId w16cid:paraId="30BFACBF" w16cid:durableId="16BE6434"/>
  <w16cid:commentId w16cid:paraId="32F99DF6" w16cid:durableId="1688D355"/>
  <w16cid:commentId w16cid:paraId="6D578EC9" w16cid:durableId="725D6942"/>
  <w16cid:commentId w16cid:paraId="1256E673" w16cid:durableId="5493304C"/>
  <w16cid:commentId w16cid:paraId="47E01F6A" w16cid:durableId="5CE6DE44"/>
  <w16cid:commentId w16cid:paraId="36CC51B0" w16cid:durableId="2EF18A01"/>
  <w16cid:commentId w16cid:paraId="174D0574" w16cid:durableId="456CADE9"/>
  <w16cid:commentId w16cid:paraId="74D15D33" w16cid:durableId="77E25F0A"/>
  <w16cid:commentId w16cid:paraId="473CBAA2" w16cid:durableId="40D6EBC4"/>
  <w16cid:commentId w16cid:paraId="5B8530A8" w16cid:durableId="477B0563"/>
  <w16cid:commentId w16cid:paraId="6CD34E1E" w16cid:durableId="7948DE8D"/>
  <w16cid:commentId w16cid:paraId="503341EE" w16cid:durableId="6AC9C4DE"/>
  <w16cid:commentId w16cid:paraId="0899700C" w16cid:durableId="5A684292"/>
  <w16cid:commentId w16cid:paraId="6F0188A6" w16cid:durableId="2BEA1B57"/>
  <w16cid:commentId w16cid:paraId="2ABD82D6" w16cid:durableId="20015FC0"/>
  <w16cid:commentId w16cid:paraId="01FA5AA3" w16cid:durableId="28883462"/>
  <w16cid:commentId w16cid:paraId="1703B1FA" w16cid:durableId="39B0CF90"/>
  <w16cid:commentId w16cid:paraId="7D1F4A3E" w16cid:durableId="759AFF8D"/>
  <w16cid:commentId w16cid:paraId="17F9B311" w16cid:durableId="2A5F971B"/>
  <w16cid:commentId w16cid:paraId="361C41F2" w16cid:durableId="398DDE7C"/>
  <w16cid:commentId w16cid:paraId="1BA9AD05" w16cid:durableId="59D510A5"/>
  <w16cid:commentId w16cid:paraId="6405053E" w16cid:durableId="25AFC14C"/>
  <w16cid:commentId w16cid:paraId="2324C8B3" w16cid:durableId="2BF0B4D9"/>
  <w16cid:commentId w16cid:paraId="229C1B8B" w16cid:durableId="74AF422B"/>
  <w16cid:commentId w16cid:paraId="647CB4F7" w16cid:durableId="7FAEB885"/>
  <w16cid:commentId w16cid:paraId="3F968EFB" w16cid:durableId="64BB76F8"/>
  <w16cid:commentId w16cid:paraId="6F7F3BFC" w16cid:durableId="7FFCF08C"/>
  <w16cid:commentId w16cid:paraId="3FB8CB44" w16cid:durableId="43649CB4"/>
  <w16cid:commentId w16cid:paraId="095FE193" w16cid:durableId="1885E070"/>
  <w16cid:commentId w16cid:paraId="67A22610" w16cid:durableId="40A5E604"/>
  <w16cid:commentId w16cid:paraId="1C285429" w16cid:durableId="384B4BD3"/>
  <w16cid:commentId w16cid:paraId="729AF1E1" w16cid:durableId="743153EE"/>
  <w16cid:commentId w16cid:paraId="5BF9AC37" w16cid:durableId="555BD83A"/>
  <w16cid:commentId w16cid:paraId="26CA7C34" w16cid:durableId="6FAFCE15"/>
  <w16cid:commentId w16cid:paraId="1E45371E" w16cid:durableId="33254814"/>
  <w16cid:commentId w16cid:paraId="76806098" w16cid:durableId="3C22D3B9"/>
  <w16cid:commentId w16cid:paraId="519F1EA4" w16cid:durableId="175D3AA7"/>
  <w16cid:commentId w16cid:paraId="1B50DEF9" w16cid:durableId="13712141"/>
  <w16cid:commentId w16cid:paraId="750A1CD5" w16cid:durableId="52B48D8C"/>
  <w16cid:commentId w16cid:paraId="406F2A18" w16cid:durableId="59EDFBA4"/>
  <w16cid:commentId w16cid:paraId="5AE6C755" w16cid:durableId="69521291"/>
  <w16cid:commentId w16cid:paraId="066263CA" w16cid:durableId="389A9EDA"/>
  <w16cid:commentId w16cid:paraId="3E128340" w16cid:durableId="1C4F02FB"/>
  <w16cid:commentId w16cid:paraId="7DA5148D" w16cid:durableId="3892B6AD"/>
  <w16cid:commentId w16cid:paraId="5EDD9AB5" w16cid:durableId="61E58111"/>
  <w16cid:commentId w16cid:paraId="2055E927" w16cid:durableId="739EBDBA"/>
  <w16cid:commentId w16cid:paraId="3E3ED28A" w16cid:durableId="264D93A2"/>
  <w16cid:commentId w16cid:paraId="79490CBA" w16cid:durableId="2266AFD7"/>
  <w16cid:commentId w16cid:paraId="41414613" w16cid:durableId="27681BC2"/>
  <w16cid:commentId w16cid:paraId="2872B6AA" w16cid:durableId="237E75E8"/>
  <w16cid:commentId w16cid:paraId="6A2F8721" w16cid:durableId="4D730AB9"/>
  <w16cid:commentId w16cid:paraId="747D778A" w16cid:durableId="2825890E"/>
  <w16cid:commentId w16cid:paraId="20F11B9C" w16cid:durableId="64CC9C6A"/>
  <w16cid:commentId w16cid:paraId="7827CB5B" w16cid:durableId="77D9212F"/>
  <w16cid:commentId w16cid:paraId="08AC1AC0" w16cid:durableId="27A11ED8"/>
  <w16cid:commentId w16cid:paraId="45AB9BF8" w16cid:durableId="3939BCBF"/>
  <w16cid:commentId w16cid:paraId="091BA8B2" w16cid:durableId="1DF4A4AB"/>
  <w16cid:commentId w16cid:paraId="048A8975" w16cid:durableId="5D92776D"/>
  <w16cid:commentId w16cid:paraId="49FEF233" w16cid:durableId="4B37AFBF"/>
  <w16cid:commentId w16cid:paraId="326FB2A8" w16cid:durableId="5980CB15"/>
  <w16cid:commentId w16cid:paraId="3CBB9D58" w16cid:durableId="0934219A"/>
  <w16cid:commentId w16cid:paraId="449A311E" w16cid:durableId="57234BEB"/>
  <w16cid:commentId w16cid:paraId="589DD29C" w16cid:durableId="660CEDDB"/>
  <w16cid:commentId w16cid:paraId="081ABFAC" w16cid:durableId="0D3804F2"/>
  <w16cid:commentId w16cid:paraId="6CBA4C6E" w16cid:durableId="7B8006D2"/>
  <w16cid:commentId w16cid:paraId="2B47E552" w16cid:durableId="3130B4F8"/>
  <w16cid:commentId w16cid:paraId="0A1A640B" w16cid:durableId="70620F9B"/>
  <w16cid:commentId w16cid:paraId="20A1AD4B" w16cid:durableId="31A9B87C"/>
  <w16cid:commentId w16cid:paraId="01FDCC7A" w16cid:durableId="2E35985D"/>
  <w16cid:commentId w16cid:paraId="4218F491" w16cid:durableId="6DB664D2"/>
  <w16cid:commentId w16cid:paraId="3FD28EA6" w16cid:durableId="7C9C7BBA"/>
  <w16cid:commentId w16cid:paraId="15D30F41" w16cid:durableId="453CC8D2"/>
  <w16cid:commentId w16cid:paraId="462213ED" w16cid:durableId="16A058B3"/>
  <w16cid:commentId w16cid:paraId="513E0E29" w16cid:durableId="3C262CC4"/>
  <w16cid:commentId w16cid:paraId="4A41F3D7" w16cid:durableId="0DA499EF"/>
  <w16cid:commentId w16cid:paraId="2629C1CB" w16cid:durableId="2BE7F480"/>
  <w16cid:commentId w16cid:paraId="51668881" w16cid:durableId="3E2522F6"/>
  <w16cid:commentId w16cid:paraId="149972C3" w16cid:durableId="33742FB9"/>
  <w16cid:commentId w16cid:paraId="789E0659" w16cid:durableId="30FEDC9F"/>
  <w16cid:commentId w16cid:paraId="4CF8D88B" w16cid:durableId="2D7825FD"/>
  <w16cid:commentId w16cid:paraId="42A3F7E0" w16cid:durableId="64FCF787"/>
  <w16cid:commentId w16cid:paraId="1C80759A" w16cid:durableId="6B95E1E6"/>
  <w16cid:commentId w16cid:paraId="04146431" w16cid:durableId="62C5AED3"/>
  <w16cid:commentId w16cid:paraId="14C673FE" w16cid:durableId="3387DB0B"/>
  <w16cid:commentId w16cid:paraId="5C01D411" w16cid:durableId="09D7C1A4"/>
  <w16cid:commentId w16cid:paraId="78DD5DCC" w16cid:durableId="57472CF4"/>
  <w16cid:commentId w16cid:paraId="005EC530" w16cid:durableId="430FE0B9"/>
  <w16cid:commentId w16cid:paraId="71ABBE9B" w16cid:durableId="7A435F94"/>
  <w16cid:commentId w16cid:paraId="1C50A94A" w16cid:durableId="32499315"/>
  <w16cid:commentId w16cid:paraId="0F31256A" w16cid:durableId="20BBC792"/>
  <w16cid:commentId w16cid:paraId="4E302916" w16cid:durableId="787429E4"/>
  <w16cid:commentId w16cid:paraId="51888ECF" w16cid:durableId="5085F086"/>
  <w16cid:commentId w16cid:paraId="63A2F398" w16cid:durableId="5ACC45CB"/>
  <w16cid:commentId w16cid:paraId="2F8C0C31" w16cid:durableId="3B5EC3A5"/>
  <w16cid:commentId w16cid:paraId="552CA633" w16cid:durableId="17A98C28"/>
  <w16cid:commentId w16cid:paraId="2B5C3E41" w16cid:durableId="7879D05E"/>
  <w16cid:commentId w16cid:paraId="593015BA" w16cid:durableId="589ECB51"/>
  <w16cid:commentId w16cid:paraId="7D7C441B" w16cid:durableId="06DAEF07"/>
  <w16cid:commentId w16cid:paraId="3BA95CA8" w16cid:durableId="46FCEF05"/>
  <w16cid:commentId w16cid:paraId="22C9D8A1" w16cid:durableId="69857FD1"/>
  <w16cid:commentId w16cid:paraId="6841B3C6" w16cid:durableId="43ED5073"/>
  <w16cid:commentId w16cid:paraId="1BDAEE39" w16cid:durableId="797721A6"/>
  <w16cid:commentId w16cid:paraId="2387784A" w16cid:durableId="7F326F05"/>
  <w16cid:commentId w16cid:paraId="07B2F81A" w16cid:durableId="66F28779"/>
  <w16cid:commentId w16cid:paraId="3E603A76" w16cid:durableId="234ED4CD"/>
  <w16cid:commentId w16cid:paraId="19430CDA" w16cid:durableId="58567CC8"/>
  <w16cid:commentId w16cid:paraId="1F131306" w16cid:durableId="12A5BBD2"/>
  <w16cid:commentId w16cid:paraId="72B8ED0D" w16cid:durableId="3E1D6BEA"/>
  <w16cid:commentId w16cid:paraId="3391686F" w16cid:durableId="46119B41"/>
  <w16cid:commentId w16cid:paraId="0B8BA032" w16cid:durableId="11D89BC3"/>
  <w16cid:commentId w16cid:paraId="04F8F293" w16cid:durableId="6AD8831E"/>
  <w16cid:commentId w16cid:paraId="11387843" w16cid:durableId="4E814600"/>
  <w16cid:commentId w16cid:paraId="2A09FC4D" w16cid:durableId="1A86703A"/>
  <w16cid:commentId w16cid:paraId="29D1E598" w16cid:durableId="709486D1"/>
  <w16cid:commentId w16cid:paraId="3D5493CF" w16cid:durableId="262023BC"/>
  <w16cid:commentId w16cid:paraId="39E16A90" w16cid:durableId="2DDA4AD7"/>
  <w16cid:commentId w16cid:paraId="33EC2EC4" w16cid:durableId="4190CDD8"/>
  <w16cid:commentId w16cid:paraId="18422B4C" w16cid:durableId="455C30CE"/>
  <w16cid:commentId w16cid:paraId="4FA0EFAA" w16cid:durableId="0C129608"/>
  <w16cid:commentId w16cid:paraId="564EB6DC" w16cid:durableId="2E9A7764"/>
  <w16cid:commentId w16cid:paraId="550D84CF" w16cid:durableId="56F24B7D"/>
  <w16cid:commentId w16cid:paraId="5459B8F1" w16cid:durableId="62066992"/>
  <w16cid:commentId w16cid:paraId="3DCDB630" w16cid:durableId="66B62C3B"/>
  <w16cid:commentId w16cid:paraId="08778C5B" w16cid:durableId="6211DD0B"/>
  <w16cid:commentId w16cid:paraId="517CB90D" w16cid:durableId="2705957F"/>
  <w16cid:commentId w16cid:paraId="718F35F5" w16cid:durableId="06FCE298"/>
  <w16cid:commentId w16cid:paraId="14704EC6" w16cid:durableId="2D5B6D9D"/>
  <w16cid:commentId w16cid:paraId="3DACB8C3" w16cid:durableId="0234862C"/>
  <w16cid:commentId w16cid:paraId="5629CBA6" w16cid:durableId="380B0C04"/>
  <w16cid:commentId w16cid:paraId="59B313B2" w16cid:durableId="1E4BE68D"/>
  <w16cid:commentId w16cid:paraId="065DA969" w16cid:durableId="57C6B03F"/>
  <w16cid:commentId w16cid:paraId="0659F143" w16cid:durableId="6C3ABEE6"/>
  <w16cid:commentId w16cid:paraId="4B6417FC" w16cid:durableId="75DEC149"/>
  <w16cid:commentId w16cid:paraId="3ADCFF02" w16cid:durableId="6D415F8F"/>
  <w16cid:commentId w16cid:paraId="45C2DCBA" w16cid:durableId="44737899"/>
  <w16cid:commentId w16cid:paraId="73D7C605" w16cid:durableId="35B9FA76"/>
  <w16cid:commentId w16cid:paraId="5EFCE647" w16cid:durableId="227D1B51"/>
  <w16cid:commentId w16cid:paraId="2CA42B7D" w16cid:durableId="1989D283"/>
  <w16cid:commentId w16cid:paraId="08AF9159" w16cid:durableId="35B9B828"/>
  <w16cid:commentId w16cid:paraId="19781891" w16cid:durableId="056692A4"/>
  <w16cid:commentId w16cid:paraId="24706AA6" w16cid:durableId="63D8D262"/>
  <w16cid:commentId w16cid:paraId="4C214252" w16cid:durableId="2608407C"/>
  <w16cid:commentId w16cid:paraId="50A2180D" w16cid:durableId="0F7B64E4"/>
  <w16cid:commentId w16cid:paraId="18690522" w16cid:durableId="7D0C3C6B"/>
  <w16cid:commentId w16cid:paraId="6FAA502B" w16cid:durableId="424AFF92"/>
  <w16cid:commentId w16cid:paraId="406CF967" w16cid:durableId="5201CD32"/>
  <w16cid:commentId w16cid:paraId="125456C5" w16cid:durableId="2FBCB6DB"/>
  <w16cid:commentId w16cid:paraId="32ED16A2" w16cid:durableId="76D28F90"/>
  <w16cid:commentId w16cid:paraId="60F2CB21" w16cid:durableId="57114908"/>
  <w16cid:commentId w16cid:paraId="46F35462" w16cid:durableId="43EEC7CD"/>
  <w16cid:commentId w16cid:paraId="3363A477" w16cid:durableId="2A12F8C6"/>
  <w16cid:commentId w16cid:paraId="49BF303D" w16cid:durableId="3EEEF030"/>
  <w16cid:commentId w16cid:paraId="76A01D6B" w16cid:durableId="1CD3DDD5"/>
  <w16cid:commentId w16cid:paraId="5275D139" w16cid:durableId="1DF48627"/>
  <w16cid:commentId w16cid:paraId="7C3FBDC1" w16cid:durableId="0119203E"/>
  <w16cid:commentId w16cid:paraId="4E6C3EF4" w16cid:durableId="675F3EDA"/>
  <w16cid:commentId w16cid:paraId="0CF33E4F" w16cid:durableId="68C16CCA"/>
  <w16cid:commentId w16cid:paraId="032FE1A3" w16cid:durableId="48E2A4A1"/>
  <w16cid:commentId w16cid:paraId="4E5F0022" w16cid:durableId="163C20F4"/>
  <w16cid:commentId w16cid:paraId="0B09937B" w16cid:durableId="7E76FF93"/>
  <w16cid:commentId w16cid:paraId="5FF6DDEE" w16cid:durableId="00B17604"/>
  <w16cid:commentId w16cid:paraId="00F8967A" w16cid:durableId="79F3BFCF"/>
  <w16cid:commentId w16cid:paraId="3C63C9C5" w16cid:durableId="6CE142CD"/>
  <w16cid:commentId w16cid:paraId="357E88FC" w16cid:durableId="1AEF705B"/>
  <w16cid:commentId w16cid:paraId="3433B5B2" w16cid:durableId="46408B58"/>
  <w16cid:commentId w16cid:paraId="307516BA" w16cid:durableId="54B6D598"/>
  <w16cid:commentId w16cid:paraId="6AFE631E" w16cid:durableId="77E897C5"/>
  <w16cid:commentId w16cid:paraId="23DF9B4E" w16cid:durableId="7C96C45C"/>
  <w16cid:commentId w16cid:paraId="409E805D" w16cid:durableId="194C7AD2"/>
  <w16cid:commentId w16cid:paraId="03ED5D3D" w16cid:durableId="3F8C1E17"/>
  <w16cid:commentId w16cid:paraId="1AC822FA" w16cid:durableId="5B19D4A3"/>
  <w16cid:commentId w16cid:paraId="3DE0E017" w16cid:durableId="7C8B2C3C"/>
  <w16cid:commentId w16cid:paraId="1501DAA2" w16cid:durableId="2D0E87F8"/>
  <w16cid:commentId w16cid:paraId="16C337D9" w16cid:durableId="08C5D045"/>
  <w16cid:commentId w16cid:paraId="24EF387E" w16cid:durableId="14DC1824"/>
  <w16cid:commentId w16cid:paraId="560AF8F9" w16cid:durableId="0C023FAB"/>
  <w16cid:commentId w16cid:paraId="3A91FE53" w16cid:durableId="5EB8F2E7"/>
  <w16cid:commentId w16cid:paraId="116D8B7A" w16cid:durableId="19274CB7"/>
  <w16cid:commentId w16cid:paraId="72A0AF48" w16cid:durableId="08D96F02"/>
  <w16cid:commentId w16cid:paraId="103F24B3" w16cid:durableId="453BF175"/>
  <w16cid:commentId w16cid:paraId="50083398" w16cid:durableId="20EB6B46"/>
  <w16cid:commentId w16cid:paraId="7F5C5464" w16cid:durableId="34C10461"/>
  <w16cid:commentId w16cid:paraId="29490533" w16cid:durableId="42D7DE0C"/>
  <w16cid:commentId w16cid:paraId="2CA1BF2D" w16cid:durableId="20991EB8"/>
  <w16cid:commentId w16cid:paraId="514238C4" w16cid:durableId="611E14B5"/>
  <w16cid:commentId w16cid:paraId="4B57D386" w16cid:durableId="6BA844E4"/>
  <w16cid:commentId w16cid:paraId="16E60CD0" w16cid:durableId="1C007D9A"/>
  <w16cid:commentId w16cid:paraId="18D407E0" w16cid:durableId="3EBB25A3"/>
  <w16cid:commentId w16cid:paraId="1C902DED" w16cid:durableId="16F93AED"/>
  <w16cid:commentId w16cid:paraId="6FE83902" w16cid:durableId="5543CC43"/>
  <w16cid:commentId w16cid:paraId="0514243C" w16cid:durableId="79F7993E"/>
  <w16cid:commentId w16cid:paraId="16C2A840" w16cid:durableId="3C575087"/>
  <w16cid:commentId w16cid:paraId="75921483" w16cid:durableId="7B5613AC"/>
  <w16cid:commentId w16cid:paraId="1FF5A82C" w16cid:durableId="1CAD75E9"/>
  <w16cid:commentId w16cid:paraId="1E580DD4" w16cid:durableId="5271B343"/>
  <w16cid:commentId w16cid:paraId="70A5B2CE" w16cid:durableId="6BEE4398"/>
  <w16cid:commentId w16cid:paraId="2BBC6AC8" w16cid:durableId="12B02216"/>
  <w16cid:commentId w16cid:paraId="2D83898C" w16cid:durableId="10ED9123"/>
  <w16cid:commentId w16cid:paraId="4D1045DF" w16cid:durableId="59DD47A4"/>
  <w16cid:commentId w16cid:paraId="3BFC9968" w16cid:durableId="0561E7FE"/>
  <w16cid:commentId w16cid:paraId="027C4954" w16cid:durableId="3CB9FEF0"/>
  <w16cid:commentId w16cid:paraId="05F0754E" w16cid:durableId="0A3C1329"/>
  <w16cid:commentId w16cid:paraId="03F07360" w16cid:durableId="1A425D12"/>
  <w16cid:commentId w16cid:paraId="3F4431B3" w16cid:durableId="73715571"/>
  <w16cid:commentId w16cid:paraId="3FF46F41" w16cid:durableId="0976EBE7"/>
  <w16cid:commentId w16cid:paraId="4CD31A93" w16cid:durableId="414D0002"/>
  <w16cid:commentId w16cid:paraId="7676DFF4" w16cid:durableId="0AB7DEC4"/>
  <w16cid:commentId w16cid:paraId="4B4D43D4" w16cid:durableId="5C716250"/>
  <w16cid:commentId w16cid:paraId="6EC25232" w16cid:durableId="449AA8C6"/>
  <w16cid:commentId w16cid:paraId="11641E4E" w16cid:durableId="273B80E5"/>
  <w16cid:commentId w16cid:paraId="5D1457DD" w16cid:durableId="3331B0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7AA1" w:rsidRDefault="005B7AA1" w14:paraId="50D0CAFE" w14:textId="77777777">
      <w:pPr>
        <w:spacing w:after="0" w:line="240" w:lineRule="auto"/>
      </w:pPr>
      <w:r>
        <w:separator/>
      </w:r>
    </w:p>
  </w:endnote>
  <w:endnote w:type="continuationSeparator" w:id="0">
    <w:p w:rsidR="005B7AA1" w:rsidRDefault="005B7AA1" w14:paraId="5B42BBD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embedRegular w:fontKey="{9F89C7A3-A630-4F80-A2D5-D9D1A6621D8C}" r:id="rId1"/>
  </w:font>
  <w:font w:name="Verdana">
    <w:panose1 w:val="020B0604030504040204"/>
    <w:charset w:val="00"/>
    <w:family w:val="swiss"/>
    <w:pitch w:val="variable"/>
    <w:sig w:usb0="A00006FF" w:usb1="4000205B" w:usb2="00000010" w:usb3="00000000" w:csb0="0000019F" w:csb1="00000000"/>
    <w:embedRegular w:fontKey="{852887B7-2CB5-4060-B86C-D8A61F0E4F6C}" r:id="rId2"/>
    <w:embedBold w:fontKey="{A1245899-87ED-42BA-9CC6-A1A8B2235A01}" r:id="rId3"/>
    <w:embedItalic w:fontKey="{DA3941A4-226F-4EED-9E8C-DC997083A880}" r:id="rId4"/>
  </w:font>
  <w:font w:name="Verdana Pro Semibold">
    <w:charset w:val="00"/>
    <w:family w:val="swiss"/>
    <w:pitch w:val="variable"/>
    <w:sig w:usb0="80000287" w:usb1="00000043" w:usb2="00000000" w:usb3="00000000" w:csb0="0000009F" w:csb1="00000000"/>
    <w:embedRegular w:fontKey="{806D0990-BF08-4E92-8C54-303E1A803D46}" r:id="rId5"/>
  </w:font>
  <w:font w:name="Calibri">
    <w:panose1 w:val="020F0502020204030204"/>
    <w:charset w:val="00"/>
    <w:family w:val="swiss"/>
    <w:pitch w:val="variable"/>
    <w:sig w:usb0="E4002EFF" w:usb1="C200247B" w:usb2="00000009" w:usb3="00000000" w:csb0="000001FF" w:csb1="00000000"/>
    <w:embedRegular w:fontKey="{AF57ED3C-9CD7-4EC4-8E2E-4D78D3A53004}" r:id="rId6"/>
    <w:embedBold w:fontKey="{CAF403F2-51CB-4A49-92FD-7D360A31B1FF}" r:id="rId7"/>
  </w:font>
  <w:font w:name="Georgia">
    <w:panose1 w:val="02040502050405020303"/>
    <w:charset w:val="00"/>
    <w:family w:val="roman"/>
    <w:pitch w:val="variable"/>
    <w:sig w:usb0="00000287" w:usb1="00000000" w:usb2="00000000" w:usb3="00000000" w:csb0="0000009F" w:csb1="00000000"/>
    <w:embedRegular w:fontKey="{4B07A9C9-C6ED-4B78-BF4A-B1D123A19884}" r:id="rId8"/>
    <w:embedItalic w:fontKey="{AD969DC5-E4C7-4A60-B158-7A499BA48C72}" r:id="rId9"/>
  </w:font>
  <w:font w:name="Cambria">
    <w:panose1 w:val="02040503050406030204"/>
    <w:charset w:val="00"/>
    <w:family w:val="roman"/>
    <w:pitch w:val="variable"/>
    <w:sig w:usb0="E00006FF" w:usb1="420024FF" w:usb2="02000000" w:usb3="00000000" w:csb0="0000019F" w:csb1="00000000"/>
    <w:embedRegular w:fontKey="{99E35383-09BE-40B9-963C-2FB6B706D5C1}" r:id="rId1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embedRegular w:fontKey="{B6DA6923-EE6A-41B3-A4CC-AD91A2CFA400}" r:id="rId11"/>
    <w:embedBold w:fontKey="{8E2EF9B1-A0D8-489F-81D6-CF93A1F9616C}" r:id="rId12"/>
  </w:font>
  <w:font w:name="Segoe UI">
    <w:panose1 w:val="020B0502040204020203"/>
    <w:charset w:val="00"/>
    <w:family w:val="swiss"/>
    <w:pitch w:val="variable"/>
    <w:sig w:usb0="E4002EFF" w:usb1="C000E47F" w:usb2="00000009" w:usb3="00000000" w:csb0="000001FF" w:csb1="00000000"/>
    <w:embedRegular w:fontKey="{4D64B4CF-3BF0-473D-9F3A-E0F7A06B5E71}" r:id="rId13"/>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62AC" w:rsidP="19659DE0" w:rsidRDefault="19659DE0" w14:paraId="33261CEB" w14:textId="69D5251E">
    <w:pPr>
      <w:pBdr>
        <w:top w:val="nil"/>
        <w:left w:val="nil"/>
        <w:bottom w:val="nil"/>
        <w:right w:val="nil"/>
        <w:between w:val="nil"/>
      </w:pBdr>
      <w:tabs>
        <w:tab w:val="center" w:pos="4513"/>
        <w:tab w:val="right" w:pos="9026"/>
      </w:tabs>
      <w:spacing w:line="240" w:lineRule="auto"/>
    </w:pPr>
    <w:r>
      <w:t>Private and Confidential</w:t>
    </w:r>
    <w:r w:rsidR="00024060">
      <w:tab/>
    </w:r>
    <w:r w:rsidR="00024060">
      <w:tab/>
    </w:r>
    <w:r>
      <w:t xml:space="preserve"> Page </w:t>
    </w:r>
    <w:r w:rsidRPr="19659DE0" w:rsidR="00024060">
      <w:rPr>
        <w:noProof/>
      </w:rPr>
      <w:fldChar w:fldCharType="begin"/>
    </w:r>
    <w:r w:rsidR="00024060">
      <w:instrText>PAGE</w:instrText>
    </w:r>
    <w:r w:rsidRPr="19659DE0" w:rsidR="00024060">
      <w:fldChar w:fldCharType="separate"/>
    </w:r>
    <w:r>
      <w:rPr>
        <w:noProof/>
      </w:rPr>
      <w:t>2</w:t>
    </w:r>
    <w:r w:rsidRPr="19659DE0" w:rsidR="00024060">
      <w:rPr>
        <w:noProof/>
      </w:rPr>
      <w:fldChar w:fldCharType="end"/>
    </w:r>
  </w:p>
  <w:p w:rsidR="004862AC" w:rsidRDefault="004862AC" w14:paraId="67C0C651" w14:textId="77777777">
    <w:pPr>
      <w:widowControl w:val="0"/>
      <w:pBdr>
        <w:top w:val="nil"/>
        <w:left w:val="nil"/>
        <w:bottom w:val="nil"/>
        <w:right w:val="nil"/>
        <w:between w:val="nil"/>
      </w:pBdr>
      <w:spacing w:after="0" w:line="276"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62AC" w:rsidRDefault="004862AC" w14:paraId="7B04FA47" w14:textId="77777777">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7AA1" w:rsidRDefault="005B7AA1" w14:paraId="3C0EBCE1" w14:textId="77777777">
      <w:pPr>
        <w:spacing w:after="0" w:line="240" w:lineRule="auto"/>
      </w:pPr>
      <w:r>
        <w:separator/>
      </w:r>
    </w:p>
  </w:footnote>
  <w:footnote w:type="continuationSeparator" w:id="0">
    <w:p w:rsidR="005B7AA1" w:rsidRDefault="005B7AA1" w14:paraId="2EEBDFB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4862AC" w:rsidP="202F1C28" w:rsidRDefault="202F1C28" w14:paraId="6E7D8349" w14:textId="07EA354A">
    <w:pPr>
      <w:pBdr>
        <w:top w:val="nil"/>
        <w:left w:val="nil"/>
        <w:bottom w:val="nil"/>
        <w:right w:val="nil"/>
        <w:between w:val="nil"/>
      </w:pBdr>
      <w:tabs>
        <w:tab w:val="center" w:pos="4513"/>
        <w:tab w:val="right" w:pos="9026"/>
      </w:tabs>
      <w:spacing w:after="0" w:line="240" w:lineRule="auto"/>
      <w:rPr>
        <w:b/>
        <w:bCs/>
        <w:color w:val="E30140"/>
        <w:sz w:val="22"/>
        <w:szCs w:val="22"/>
      </w:rPr>
    </w:pPr>
    <w:r w:rsidRPr="5DCCB057">
      <w:rPr>
        <w:b/>
        <w:bCs/>
        <w:color w:val="E30140"/>
        <w:sz w:val="22"/>
        <w:szCs w:val="22"/>
      </w:rPr>
      <w:t>Build Definition for ELDROS</w:t>
    </w:r>
    <w:r w:rsidR="00024060">
      <w:rPr>
        <w:noProof/>
      </w:rPr>
      <w:drawing>
        <wp:anchor distT="0" distB="0" distL="114300" distR="114300" simplePos="0" relativeHeight="251658240" behindDoc="0" locked="0" layoutInCell="1" hidden="0" allowOverlap="1" wp14:anchorId="4627BF25" wp14:editId="07777777">
          <wp:simplePos x="0" y="0"/>
          <wp:positionH relativeFrom="column">
            <wp:posOffset>3895725</wp:posOffset>
          </wp:positionH>
          <wp:positionV relativeFrom="paragraph">
            <wp:posOffset>-76549</wp:posOffset>
          </wp:positionV>
          <wp:extent cx="1863675" cy="392992"/>
          <wp:effectExtent l="0" t="0" r="0" b="0"/>
          <wp:wrapNone/>
          <wp:docPr id="6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63675" cy="392992"/>
                  </a:xfrm>
                  <a:prstGeom prst="rect">
                    <a:avLst/>
                  </a:prstGeom>
                  <a:ln/>
                </pic:spPr>
              </pic:pic>
            </a:graphicData>
          </a:graphic>
        </wp:anchor>
      </w:drawing>
    </w:r>
  </w:p>
  <w:p w:rsidR="202F1C28" w:rsidP="202F1C28" w:rsidRDefault="202F1C28" w14:paraId="194905C3" w14:textId="74D168FC">
    <w:pPr>
      <w:pBdr>
        <w:top w:val="nil"/>
        <w:left w:val="nil"/>
        <w:bottom w:val="nil"/>
        <w:right w:val="nil"/>
        <w:between w:val="nil"/>
      </w:pBdr>
      <w:tabs>
        <w:tab w:val="center" w:pos="4513"/>
        <w:tab w:val="right" w:pos="9026"/>
      </w:tabs>
      <w:spacing w:after="0" w:line="240" w:lineRule="auto"/>
    </w:pPr>
    <w:r w:rsidRPr="202F1C28">
      <w:rPr>
        <w:lang w:val="en-US"/>
      </w:rPr>
      <w:t>Legal Deposit Libraries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62AC" w:rsidRDefault="004862AC" w14:paraId="38C1F859" w14:textId="77777777">
    <w:pPr>
      <w:pBdr>
        <w:top w:val="nil"/>
        <w:left w:val="nil"/>
        <w:bottom w:val="nil"/>
        <w:right w:val="nil"/>
        <w:between w:val="nil"/>
      </w:pBdr>
      <w:tabs>
        <w:tab w:val="center" w:pos="4680"/>
        <w:tab w:val="right" w:pos="9360"/>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B7D3"/>
    <w:multiLevelType w:val="hybridMultilevel"/>
    <w:tmpl w:val="489C0FCA"/>
    <w:lvl w:ilvl="0" w:tplc="184C7636">
      <w:start w:val="1"/>
      <w:numFmt w:val="bullet"/>
      <w:lvlText w:val=""/>
      <w:lvlJc w:val="left"/>
      <w:pPr>
        <w:ind w:left="720" w:hanging="360"/>
      </w:pPr>
      <w:rPr>
        <w:rFonts w:hint="default" w:ascii="Symbol" w:hAnsi="Symbol"/>
      </w:rPr>
    </w:lvl>
    <w:lvl w:ilvl="1" w:tplc="66646BFE">
      <w:start w:val="1"/>
      <w:numFmt w:val="bullet"/>
      <w:lvlText w:val="o"/>
      <w:lvlJc w:val="left"/>
      <w:pPr>
        <w:ind w:left="1440" w:hanging="360"/>
      </w:pPr>
      <w:rPr>
        <w:rFonts w:hint="default" w:ascii="Courier New" w:hAnsi="Courier New"/>
      </w:rPr>
    </w:lvl>
    <w:lvl w:ilvl="2" w:tplc="57DAD88A">
      <w:start w:val="1"/>
      <w:numFmt w:val="bullet"/>
      <w:lvlText w:val=""/>
      <w:lvlJc w:val="left"/>
      <w:pPr>
        <w:ind w:left="2160" w:hanging="360"/>
      </w:pPr>
      <w:rPr>
        <w:rFonts w:hint="default" w:ascii="Wingdings" w:hAnsi="Wingdings"/>
      </w:rPr>
    </w:lvl>
    <w:lvl w:ilvl="3" w:tplc="9FE6B4DA">
      <w:start w:val="1"/>
      <w:numFmt w:val="bullet"/>
      <w:lvlText w:val=""/>
      <w:lvlJc w:val="left"/>
      <w:pPr>
        <w:ind w:left="2880" w:hanging="360"/>
      </w:pPr>
      <w:rPr>
        <w:rFonts w:hint="default" w:ascii="Symbol" w:hAnsi="Symbol"/>
      </w:rPr>
    </w:lvl>
    <w:lvl w:ilvl="4" w:tplc="90C094E8">
      <w:start w:val="1"/>
      <w:numFmt w:val="bullet"/>
      <w:lvlText w:val="o"/>
      <w:lvlJc w:val="left"/>
      <w:pPr>
        <w:ind w:left="3600" w:hanging="360"/>
      </w:pPr>
      <w:rPr>
        <w:rFonts w:hint="default" w:ascii="Courier New" w:hAnsi="Courier New"/>
      </w:rPr>
    </w:lvl>
    <w:lvl w:ilvl="5" w:tplc="1908BAB8">
      <w:start w:val="1"/>
      <w:numFmt w:val="bullet"/>
      <w:lvlText w:val=""/>
      <w:lvlJc w:val="left"/>
      <w:pPr>
        <w:ind w:left="4320" w:hanging="360"/>
      </w:pPr>
      <w:rPr>
        <w:rFonts w:hint="default" w:ascii="Wingdings" w:hAnsi="Wingdings"/>
      </w:rPr>
    </w:lvl>
    <w:lvl w:ilvl="6" w:tplc="B30A3CF6">
      <w:start w:val="1"/>
      <w:numFmt w:val="bullet"/>
      <w:lvlText w:val=""/>
      <w:lvlJc w:val="left"/>
      <w:pPr>
        <w:ind w:left="5040" w:hanging="360"/>
      </w:pPr>
      <w:rPr>
        <w:rFonts w:hint="default" w:ascii="Symbol" w:hAnsi="Symbol"/>
      </w:rPr>
    </w:lvl>
    <w:lvl w:ilvl="7" w:tplc="1B504F4C">
      <w:start w:val="1"/>
      <w:numFmt w:val="bullet"/>
      <w:lvlText w:val="o"/>
      <w:lvlJc w:val="left"/>
      <w:pPr>
        <w:ind w:left="5760" w:hanging="360"/>
      </w:pPr>
      <w:rPr>
        <w:rFonts w:hint="default" w:ascii="Courier New" w:hAnsi="Courier New"/>
      </w:rPr>
    </w:lvl>
    <w:lvl w:ilvl="8" w:tplc="901CE5E8">
      <w:start w:val="1"/>
      <w:numFmt w:val="bullet"/>
      <w:lvlText w:val=""/>
      <w:lvlJc w:val="left"/>
      <w:pPr>
        <w:ind w:left="6480" w:hanging="360"/>
      </w:pPr>
      <w:rPr>
        <w:rFonts w:hint="default" w:ascii="Wingdings" w:hAnsi="Wingdings"/>
      </w:rPr>
    </w:lvl>
  </w:abstractNum>
  <w:abstractNum w:abstractNumId="1" w15:restartNumberingAfterBreak="0">
    <w:nsid w:val="01A182EE"/>
    <w:multiLevelType w:val="hybridMultilevel"/>
    <w:tmpl w:val="E1AC1D6E"/>
    <w:lvl w:ilvl="0" w:tplc="61CC5D32">
      <w:start w:val="1"/>
      <w:numFmt w:val="bullet"/>
      <w:lvlText w:val=""/>
      <w:lvlJc w:val="left"/>
      <w:pPr>
        <w:ind w:left="720" w:hanging="360"/>
      </w:pPr>
      <w:rPr>
        <w:rFonts w:hint="default" w:ascii="Symbol" w:hAnsi="Symbol"/>
      </w:rPr>
    </w:lvl>
    <w:lvl w:ilvl="1" w:tplc="AF086BF0">
      <w:start w:val="1"/>
      <w:numFmt w:val="bullet"/>
      <w:lvlText w:val="o"/>
      <w:lvlJc w:val="left"/>
      <w:pPr>
        <w:ind w:left="1440" w:hanging="360"/>
      </w:pPr>
      <w:rPr>
        <w:rFonts w:hint="default" w:ascii="Courier New" w:hAnsi="Courier New"/>
      </w:rPr>
    </w:lvl>
    <w:lvl w:ilvl="2" w:tplc="463016C8">
      <w:start w:val="1"/>
      <w:numFmt w:val="bullet"/>
      <w:lvlText w:val=""/>
      <w:lvlJc w:val="left"/>
      <w:pPr>
        <w:ind w:left="2160" w:hanging="360"/>
      </w:pPr>
      <w:rPr>
        <w:rFonts w:hint="default" w:ascii="Wingdings" w:hAnsi="Wingdings"/>
      </w:rPr>
    </w:lvl>
    <w:lvl w:ilvl="3" w:tplc="69A8DB0E">
      <w:start w:val="1"/>
      <w:numFmt w:val="bullet"/>
      <w:lvlText w:val=""/>
      <w:lvlJc w:val="left"/>
      <w:pPr>
        <w:ind w:left="2880" w:hanging="360"/>
      </w:pPr>
      <w:rPr>
        <w:rFonts w:hint="default" w:ascii="Symbol" w:hAnsi="Symbol"/>
      </w:rPr>
    </w:lvl>
    <w:lvl w:ilvl="4" w:tplc="46D262F2">
      <w:start w:val="1"/>
      <w:numFmt w:val="bullet"/>
      <w:lvlText w:val="o"/>
      <w:lvlJc w:val="left"/>
      <w:pPr>
        <w:ind w:left="3600" w:hanging="360"/>
      </w:pPr>
      <w:rPr>
        <w:rFonts w:hint="default" w:ascii="Courier New" w:hAnsi="Courier New"/>
      </w:rPr>
    </w:lvl>
    <w:lvl w:ilvl="5" w:tplc="757EE23C">
      <w:start w:val="1"/>
      <w:numFmt w:val="bullet"/>
      <w:lvlText w:val=""/>
      <w:lvlJc w:val="left"/>
      <w:pPr>
        <w:ind w:left="4320" w:hanging="360"/>
      </w:pPr>
      <w:rPr>
        <w:rFonts w:hint="default" w:ascii="Wingdings" w:hAnsi="Wingdings"/>
      </w:rPr>
    </w:lvl>
    <w:lvl w:ilvl="6" w:tplc="B5003FCA">
      <w:start w:val="1"/>
      <w:numFmt w:val="bullet"/>
      <w:lvlText w:val=""/>
      <w:lvlJc w:val="left"/>
      <w:pPr>
        <w:ind w:left="5040" w:hanging="360"/>
      </w:pPr>
      <w:rPr>
        <w:rFonts w:hint="default" w:ascii="Symbol" w:hAnsi="Symbol"/>
      </w:rPr>
    </w:lvl>
    <w:lvl w:ilvl="7" w:tplc="7C9844C8">
      <w:start w:val="1"/>
      <w:numFmt w:val="bullet"/>
      <w:lvlText w:val="o"/>
      <w:lvlJc w:val="left"/>
      <w:pPr>
        <w:ind w:left="5760" w:hanging="360"/>
      </w:pPr>
      <w:rPr>
        <w:rFonts w:hint="default" w:ascii="Courier New" w:hAnsi="Courier New"/>
      </w:rPr>
    </w:lvl>
    <w:lvl w:ilvl="8" w:tplc="028ACC12">
      <w:start w:val="1"/>
      <w:numFmt w:val="bullet"/>
      <w:lvlText w:val=""/>
      <w:lvlJc w:val="left"/>
      <w:pPr>
        <w:ind w:left="6480" w:hanging="360"/>
      </w:pPr>
      <w:rPr>
        <w:rFonts w:hint="default" w:ascii="Wingdings" w:hAnsi="Wingdings"/>
      </w:rPr>
    </w:lvl>
  </w:abstractNum>
  <w:abstractNum w:abstractNumId="2" w15:restartNumberingAfterBreak="0">
    <w:nsid w:val="0226C377"/>
    <w:multiLevelType w:val="hybridMultilevel"/>
    <w:tmpl w:val="7F8C7FF6"/>
    <w:lvl w:ilvl="0" w:tplc="7042F0FC">
      <w:start w:val="1"/>
      <w:numFmt w:val="bullet"/>
      <w:lvlText w:val="-"/>
      <w:lvlJc w:val="left"/>
      <w:pPr>
        <w:ind w:left="720" w:hanging="360"/>
      </w:pPr>
      <w:rPr>
        <w:rFonts w:hint="default" w:ascii="Aptos" w:hAnsi="Aptos"/>
      </w:rPr>
    </w:lvl>
    <w:lvl w:ilvl="1" w:tplc="83CEEF4A">
      <w:start w:val="1"/>
      <w:numFmt w:val="bullet"/>
      <w:lvlText w:val="o"/>
      <w:lvlJc w:val="left"/>
      <w:pPr>
        <w:ind w:left="1440" w:hanging="360"/>
      </w:pPr>
      <w:rPr>
        <w:rFonts w:hint="default" w:ascii="Courier New" w:hAnsi="Courier New"/>
      </w:rPr>
    </w:lvl>
    <w:lvl w:ilvl="2" w:tplc="920AF89C">
      <w:start w:val="1"/>
      <w:numFmt w:val="bullet"/>
      <w:lvlText w:val=""/>
      <w:lvlJc w:val="left"/>
      <w:pPr>
        <w:ind w:left="2160" w:hanging="360"/>
      </w:pPr>
      <w:rPr>
        <w:rFonts w:hint="default" w:ascii="Wingdings" w:hAnsi="Wingdings"/>
      </w:rPr>
    </w:lvl>
    <w:lvl w:ilvl="3" w:tplc="2D9C172E">
      <w:start w:val="1"/>
      <w:numFmt w:val="bullet"/>
      <w:lvlText w:val=""/>
      <w:lvlJc w:val="left"/>
      <w:pPr>
        <w:ind w:left="2880" w:hanging="360"/>
      </w:pPr>
      <w:rPr>
        <w:rFonts w:hint="default" w:ascii="Symbol" w:hAnsi="Symbol"/>
      </w:rPr>
    </w:lvl>
    <w:lvl w:ilvl="4" w:tplc="B4906A50">
      <w:start w:val="1"/>
      <w:numFmt w:val="bullet"/>
      <w:lvlText w:val="o"/>
      <w:lvlJc w:val="left"/>
      <w:pPr>
        <w:ind w:left="3600" w:hanging="360"/>
      </w:pPr>
      <w:rPr>
        <w:rFonts w:hint="default" w:ascii="Courier New" w:hAnsi="Courier New"/>
      </w:rPr>
    </w:lvl>
    <w:lvl w:ilvl="5" w:tplc="10EA4496">
      <w:start w:val="1"/>
      <w:numFmt w:val="bullet"/>
      <w:lvlText w:val=""/>
      <w:lvlJc w:val="left"/>
      <w:pPr>
        <w:ind w:left="4320" w:hanging="360"/>
      </w:pPr>
      <w:rPr>
        <w:rFonts w:hint="default" w:ascii="Wingdings" w:hAnsi="Wingdings"/>
      </w:rPr>
    </w:lvl>
    <w:lvl w:ilvl="6" w:tplc="816C8AE0">
      <w:start w:val="1"/>
      <w:numFmt w:val="bullet"/>
      <w:lvlText w:val=""/>
      <w:lvlJc w:val="left"/>
      <w:pPr>
        <w:ind w:left="5040" w:hanging="360"/>
      </w:pPr>
      <w:rPr>
        <w:rFonts w:hint="default" w:ascii="Symbol" w:hAnsi="Symbol"/>
      </w:rPr>
    </w:lvl>
    <w:lvl w:ilvl="7" w:tplc="1DE64EFA">
      <w:start w:val="1"/>
      <w:numFmt w:val="bullet"/>
      <w:lvlText w:val="o"/>
      <w:lvlJc w:val="left"/>
      <w:pPr>
        <w:ind w:left="5760" w:hanging="360"/>
      </w:pPr>
      <w:rPr>
        <w:rFonts w:hint="default" w:ascii="Courier New" w:hAnsi="Courier New"/>
      </w:rPr>
    </w:lvl>
    <w:lvl w:ilvl="8" w:tplc="5092416E">
      <w:start w:val="1"/>
      <w:numFmt w:val="bullet"/>
      <w:lvlText w:val=""/>
      <w:lvlJc w:val="left"/>
      <w:pPr>
        <w:ind w:left="6480" w:hanging="360"/>
      </w:pPr>
      <w:rPr>
        <w:rFonts w:hint="default" w:ascii="Wingdings" w:hAnsi="Wingdings"/>
      </w:rPr>
    </w:lvl>
  </w:abstractNum>
  <w:abstractNum w:abstractNumId="3" w15:restartNumberingAfterBreak="0">
    <w:nsid w:val="03283656"/>
    <w:multiLevelType w:val="hybridMultilevel"/>
    <w:tmpl w:val="FFFFFFFF"/>
    <w:lvl w:ilvl="0" w:tplc="C79A1350">
      <w:start w:val="1"/>
      <w:numFmt w:val="bullet"/>
      <w:lvlText w:val=""/>
      <w:lvlJc w:val="left"/>
      <w:pPr>
        <w:ind w:left="720" w:hanging="360"/>
      </w:pPr>
      <w:rPr>
        <w:rFonts w:hint="default" w:ascii="Symbol" w:hAnsi="Symbol"/>
      </w:rPr>
    </w:lvl>
    <w:lvl w:ilvl="1" w:tplc="2D78BBF6">
      <w:start w:val="1"/>
      <w:numFmt w:val="bullet"/>
      <w:lvlText w:val="o"/>
      <w:lvlJc w:val="left"/>
      <w:pPr>
        <w:ind w:left="1440" w:hanging="360"/>
      </w:pPr>
      <w:rPr>
        <w:rFonts w:hint="default" w:ascii="Courier New" w:hAnsi="Courier New"/>
      </w:rPr>
    </w:lvl>
    <w:lvl w:ilvl="2" w:tplc="5E2667F8">
      <w:start w:val="1"/>
      <w:numFmt w:val="bullet"/>
      <w:lvlText w:val=""/>
      <w:lvlJc w:val="left"/>
      <w:pPr>
        <w:ind w:left="2160" w:hanging="360"/>
      </w:pPr>
      <w:rPr>
        <w:rFonts w:hint="default" w:ascii="Wingdings" w:hAnsi="Wingdings"/>
      </w:rPr>
    </w:lvl>
    <w:lvl w:ilvl="3" w:tplc="EA66D85E">
      <w:start w:val="1"/>
      <w:numFmt w:val="bullet"/>
      <w:lvlText w:val=""/>
      <w:lvlJc w:val="left"/>
      <w:pPr>
        <w:ind w:left="2880" w:hanging="360"/>
      </w:pPr>
      <w:rPr>
        <w:rFonts w:hint="default" w:ascii="Symbol" w:hAnsi="Symbol"/>
      </w:rPr>
    </w:lvl>
    <w:lvl w:ilvl="4" w:tplc="1C86A42A">
      <w:start w:val="1"/>
      <w:numFmt w:val="bullet"/>
      <w:lvlText w:val="o"/>
      <w:lvlJc w:val="left"/>
      <w:pPr>
        <w:ind w:left="3600" w:hanging="360"/>
      </w:pPr>
      <w:rPr>
        <w:rFonts w:hint="default" w:ascii="Courier New" w:hAnsi="Courier New"/>
      </w:rPr>
    </w:lvl>
    <w:lvl w:ilvl="5" w:tplc="7AB4E364">
      <w:start w:val="1"/>
      <w:numFmt w:val="bullet"/>
      <w:lvlText w:val=""/>
      <w:lvlJc w:val="left"/>
      <w:pPr>
        <w:ind w:left="4320" w:hanging="360"/>
      </w:pPr>
      <w:rPr>
        <w:rFonts w:hint="default" w:ascii="Wingdings" w:hAnsi="Wingdings"/>
      </w:rPr>
    </w:lvl>
    <w:lvl w:ilvl="6" w:tplc="29E0C1A6">
      <w:start w:val="1"/>
      <w:numFmt w:val="bullet"/>
      <w:lvlText w:val=""/>
      <w:lvlJc w:val="left"/>
      <w:pPr>
        <w:ind w:left="5040" w:hanging="360"/>
      </w:pPr>
      <w:rPr>
        <w:rFonts w:hint="default" w:ascii="Symbol" w:hAnsi="Symbol"/>
      </w:rPr>
    </w:lvl>
    <w:lvl w:ilvl="7" w:tplc="B3C28B46">
      <w:start w:val="1"/>
      <w:numFmt w:val="bullet"/>
      <w:lvlText w:val="o"/>
      <w:lvlJc w:val="left"/>
      <w:pPr>
        <w:ind w:left="5760" w:hanging="360"/>
      </w:pPr>
      <w:rPr>
        <w:rFonts w:hint="default" w:ascii="Courier New" w:hAnsi="Courier New"/>
      </w:rPr>
    </w:lvl>
    <w:lvl w:ilvl="8" w:tplc="809E9F08">
      <w:start w:val="1"/>
      <w:numFmt w:val="bullet"/>
      <w:lvlText w:val=""/>
      <w:lvlJc w:val="left"/>
      <w:pPr>
        <w:ind w:left="6480" w:hanging="360"/>
      </w:pPr>
      <w:rPr>
        <w:rFonts w:hint="default" w:ascii="Wingdings" w:hAnsi="Wingdings"/>
      </w:rPr>
    </w:lvl>
  </w:abstractNum>
  <w:abstractNum w:abstractNumId="4" w15:restartNumberingAfterBreak="0">
    <w:nsid w:val="059CB622"/>
    <w:multiLevelType w:val="hybridMultilevel"/>
    <w:tmpl w:val="FFFFFFFF"/>
    <w:lvl w:ilvl="0" w:tplc="ECD2BF08">
      <w:start w:val="1"/>
      <w:numFmt w:val="decimal"/>
      <w:lvlText w:val="%1."/>
      <w:lvlJc w:val="left"/>
      <w:pPr>
        <w:ind w:left="720" w:hanging="360"/>
      </w:pPr>
    </w:lvl>
    <w:lvl w:ilvl="1" w:tplc="07E2DF18">
      <w:start w:val="1"/>
      <w:numFmt w:val="lowerLetter"/>
      <w:lvlText w:val="%2."/>
      <w:lvlJc w:val="left"/>
      <w:pPr>
        <w:ind w:left="1440" w:hanging="360"/>
      </w:pPr>
    </w:lvl>
    <w:lvl w:ilvl="2" w:tplc="50344714">
      <w:start w:val="1"/>
      <w:numFmt w:val="lowerRoman"/>
      <w:lvlText w:val="%3."/>
      <w:lvlJc w:val="right"/>
      <w:pPr>
        <w:ind w:left="2160" w:hanging="180"/>
      </w:pPr>
    </w:lvl>
    <w:lvl w:ilvl="3" w:tplc="5DF8849C">
      <w:start w:val="1"/>
      <w:numFmt w:val="decimal"/>
      <w:lvlText w:val="%4."/>
      <w:lvlJc w:val="left"/>
      <w:pPr>
        <w:ind w:left="2880" w:hanging="360"/>
      </w:pPr>
    </w:lvl>
    <w:lvl w:ilvl="4" w:tplc="C6BA482C">
      <w:start w:val="1"/>
      <w:numFmt w:val="lowerLetter"/>
      <w:lvlText w:val="%5."/>
      <w:lvlJc w:val="left"/>
      <w:pPr>
        <w:ind w:left="3600" w:hanging="360"/>
      </w:pPr>
    </w:lvl>
    <w:lvl w:ilvl="5" w:tplc="3BCEBED0">
      <w:start w:val="1"/>
      <w:numFmt w:val="lowerRoman"/>
      <w:lvlText w:val="%6."/>
      <w:lvlJc w:val="right"/>
      <w:pPr>
        <w:ind w:left="4320" w:hanging="180"/>
      </w:pPr>
    </w:lvl>
    <w:lvl w:ilvl="6" w:tplc="D19E2716">
      <w:start w:val="1"/>
      <w:numFmt w:val="decimal"/>
      <w:lvlText w:val="%7."/>
      <w:lvlJc w:val="left"/>
      <w:pPr>
        <w:ind w:left="5040" w:hanging="360"/>
      </w:pPr>
    </w:lvl>
    <w:lvl w:ilvl="7" w:tplc="C74A103A">
      <w:start w:val="1"/>
      <w:numFmt w:val="lowerLetter"/>
      <w:lvlText w:val="%8."/>
      <w:lvlJc w:val="left"/>
      <w:pPr>
        <w:ind w:left="5760" w:hanging="360"/>
      </w:pPr>
    </w:lvl>
    <w:lvl w:ilvl="8" w:tplc="05782D78">
      <w:start w:val="1"/>
      <w:numFmt w:val="lowerRoman"/>
      <w:lvlText w:val="%9."/>
      <w:lvlJc w:val="right"/>
      <w:pPr>
        <w:ind w:left="6480" w:hanging="180"/>
      </w:pPr>
    </w:lvl>
  </w:abstractNum>
  <w:abstractNum w:abstractNumId="5" w15:restartNumberingAfterBreak="0">
    <w:nsid w:val="07A5E846"/>
    <w:multiLevelType w:val="hybridMultilevel"/>
    <w:tmpl w:val="FFFFFFFF"/>
    <w:lvl w:ilvl="0" w:tplc="11AC6D7C">
      <w:start w:val="1"/>
      <w:numFmt w:val="decimal"/>
      <w:lvlText w:val="%1."/>
      <w:lvlJc w:val="left"/>
      <w:pPr>
        <w:ind w:left="720" w:hanging="360"/>
      </w:pPr>
    </w:lvl>
    <w:lvl w:ilvl="1" w:tplc="865E3AE6">
      <w:start w:val="1"/>
      <w:numFmt w:val="lowerLetter"/>
      <w:lvlText w:val="%2."/>
      <w:lvlJc w:val="left"/>
      <w:pPr>
        <w:ind w:left="1440" w:hanging="360"/>
      </w:pPr>
    </w:lvl>
    <w:lvl w:ilvl="2" w:tplc="102249E4">
      <w:start w:val="1"/>
      <w:numFmt w:val="lowerRoman"/>
      <w:lvlText w:val="%3."/>
      <w:lvlJc w:val="right"/>
      <w:pPr>
        <w:ind w:left="2160" w:hanging="180"/>
      </w:pPr>
    </w:lvl>
    <w:lvl w:ilvl="3" w:tplc="18668920">
      <w:start w:val="1"/>
      <w:numFmt w:val="decimal"/>
      <w:lvlText w:val="%4."/>
      <w:lvlJc w:val="left"/>
      <w:pPr>
        <w:ind w:left="2880" w:hanging="360"/>
      </w:pPr>
    </w:lvl>
    <w:lvl w:ilvl="4" w:tplc="1A4895F4">
      <w:start w:val="1"/>
      <w:numFmt w:val="lowerLetter"/>
      <w:lvlText w:val="%5."/>
      <w:lvlJc w:val="left"/>
      <w:pPr>
        <w:ind w:left="3600" w:hanging="360"/>
      </w:pPr>
    </w:lvl>
    <w:lvl w:ilvl="5" w:tplc="4AB20CD2">
      <w:start w:val="1"/>
      <w:numFmt w:val="lowerRoman"/>
      <w:lvlText w:val="%6."/>
      <w:lvlJc w:val="right"/>
      <w:pPr>
        <w:ind w:left="4320" w:hanging="180"/>
      </w:pPr>
    </w:lvl>
    <w:lvl w:ilvl="6" w:tplc="204684AE">
      <w:start w:val="1"/>
      <w:numFmt w:val="decimal"/>
      <w:lvlText w:val="%7."/>
      <w:lvlJc w:val="left"/>
      <w:pPr>
        <w:ind w:left="5040" w:hanging="360"/>
      </w:pPr>
    </w:lvl>
    <w:lvl w:ilvl="7" w:tplc="AFF253CA">
      <w:start w:val="1"/>
      <w:numFmt w:val="lowerLetter"/>
      <w:lvlText w:val="%8."/>
      <w:lvlJc w:val="left"/>
      <w:pPr>
        <w:ind w:left="5760" w:hanging="360"/>
      </w:pPr>
    </w:lvl>
    <w:lvl w:ilvl="8" w:tplc="DB5CFB34">
      <w:start w:val="1"/>
      <w:numFmt w:val="lowerRoman"/>
      <w:lvlText w:val="%9."/>
      <w:lvlJc w:val="right"/>
      <w:pPr>
        <w:ind w:left="6480" w:hanging="180"/>
      </w:pPr>
    </w:lvl>
  </w:abstractNum>
  <w:abstractNum w:abstractNumId="6" w15:restartNumberingAfterBreak="0">
    <w:nsid w:val="07A8150C"/>
    <w:multiLevelType w:val="hybridMultilevel"/>
    <w:tmpl w:val="FFFFFFFF"/>
    <w:lvl w:ilvl="0" w:tplc="C10EF2B6">
      <w:start w:val="1"/>
      <w:numFmt w:val="bullet"/>
      <w:lvlText w:val=""/>
      <w:lvlJc w:val="left"/>
      <w:pPr>
        <w:ind w:left="720" w:hanging="360"/>
      </w:pPr>
      <w:rPr>
        <w:rFonts w:hint="default" w:ascii="Symbol" w:hAnsi="Symbol"/>
      </w:rPr>
    </w:lvl>
    <w:lvl w:ilvl="1" w:tplc="EE1AFC62">
      <w:start w:val="1"/>
      <w:numFmt w:val="bullet"/>
      <w:lvlText w:val="o"/>
      <w:lvlJc w:val="left"/>
      <w:pPr>
        <w:ind w:left="1440" w:hanging="360"/>
      </w:pPr>
      <w:rPr>
        <w:rFonts w:hint="default" w:ascii="Courier New" w:hAnsi="Courier New"/>
      </w:rPr>
    </w:lvl>
    <w:lvl w:ilvl="2" w:tplc="D91A7AB8">
      <w:start w:val="1"/>
      <w:numFmt w:val="bullet"/>
      <w:lvlText w:val=""/>
      <w:lvlJc w:val="left"/>
      <w:pPr>
        <w:ind w:left="2160" w:hanging="360"/>
      </w:pPr>
      <w:rPr>
        <w:rFonts w:hint="default" w:ascii="Wingdings" w:hAnsi="Wingdings"/>
      </w:rPr>
    </w:lvl>
    <w:lvl w:ilvl="3" w:tplc="645A2DD2">
      <w:start w:val="1"/>
      <w:numFmt w:val="bullet"/>
      <w:lvlText w:val=""/>
      <w:lvlJc w:val="left"/>
      <w:pPr>
        <w:ind w:left="2880" w:hanging="360"/>
      </w:pPr>
      <w:rPr>
        <w:rFonts w:hint="default" w:ascii="Symbol" w:hAnsi="Symbol"/>
      </w:rPr>
    </w:lvl>
    <w:lvl w:ilvl="4" w:tplc="1D1AC372">
      <w:start w:val="1"/>
      <w:numFmt w:val="bullet"/>
      <w:lvlText w:val="o"/>
      <w:lvlJc w:val="left"/>
      <w:pPr>
        <w:ind w:left="3600" w:hanging="360"/>
      </w:pPr>
      <w:rPr>
        <w:rFonts w:hint="default" w:ascii="Courier New" w:hAnsi="Courier New"/>
      </w:rPr>
    </w:lvl>
    <w:lvl w:ilvl="5" w:tplc="78F496E2">
      <w:start w:val="1"/>
      <w:numFmt w:val="bullet"/>
      <w:lvlText w:val=""/>
      <w:lvlJc w:val="left"/>
      <w:pPr>
        <w:ind w:left="4320" w:hanging="360"/>
      </w:pPr>
      <w:rPr>
        <w:rFonts w:hint="default" w:ascii="Wingdings" w:hAnsi="Wingdings"/>
      </w:rPr>
    </w:lvl>
    <w:lvl w:ilvl="6" w:tplc="0080781C">
      <w:start w:val="1"/>
      <w:numFmt w:val="bullet"/>
      <w:lvlText w:val=""/>
      <w:lvlJc w:val="left"/>
      <w:pPr>
        <w:ind w:left="5040" w:hanging="360"/>
      </w:pPr>
      <w:rPr>
        <w:rFonts w:hint="default" w:ascii="Symbol" w:hAnsi="Symbol"/>
      </w:rPr>
    </w:lvl>
    <w:lvl w:ilvl="7" w:tplc="3F585CEA">
      <w:start w:val="1"/>
      <w:numFmt w:val="bullet"/>
      <w:lvlText w:val="o"/>
      <w:lvlJc w:val="left"/>
      <w:pPr>
        <w:ind w:left="5760" w:hanging="360"/>
      </w:pPr>
      <w:rPr>
        <w:rFonts w:hint="default" w:ascii="Courier New" w:hAnsi="Courier New"/>
      </w:rPr>
    </w:lvl>
    <w:lvl w:ilvl="8" w:tplc="13F4FCD8">
      <w:start w:val="1"/>
      <w:numFmt w:val="bullet"/>
      <w:lvlText w:val=""/>
      <w:lvlJc w:val="left"/>
      <w:pPr>
        <w:ind w:left="6480" w:hanging="360"/>
      </w:pPr>
      <w:rPr>
        <w:rFonts w:hint="default" w:ascii="Wingdings" w:hAnsi="Wingdings"/>
      </w:rPr>
    </w:lvl>
  </w:abstractNum>
  <w:abstractNum w:abstractNumId="7" w15:restartNumberingAfterBreak="0">
    <w:nsid w:val="07C73697"/>
    <w:multiLevelType w:val="hybridMultilevel"/>
    <w:tmpl w:val="FFFFFFFF"/>
    <w:lvl w:ilvl="0" w:tplc="10F60A7A">
      <w:start w:val="1"/>
      <w:numFmt w:val="decimal"/>
      <w:lvlText w:val="%1."/>
      <w:lvlJc w:val="left"/>
      <w:pPr>
        <w:ind w:left="720" w:hanging="360"/>
      </w:pPr>
    </w:lvl>
    <w:lvl w:ilvl="1" w:tplc="69C4DC4E">
      <w:start w:val="1"/>
      <w:numFmt w:val="lowerLetter"/>
      <w:lvlText w:val="%2."/>
      <w:lvlJc w:val="left"/>
      <w:pPr>
        <w:ind w:left="1440" w:hanging="360"/>
      </w:pPr>
    </w:lvl>
    <w:lvl w:ilvl="2" w:tplc="55262A02">
      <w:start w:val="1"/>
      <w:numFmt w:val="lowerRoman"/>
      <w:lvlText w:val="%3."/>
      <w:lvlJc w:val="right"/>
      <w:pPr>
        <w:ind w:left="2160" w:hanging="180"/>
      </w:pPr>
    </w:lvl>
    <w:lvl w:ilvl="3" w:tplc="1578DE6E">
      <w:start w:val="1"/>
      <w:numFmt w:val="decimal"/>
      <w:lvlText w:val="%4."/>
      <w:lvlJc w:val="left"/>
      <w:pPr>
        <w:ind w:left="2880" w:hanging="360"/>
      </w:pPr>
    </w:lvl>
    <w:lvl w:ilvl="4" w:tplc="A4CA57BC">
      <w:start w:val="1"/>
      <w:numFmt w:val="lowerLetter"/>
      <w:lvlText w:val="%5."/>
      <w:lvlJc w:val="left"/>
      <w:pPr>
        <w:ind w:left="3600" w:hanging="360"/>
      </w:pPr>
    </w:lvl>
    <w:lvl w:ilvl="5" w:tplc="52CA7A34">
      <w:start w:val="1"/>
      <w:numFmt w:val="lowerRoman"/>
      <w:lvlText w:val="%6."/>
      <w:lvlJc w:val="right"/>
      <w:pPr>
        <w:ind w:left="4320" w:hanging="180"/>
      </w:pPr>
    </w:lvl>
    <w:lvl w:ilvl="6" w:tplc="99CEE3BC">
      <w:start w:val="1"/>
      <w:numFmt w:val="decimal"/>
      <w:lvlText w:val="%7."/>
      <w:lvlJc w:val="left"/>
      <w:pPr>
        <w:ind w:left="5040" w:hanging="360"/>
      </w:pPr>
    </w:lvl>
    <w:lvl w:ilvl="7" w:tplc="3A86AA9C">
      <w:start w:val="1"/>
      <w:numFmt w:val="lowerLetter"/>
      <w:lvlText w:val="%8."/>
      <w:lvlJc w:val="left"/>
      <w:pPr>
        <w:ind w:left="5760" w:hanging="360"/>
      </w:pPr>
    </w:lvl>
    <w:lvl w:ilvl="8" w:tplc="C53C02DA">
      <w:start w:val="1"/>
      <w:numFmt w:val="lowerRoman"/>
      <w:lvlText w:val="%9."/>
      <w:lvlJc w:val="right"/>
      <w:pPr>
        <w:ind w:left="6480" w:hanging="180"/>
      </w:pPr>
    </w:lvl>
  </w:abstractNum>
  <w:abstractNum w:abstractNumId="8" w15:restartNumberingAfterBreak="0">
    <w:nsid w:val="08302C29"/>
    <w:multiLevelType w:val="hybridMultilevel"/>
    <w:tmpl w:val="C5B89BE4"/>
    <w:lvl w:ilvl="0" w:tplc="F7E0E542">
      <w:start w:val="1"/>
      <w:numFmt w:val="bullet"/>
      <w:lvlText w:val=""/>
      <w:lvlJc w:val="left"/>
      <w:pPr>
        <w:ind w:left="720" w:hanging="360"/>
      </w:pPr>
      <w:rPr>
        <w:rFonts w:hint="default" w:ascii="Symbol" w:hAnsi="Symbol"/>
      </w:rPr>
    </w:lvl>
    <w:lvl w:ilvl="1" w:tplc="9D88DBD8">
      <w:start w:val="1"/>
      <w:numFmt w:val="bullet"/>
      <w:lvlText w:val="o"/>
      <w:lvlJc w:val="left"/>
      <w:pPr>
        <w:ind w:left="1440" w:hanging="360"/>
      </w:pPr>
      <w:rPr>
        <w:rFonts w:hint="default" w:ascii="Courier New" w:hAnsi="Courier New"/>
      </w:rPr>
    </w:lvl>
    <w:lvl w:ilvl="2" w:tplc="79C63618">
      <w:start w:val="1"/>
      <w:numFmt w:val="bullet"/>
      <w:lvlText w:val=""/>
      <w:lvlJc w:val="left"/>
      <w:pPr>
        <w:ind w:left="2160" w:hanging="360"/>
      </w:pPr>
      <w:rPr>
        <w:rFonts w:hint="default" w:ascii="Wingdings" w:hAnsi="Wingdings"/>
      </w:rPr>
    </w:lvl>
    <w:lvl w:ilvl="3" w:tplc="B70CCCA0">
      <w:start w:val="1"/>
      <w:numFmt w:val="bullet"/>
      <w:lvlText w:val=""/>
      <w:lvlJc w:val="left"/>
      <w:pPr>
        <w:ind w:left="2880" w:hanging="360"/>
      </w:pPr>
      <w:rPr>
        <w:rFonts w:hint="default" w:ascii="Symbol" w:hAnsi="Symbol"/>
      </w:rPr>
    </w:lvl>
    <w:lvl w:ilvl="4" w:tplc="D46CF288">
      <w:start w:val="1"/>
      <w:numFmt w:val="bullet"/>
      <w:lvlText w:val="o"/>
      <w:lvlJc w:val="left"/>
      <w:pPr>
        <w:ind w:left="3600" w:hanging="360"/>
      </w:pPr>
      <w:rPr>
        <w:rFonts w:hint="default" w:ascii="Courier New" w:hAnsi="Courier New"/>
      </w:rPr>
    </w:lvl>
    <w:lvl w:ilvl="5" w:tplc="FE2EB58A">
      <w:start w:val="1"/>
      <w:numFmt w:val="bullet"/>
      <w:lvlText w:val=""/>
      <w:lvlJc w:val="left"/>
      <w:pPr>
        <w:ind w:left="4320" w:hanging="360"/>
      </w:pPr>
      <w:rPr>
        <w:rFonts w:hint="default" w:ascii="Wingdings" w:hAnsi="Wingdings"/>
      </w:rPr>
    </w:lvl>
    <w:lvl w:ilvl="6" w:tplc="109222EE">
      <w:start w:val="1"/>
      <w:numFmt w:val="bullet"/>
      <w:lvlText w:val=""/>
      <w:lvlJc w:val="left"/>
      <w:pPr>
        <w:ind w:left="5040" w:hanging="360"/>
      </w:pPr>
      <w:rPr>
        <w:rFonts w:hint="default" w:ascii="Symbol" w:hAnsi="Symbol"/>
      </w:rPr>
    </w:lvl>
    <w:lvl w:ilvl="7" w:tplc="52F88228">
      <w:start w:val="1"/>
      <w:numFmt w:val="bullet"/>
      <w:lvlText w:val="o"/>
      <w:lvlJc w:val="left"/>
      <w:pPr>
        <w:ind w:left="5760" w:hanging="360"/>
      </w:pPr>
      <w:rPr>
        <w:rFonts w:hint="default" w:ascii="Courier New" w:hAnsi="Courier New"/>
      </w:rPr>
    </w:lvl>
    <w:lvl w:ilvl="8" w:tplc="B1BCFBE2">
      <w:start w:val="1"/>
      <w:numFmt w:val="bullet"/>
      <w:lvlText w:val=""/>
      <w:lvlJc w:val="left"/>
      <w:pPr>
        <w:ind w:left="6480" w:hanging="360"/>
      </w:pPr>
      <w:rPr>
        <w:rFonts w:hint="default" w:ascii="Wingdings" w:hAnsi="Wingdings"/>
      </w:rPr>
    </w:lvl>
  </w:abstractNum>
  <w:abstractNum w:abstractNumId="9" w15:restartNumberingAfterBreak="0">
    <w:nsid w:val="08668117"/>
    <w:multiLevelType w:val="hybridMultilevel"/>
    <w:tmpl w:val="FFFFFFFF"/>
    <w:lvl w:ilvl="0" w:tplc="8EFA96C2">
      <w:start w:val="1"/>
      <w:numFmt w:val="decimal"/>
      <w:lvlText w:val="%1."/>
      <w:lvlJc w:val="left"/>
      <w:pPr>
        <w:ind w:left="720" w:hanging="360"/>
      </w:pPr>
    </w:lvl>
    <w:lvl w:ilvl="1" w:tplc="39C83956">
      <w:start w:val="1"/>
      <w:numFmt w:val="lowerLetter"/>
      <w:lvlText w:val="%2."/>
      <w:lvlJc w:val="left"/>
      <w:pPr>
        <w:ind w:left="1440" w:hanging="360"/>
      </w:pPr>
    </w:lvl>
    <w:lvl w:ilvl="2" w:tplc="F7703744">
      <w:start w:val="1"/>
      <w:numFmt w:val="lowerRoman"/>
      <w:lvlText w:val="%3."/>
      <w:lvlJc w:val="right"/>
      <w:pPr>
        <w:ind w:left="2160" w:hanging="180"/>
      </w:pPr>
    </w:lvl>
    <w:lvl w:ilvl="3" w:tplc="BC4EAE70">
      <w:start w:val="1"/>
      <w:numFmt w:val="decimal"/>
      <w:lvlText w:val="%4."/>
      <w:lvlJc w:val="left"/>
      <w:pPr>
        <w:ind w:left="2880" w:hanging="360"/>
      </w:pPr>
    </w:lvl>
    <w:lvl w:ilvl="4" w:tplc="B2E0C9FC">
      <w:start w:val="1"/>
      <w:numFmt w:val="lowerLetter"/>
      <w:lvlText w:val="%5."/>
      <w:lvlJc w:val="left"/>
      <w:pPr>
        <w:ind w:left="3600" w:hanging="360"/>
      </w:pPr>
    </w:lvl>
    <w:lvl w:ilvl="5" w:tplc="611A8FF2">
      <w:start w:val="1"/>
      <w:numFmt w:val="lowerRoman"/>
      <w:lvlText w:val="%6."/>
      <w:lvlJc w:val="right"/>
      <w:pPr>
        <w:ind w:left="4320" w:hanging="180"/>
      </w:pPr>
    </w:lvl>
    <w:lvl w:ilvl="6" w:tplc="9CDAF712">
      <w:start w:val="1"/>
      <w:numFmt w:val="decimal"/>
      <w:lvlText w:val="%7."/>
      <w:lvlJc w:val="left"/>
      <w:pPr>
        <w:ind w:left="5040" w:hanging="360"/>
      </w:pPr>
    </w:lvl>
    <w:lvl w:ilvl="7" w:tplc="3A507306">
      <w:start w:val="1"/>
      <w:numFmt w:val="lowerLetter"/>
      <w:lvlText w:val="%8."/>
      <w:lvlJc w:val="left"/>
      <w:pPr>
        <w:ind w:left="5760" w:hanging="360"/>
      </w:pPr>
    </w:lvl>
    <w:lvl w:ilvl="8" w:tplc="1F90538C">
      <w:start w:val="1"/>
      <w:numFmt w:val="lowerRoman"/>
      <w:lvlText w:val="%9."/>
      <w:lvlJc w:val="right"/>
      <w:pPr>
        <w:ind w:left="6480" w:hanging="180"/>
      </w:pPr>
    </w:lvl>
  </w:abstractNum>
  <w:abstractNum w:abstractNumId="10" w15:restartNumberingAfterBreak="0">
    <w:nsid w:val="122A3EEC"/>
    <w:multiLevelType w:val="hybridMultilevel"/>
    <w:tmpl w:val="FFFFFFFF"/>
    <w:lvl w:ilvl="0" w:tplc="6B3661D0">
      <w:start w:val="1"/>
      <w:numFmt w:val="decimal"/>
      <w:lvlText w:val="%1."/>
      <w:lvlJc w:val="left"/>
      <w:pPr>
        <w:ind w:left="720" w:hanging="360"/>
      </w:pPr>
    </w:lvl>
    <w:lvl w:ilvl="1" w:tplc="F674618C">
      <w:start w:val="1"/>
      <w:numFmt w:val="lowerLetter"/>
      <w:lvlText w:val="%2."/>
      <w:lvlJc w:val="left"/>
      <w:pPr>
        <w:ind w:left="1440" w:hanging="360"/>
      </w:pPr>
    </w:lvl>
    <w:lvl w:ilvl="2" w:tplc="B60A12B2">
      <w:start w:val="1"/>
      <w:numFmt w:val="lowerRoman"/>
      <w:lvlText w:val="%3."/>
      <w:lvlJc w:val="right"/>
      <w:pPr>
        <w:ind w:left="2160" w:hanging="180"/>
      </w:pPr>
    </w:lvl>
    <w:lvl w:ilvl="3" w:tplc="9FAE4964">
      <w:start w:val="1"/>
      <w:numFmt w:val="decimal"/>
      <w:lvlText w:val="%4."/>
      <w:lvlJc w:val="left"/>
      <w:pPr>
        <w:ind w:left="2880" w:hanging="360"/>
      </w:pPr>
    </w:lvl>
    <w:lvl w:ilvl="4" w:tplc="11C058C4">
      <w:start w:val="1"/>
      <w:numFmt w:val="lowerLetter"/>
      <w:lvlText w:val="%5."/>
      <w:lvlJc w:val="left"/>
      <w:pPr>
        <w:ind w:left="3600" w:hanging="360"/>
      </w:pPr>
    </w:lvl>
    <w:lvl w:ilvl="5" w:tplc="F14463CC">
      <w:start w:val="1"/>
      <w:numFmt w:val="lowerRoman"/>
      <w:lvlText w:val="%6."/>
      <w:lvlJc w:val="right"/>
      <w:pPr>
        <w:ind w:left="4320" w:hanging="180"/>
      </w:pPr>
    </w:lvl>
    <w:lvl w:ilvl="6" w:tplc="F77865DC">
      <w:start w:val="1"/>
      <w:numFmt w:val="decimal"/>
      <w:lvlText w:val="%7."/>
      <w:lvlJc w:val="left"/>
      <w:pPr>
        <w:ind w:left="5040" w:hanging="360"/>
      </w:pPr>
    </w:lvl>
    <w:lvl w:ilvl="7" w:tplc="04FEDAD0">
      <w:start w:val="1"/>
      <w:numFmt w:val="lowerLetter"/>
      <w:lvlText w:val="%8."/>
      <w:lvlJc w:val="left"/>
      <w:pPr>
        <w:ind w:left="5760" w:hanging="360"/>
      </w:pPr>
    </w:lvl>
    <w:lvl w:ilvl="8" w:tplc="0A42CE4A">
      <w:start w:val="1"/>
      <w:numFmt w:val="lowerRoman"/>
      <w:lvlText w:val="%9."/>
      <w:lvlJc w:val="right"/>
      <w:pPr>
        <w:ind w:left="6480" w:hanging="180"/>
      </w:pPr>
    </w:lvl>
  </w:abstractNum>
  <w:abstractNum w:abstractNumId="11" w15:restartNumberingAfterBreak="0">
    <w:nsid w:val="15DD0920"/>
    <w:multiLevelType w:val="hybridMultilevel"/>
    <w:tmpl w:val="FFFFFFFF"/>
    <w:lvl w:ilvl="0" w:tplc="7A82728E">
      <w:start w:val="1"/>
      <w:numFmt w:val="bullet"/>
      <w:lvlText w:val=""/>
      <w:lvlJc w:val="left"/>
      <w:pPr>
        <w:ind w:left="720" w:hanging="360"/>
      </w:pPr>
      <w:rPr>
        <w:rFonts w:hint="default" w:ascii="Symbol" w:hAnsi="Symbol"/>
      </w:rPr>
    </w:lvl>
    <w:lvl w:ilvl="1" w:tplc="1286E094">
      <w:start w:val="1"/>
      <w:numFmt w:val="bullet"/>
      <w:lvlText w:val="o"/>
      <w:lvlJc w:val="left"/>
      <w:pPr>
        <w:ind w:left="1440" w:hanging="360"/>
      </w:pPr>
      <w:rPr>
        <w:rFonts w:hint="default" w:ascii="Courier New" w:hAnsi="Courier New"/>
      </w:rPr>
    </w:lvl>
    <w:lvl w:ilvl="2" w:tplc="5108F752">
      <w:start w:val="1"/>
      <w:numFmt w:val="bullet"/>
      <w:lvlText w:val=""/>
      <w:lvlJc w:val="left"/>
      <w:pPr>
        <w:ind w:left="2160" w:hanging="360"/>
      </w:pPr>
      <w:rPr>
        <w:rFonts w:hint="default" w:ascii="Wingdings" w:hAnsi="Wingdings"/>
      </w:rPr>
    </w:lvl>
    <w:lvl w:ilvl="3" w:tplc="BF884612">
      <w:start w:val="1"/>
      <w:numFmt w:val="bullet"/>
      <w:lvlText w:val=""/>
      <w:lvlJc w:val="left"/>
      <w:pPr>
        <w:ind w:left="2880" w:hanging="360"/>
      </w:pPr>
      <w:rPr>
        <w:rFonts w:hint="default" w:ascii="Symbol" w:hAnsi="Symbol"/>
      </w:rPr>
    </w:lvl>
    <w:lvl w:ilvl="4" w:tplc="83E8F2A4">
      <w:start w:val="1"/>
      <w:numFmt w:val="bullet"/>
      <w:lvlText w:val="o"/>
      <w:lvlJc w:val="left"/>
      <w:pPr>
        <w:ind w:left="3600" w:hanging="360"/>
      </w:pPr>
      <w:rPr>
        <w:rFonts w:hint="default" w:ascii="Courier New" w:hAnsi="Courier New"/>
      </w:rPr>
    </w:lvl>
    <w:lvl w:ilvl="5" w:tplc="0A9A3822">
      <w:start w:val="1"/>
      <w:numFmt w:val="bullet"/>
      <w:lvlText w:val=""/>
      <w:lvlJc w:val="left"/>
      <w:pPr>
        <w:ind w:left="4320" w:hanging="360"/>
      </w:pPr>
      <w:rPr>
        <w:rFonts w:hint="default" w:ascii="Wingdings" w:hAnsi="Wingdings"/>
      </w:rPr>
    </w:lvl>
    <w:lvl w:ilvl="6" w:tplc="C17A114C">
      <w:start w:val="1"/>
      <w:numFmt w:val="bullet"/>
      <w:lvlText w:val=""/>
      <w:lvlJc w:val="left"/>
      <w:pPr>
        <w:ind w:left="5040" w:hanging="360"/>
      </w:pPr>
      <w:rPr>
        <w:rFonts w:hint="default" w:ascii="Symbol" w:hAnsi="Symbol"/>
      </w:rPr>
    </w:lvl>
    <w:lvl w:ilvl="7" w:tplc="E2F8BFFC">
      <w:start w:val="1"/>
      <w:numFmt w:val="bullet"/>
      <w:lvlText w:val="o"/>
      <w:lvlJc w:val="left"/>
      <w:pPr>
        <w:ind w:left="5760" w:hanging="360"/>
      </w:pPr>
      <w:rPr>
        <w:rFonts w:hint="default" w:ascii="Courier New" w:hAnsi="Courier New"/>
      </w:rPr>
    </w:lvl>
    <w:lvl w:ilvl="8" w:tplc="CF2A1204">
      <w:start w:val="1"/>
      <w:numFmt w:val="bullet"/>
      <w:lvlText w:val=""/>
      <w:lvlJc w:val="left"/>
      <w:pPr>
        <w:ind w:left="6480" w:hanging="360"/>
      </w:pPr>
      <w:rPr>
        <w:rFonts w:hint="default" w:ascii="Wingdings" w:hAnsi="Wingdings"/>
      </w:rPr>
    </w:lvl>
  </w:abstractNum>
  <w:abstractNum w:abstractNumId="12" w15:restartNumberingAfterBreak="0">
    <w:nsid w:val="187274A3"/>
    <w:multiLevelType w:val="hybridMultilevel"/>
    <w:tmpl w:val="FFFFFFFF"/>
    <w:lvl w:ilvl="0" w:tplc="64A20AAA">
      <w:start w:val="1"/>
      <w:numFmt w:val="decimal"/>
      <w:lvlText w:val="%1."/>
      <w:lvlJc w:val="left"/>
      <w:pPr>
        <w:ind w:left="720" w:hanging="360"/>
      </w:pPr>
    </w:lvl>
    <w:lvl w:ilvl="1" w:tplc="99FAB9D4">
      <w:start w:val="1"/>
      <w:numFmt w:val="lowerLetter"/>
      <w:lvlText w:val="%2."/>
      <w:lvlJc w:val="left"/>
      <w:pPr>
        <w:ind w:left="1440" w:hanging="360"/>
      </w:pPr>
    </w:lvl>
    <w:lvl w:ilvl="2" w:tplc="99CEEFAE">
      <w:start w:val="1"/>
      <w:numFmt w:val="lowerRoman"/>
      <w:lvlText w:val="%3."/>
      <w:lvlJc w:val="right"/>
      <w:pPr>
        <w:ind w:left="2160" w:hanging="180"/>
      </w:pPr>
    </w:lvl>
    <w:lvl w:ilvl="3" w:tplc="9B3826A6">
      <w:start w:val="1"/>
      <w:numFmt w:val="decimal"/>
      <w:lvlText w:val="%4."/>
      <w:lvlJc w:val="left"/>
      <w:pPr>
        <w:ind w:left="2880" w:hanging="360"/>
      </w:pPr>
    </w:lvl>
    <w:lvl w:ilvl="4" w:tplc="214CAD66">
      <w:start w:val="1"/>
      <w:numFmt w:val="lowerLetter"/>
      <w:lvlText w:val="%5."/>
      <w:lvlJc w:val="left"/>
      <w:pPr>
        <w:ind w:left="3600" w:hanging="360"/>
      </w:pPr>
    </w:lvl>
    <w:lvl w:ilvl="5" w:tplc="970E82FA">
      <w:start w:val="1"/>
      <w:numFmt w:val="lowerRoman"/>
      <w:lvlText w:val="%6."/>
      <w:lvlJc w:val="right"/>
      <w:pPr>
        <w:ind w:left="4320" w:hanging="180"/>
      </w:pPr>
    </w:lvl>
    <w:lvl w:ilvl="6" w:tplc="5A2839C6">
      <w:start w:val="1"/>
      <w:numFmt w:val="decimal"/>
      <w:lvlText w:val="%7."/>
      <w:lvlJc w:val="left"/>
      <w:pPr>
        <w:ind w:left="5040" w:hanging="360"/>
      </w:pPr>
    </w:lvl>
    <w:lvl w:ilvl="7" w:tplc="DEE0F03A">
      <w:start w:val="1"/>
      <w:numFmt w:val="lowerLetter"/>
      <w:lvlText w:val="%8."/>
      <w:lvlJc w:val="left"/>
      <w:pPr>
        <w:ind w:left="5760" w:hanging="360"/>
      </w:pPr>
    </w:lvl>
    <w:lvl w:ilvl="8" w:tplc="A0C4EFA0">
      <w:start w:val="1"/>
      <w:numFmt w:val="lowerRoman"/>
      <w:lvlText w:val="%9."/>
      <w:lvlJc w:val="right"/>
      <w:pPr>
        <w:ind w:left="6480" w:hanging="180"/>
      </w:pPr>
    </w:lvl>
  </w:abstractNum>
  <w:abstractNum w:abstractNumId="13" w15:restartNumberingAfterBreak="0">
    <w:nsid w:val="1A7BA1AF"/>
    <w:multiLevelType w:val="hybridMultilevel"/>
    <w:tmpl w:val="FFFFFFFF"/>
    <w:lvl w:ilvl="0" w:tplc="50809858">
      <w:start w:val="1"/>
      <w:numFmt w:val="bullet"/>
      <w:lvlText w:val=""/>
      <w:lvlJc w:val="left"/>
      <w:pPr>
        <w:ind w:left="720" w:hanging="360"/>
      </w:pPr>
      <w:rPr>
        <w:rFonts w:hint="default" w:ascii="Symbol" w:hAnsi="Symbol"/>
      </w:rPr>
    </w:lvl>
    <w:lvl w:ilvl="1" w:tplc="F74255CC">
      <w:start w:val="1"/>
      <w:numFmt w:val="bullet"/>
      <w:lvlText w:val="o"/>
      <w:lvlJc w:val="left"/>
      <w:pPr>
        <w:ind w:left="1440" w:hanging="360"/>
      </w:pPr>
      <w:rPr>
        <w:rFonts w:hint="default" w:ascii="Courier New" w:hAnsi="Courier New"/>
      </w:rPr>
    </w:lvl>
    <w:lvl w:ilvl="2" w:tplc="ECB0DFAC">
      <w:start w:val="1"/>
      <w:numFmt w:val="bullet"/>
      <w:lvlText w:val=""/>
      <w:lvlJc w:val="left"/>
      <w:pPr>
        <w:ind w:left="2160" w:hanging="360"/>
      </w:pPr>
      <w:rPr>
        <w:rFonts w:hint="default" w:ascii="Wingdings" w:hAnsi="Wingdings"/>
      </w:rPr>
    </w:lvl>
    <w:lvl w:ilvl="3" w:tplc="863AFFCA">
      <w:start w:val="1"/>
      <w:numFmt w:val="bullet"/>
      <w:lvlText w:val=""/>
      <w:lvlJc w:val="left"/>
      <w:pPr>
        <w:ind w:left="2880" w:hanging="360"/>
      </w:pPr>
      <w:rPr>
        <w:rFonts w:hint="default" w:ascii="Symbol" w:hAnsi="Symbol"/>
      </w:rPr>
    </w:lvl>
    <w:lvl w:ilvl="4" w:tplc="B11C3456">
      <w:start w:val="1"/>
      <w:numFmt w:val="bullet"/>
      <w:lvlText w:val="o"/>
      <w:lvlJc w:val="left"/>
      <w:pPr>
        <w:ind w:left="3600" w:hanging="360"/>
      </w:pPr>
      <w:rPr>
        <w:rFonts w:hint="default" w:ascii="Courier New" w:hAnsi="Courier New"/>
      </w:rPr>
    </w:lvl>
    <w:lvl w:ilvl="5" w:tplc="42622A44">
      <w:start w:val="1"/>
      <w:numFmt w:val="bullet"/>
      <w:lvlText w:val=""/>
      <w:lvlJc w:val="left"/>
      <w:pPr>
        <w:ind w:left="4320" w:hanging="360"/>
      </w:pPr>
      <w:rPr>
        <w:rFonts w:hint="default" w:ascii="Wingdings" w:hAnsi="Wingdings"/>
      </w:rPr>
    </w:lvl>
    <w:lvl w:ilvl="6" w:tplc="CA8CEF5A">
      <w:start w:val="1"/>
      <w:numFmt w:val="bullet"/>
      <w:lvlText w:val=""/>
      <w:lvlJc w:val="left"/>
      <w:pPr>
        <w:ind w:left="5040" w:hanging="360"/>
      </w:pPr>
      <w:rPr>
        <w:rFonts w:hint="default" w:ascii="Symbol" w:hAnsi="Symbol"/>
      </w:rPr>
    </w:lvl>
    <w:lvl w:ilvl="7" w:tplc="129EACBE">
      <w:start w:val="1"/>
      <w:numFmt w:val="bullet"/>
      <w:lvlText w:val="o"/>
      <w:lvlJc w:val="left"/>
      <w:pPr>
        <w:ind w:left="5760" w:hanging="360"/>
      </w:pPr>
      <w:rPr>
        <w:rFonts w:hint="default" w:ascii="Courier New" w:hAnsi="Courier New"/>
      </w:rPr>
    </w:lvl>
    <w:lvl w:ilvl="8" w:tplc="64AC9490">
      <w:start w:val="1"/>
      <w:numFmt w:val="bullet"/>
      <w:lvlText w:val=""/>
      <w:lvlJc w:val="left"/>
      <w:pPr>
        <w:ind w:left="6480" w:hanging="360"/>
      </w:pPr>
      <w:rPr>
        <w:rFonts w:hint="default" w:ascii="Wingdings" w:hAnsi="Wingdings"/>
      </w:rPr>
    </w:lvl>
  </w:abstractNum>
  <w:abstractNum w:abstractNumId="14" w15:restartNumberingAfterBreak="0">
    <w:nsid w:val="1AD849E4"/>
    <w:multiLevelType w:val="multilevel"/>
    <w:tmpl w:val="10BC673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1C176961"/>
    <w:multiLevelType w:val="hybridMultilevel"/>
    <w:tmpl w:val="FFFFFFFF"/>
    <w:lvl w:ilvl="0" w:tplc="683C2712">
      <w:start w:val="1"/>
      <w:numFmt w:val="decimal"/>
      <w:lvlText w:val="%1."/>
      <w:lvlJc w:val="left"/>
      <w:pPr>
        <w:ind w:left="720" w:hanging="360"/>
      </w:pPr>
    </w:lvl>
    <w:lvl w:ilvl="1" w:tplc="661475DC">
      <w:start w:val="1"/>
      <w:numFmt w:val="lowerLetter"/>
      <w:lvlText w:val="%2."/>
      <w:lvlJc w:val="left"/>
      <w:pPr>
        <w:ind w:left="1440" w:hanging="360"/>
      </w:pPr>
    </w:lvl>
    <w:lvl w:ilvl="2" w:tplc="07328DA2">
      <w:start w:val="1"/>
      <w:numFmt w:val="lowerRoman"/>
      <w:lvlText w:val="%3."/>
      <w:lvlJc w:val="right"/>
      <w:pPr>
        <w:ind w:left="2160" w:hanging="180"/>
      </w:pPr>
    </w:lvl>
    <w:lvl w:ilvl="3" w:tplc="20B8B5D0">
      <w:start w:val="1"/>
      <w:numFmt w:val="decimal"/>
      <w:lvlText w:val="%4."/>
      <w:lvlJc w:val="left"/>
      <w:pPr>
        <w:ind w:left="2880" w:hanging="360"/>
      </w:pPr>
    </w:lvl>
    <w:lvl w:ilvl="4" w:tplc="86E6BE9E">
      <w:start w:val="1"/>
      <w:numFmt w:val="lowerLetter"/>
      <w:lvlText w:val="%5."/>
      <w:lvlJc w:val="left"/>
      <w:pPr>
        <w:ind w:left="3600" w:hanging="360"/>
      </w:pPr>
    </w:lvl>
    <w:lvl w:ilvl="5" w:tplc="5BF06AC4">
      <w:start w:val="1"/>
      <w:numFmt w:val="lowerRoman"/>
      <w:lvlText w:val="%6."/>
      <w:lvlJc w:val="right"/>
      <w:pPr>
        <w:ind w:left="4320" w:hanging="180"/>
      </w:pPr>
    </w:lvl>
    <w:lvl w:ilvl="6" w:tplc="427C20D8">
      <w:start w:val="1"/>
      <w:numFmt w:val="decimal"/>
      <w:lvlText w:val="%7."/>
      <w:lvlJc w:val="left"/>
      <w:pPr>
        <w:ind w:left="5040" w:hanging="360"/>
      </w:pPr>
    </w:lvl>
    <w:lvl w:ilvl="7" w:tplc="88E07912">
      <w:start w:val="1"/>
      <w:numFmt w:val="lowerLetter"/>
      <w:lvlText w:val="%8."/>
      <w:lvlJc w:val="left"/>
      <w:pPr>
        <w:ind w:left="5760" w:hanging="360"/>
      </w:pPr>
    </w:lvl>
    <w:lvl w:ilvl="8" w:tplc="0CF6A30E">
      <w:start w:val="1"/>
      <w:numFmt w:val="lowerRoman"/>
      <w:lvlText w:val="%9."/>
      <w:lvlJc w:val="right"/>
      <w:pPr>
        <w:ind w:left="6480" w:hanging="180"/>
      </w:pPr>
    </w:lvl>
  </w:abstractNum>
  <w:abstractNum w:abstractNumId="16" w15:restartNumberingAfterBreak="0">
    <w:nsid w:val="1C72D4B0"/>
    <w:multiLevelType w:val="hybridMultilevel"/>
    <w:tmpl w:val="FFFFFFFF"/>
    <w:lvl w:ilvl="0" w:tplc="142C570E">
      <w:start w:val="1"/>
      <w:numFmt w:val="bullet"/>
      <w:lvlText w:val=""/>
      <w:lvlJc w:val="left"/>
      <w:pPr>
        <w:ind w:left="720" w:hanging="360"/>
      </w:pPr>
      <w:rPr>
        <w:rFonts w:hint="default" w:ascii="Symbol" w:hAnsi="Symbol"/>
      </w:rPr>
    </w:lvl>
    <w:lvl w:ilvl="1" w:tplc="1780C9B6">
      <w:start w:val="1"/>
      <w:numFmt w:val="bullet"/>
      <w:lvlText w:val="o"/>
      <w:lvlJc w:val="left"/>
      <w:pPr>
        <w:ind w:left="1440" w:hanging="360"/>
      </w:pPr>
      <w:rPr>
        <w:rFonts w:hint="default" w:ascii="Courier New" w:hAnsi="Courier New"/>
      </w:rPr>
    </w:lvl>
    <w:lvl w:ilvl="2" w:tplc="E9BEB012">
      <w:start w:val="1"/>
      <w:numFmt w:val="bullet"/>
      <w:lvlText w:val=""/>
      <w:lvlJc w:val="left"/>
      <w:pPr>
        <w:ind w:left="2160" w:hanging="360"/>
      </w:pPr>
      <w:rPr>
        <w:rFonts w:hint="default" w:ascii="Wingdings" w:hAnsi="Wingdings"/>
      </w:rPr>
    </w:lvl>
    <w:lvl w:ilvl="3" w:tplc="21C28726">
      <w:start w:val="1"/>
      <w:numFmt w:val="bullet"/>
      <w:lvlText w:val=""/>
      <w:lvlJc w:val="left"/>
      <w:pPr>
        <w:ind w:left="2880" w:hanging="360"/>
      </w:pPr>
      <w:rPr>
        <w:rFonts w:hint="default" w:ascii="Symbol" w:hAnsi="Symbol"/>
      </w:rPr>
    </w:lvl>
    <w:lvl w:ilvl="4" w:tplc="1CEAC0E8">
      <w:start w:val="1"/>
      <w:numFmt w:val="bullet"/>
      <w:lvlText w:val="o"/>
      <w:lvlJc w:val="left"/>
      <w:pPr>
        <w:ind w:left="3600" w:hanging="360"/>
      </w:pPr>
      <w:rPr>
        <w:rFonts w:hint="default" w:ascii="Courier New" w:hAnsi="Courier New"/>
      </w:rPr>
    </w:lvl>
    <w:lvl w:ilvl="5" w:tplc="022E1ABA">
      <w:start w:val="1"/>
      <w:numFmt w:val="bullet"/>
      <w:lvlText w:val=""/>
      <w:lvlJc w:val="left"/>
      <w:pPr>
        <w:ind w:left="4320" w:hanging="360"/>
      </w:pPr>
      <w:rPr>
        <w:rFonts w:hint="default" w:ascii="Wingdings" w:hAnsi="Wingdings"/>
      </w:rPr>
    </w:lvl>
    <w:lvl w:ilvl="6" w:tplc="B900ED36">
      <w:start w:val="1"/>
      <w:numFmt w:val="bullet"/>
      <w:lvlText w:val=""/>
      <w:lvlJc w:val="left"/>
      <w:pPr>
        <w:ind w:left="5040" w:hanging="360"/>
      </w:pPr>
      <w:rPr>
        <w:rFonts w:hint="default" w:ascii="Symbol" w:hAnsi="Symbol"/>
      </w:rPr>
    </w:lvl>
    <w:lvl w:ilvl="7" w:tplc="B6FEC5AC">
      <w:start w:val="1"/>
      <w:numFmt w:val="bullet"/>
      <w:lvlText w:val="o"/>
      <w:lvlJc w:val="left"/>
      <w:pPr>
        <w:ind w:left="5760" w:hanging="360"/>
      </w:pPr>
      <w:rPr>
        <w:rFonts w:hint="default" w:ascii="Courier New" w:hAnsi="Courier New"/>
      </w:rPr>
    </w:lvl>
    <w:lvl w:ilvl="8" w:tplc="FCA6F464">
      <w:start w:val="1"/>
      <w:numFmt w:val="bullet"/>
      <w:lvlText w:val=""/>
      <w:lvlJc w:val="left"/>
      <w:pPr>
        <w:ind w:left="6480" w:hanging="360"/>
      </w:pPr>
      <w:rPr>
        <w:rFonts w:hint="default" w:ascii="Wingdings" w:hAnsi="Wingdings"/>
      </w:rPr>
    </w:lvl>
  </w:abstractNum>
  <w:abstractNum w:abstractNumId="17" w15:restartNumberingAfterBreak="0">
    <w:nsid w:val="202EEFA1"/>
    <w:multiLevelType w:val="hybridMultilevel"/>
    <w:tmpl w:val="4314E194"/>
    <w:lvl w:ilvl="0" w:tplc="B0F43870">
      <w:start w:val="1"/>
      <w:numFmt w:val="decimal"/>
      <w:lvlText w:val="%1."/>
      <w:lvlJc w:val="left"/>
      <w:pPr>
        <w:ind w:left="720" w:hanging="360"/>
      </w:pPr>
    </w:lvl>
    <w:lvl w:ilvl="1" w:tplc="801C3002">
      <w:start w:val="1"/>
      <w:numFmt w:val="lowerLetter"/>
      <w:lvlText w:val="%2."/>
      <w:lvlJc w:val="left"/>
      <w:pPr>
        <w:ind w:left="1440" w:hanging="360"/>
      </w:pPr>
    </w:lvl>
    <w:lvl w:ilvl="2" w:tplc="0C86B5CC">
      <w:start w:val="1"/>
      <w:numFmt w:val="lowerRoman"/>
      <w:lvlText w:val="%3."/>
      <w:lvlJc w:val="right"/>
      <w:pPr>
        <w:ind w:left="2160" w:hanging="180"/>
      </w:pPr>
    </w:lvl>
    <w:lvl w:ilvl="3" w:tplc="F0E08A9A">
      <w:start w:val="1"/>
      <w:numFmt w:val="decimal"/>
      <w:lvlText w:val="%4."/>
      <w:lvlJc w:val="left"/>
      <w:pPr>
        <w:ind w:left="2880" w:hanging="360"/>
      </w:pPr>
    </w:lvl>
    <w:lvl w:ilvl="4" w:tplc="A176BF62">
      <w:start w:val="1"/>
      <w:numFmt w:val="lowerLetter"/>
      <w:lvlText w:val="%5."/>
      <w:lvlJc w:val="left"/>
      <w:pPr>
        <w:ind w:left="3600" w:hanging="360"/>
      </w:pPr>
    </w:lvl>
    <w:lvl w:ilvl="5" w:tplc="9F8065B0">
      <w:start w:val="1"/>
      <w:numFmt w:val="lowerRoman"/>
      <w:lvlText w:val="%6."/>
      <w:lvlJc w:val="right"/>
      <w:pPr>
        <w:ind w:left="4320" w:hanging="180"/>
      </w:pPr>
    </w:lvl>
    <w:lvl w:ilvl="6" w:tplc="665A113E">
      <w:start w:val="1"/>
      <w:numFmt w:val="decimal"/>
      <w:lvlText w:val="%7."/>
      <w:lvlJc w:val="left"/>
      <w:pPr>
        <w:ind w:left="5040" w:hanging="360"/>
      </w:pPr>
    </w:lvl>
    <w:lvl w:ilvl="7" w:tplc="E83A833C">
      <w:start w:val="1"/>
      <w:numFmt w:val="lowerLetter"/>
      <w:lvlText w:val="%8."/>
      <w:lvlJc w:val="left"/>
      <w:pPr>
        <w:ind w:left="5760" w:hanging="360"/>
      </w:pPr>
    </w:lvl>
    <w:lvl w:ilvl="8" w:tplc="F3A0CC94">
      <w:start w:val="1"/>
      <w:numFmt w:val="lowerRoman"/>
      <w:lvlText w:val="%9."/>
      <w:lvlJc w:val="right"/>
      <w:pPr>
        <w:ind w:left="6480" w:hanging="180"/>
      </w:pPr>
    </w:lvl>
  </w:abstractNum>
  <w:abstractNum w:abstractNumId="18" w15:restartNumberingAfterBreak="0">
    <w:nsid w:val="21DCD298"/>
    <w:multiLevelType w:val="hybridMultilevel"/>
    <w:tmpl w:val="FFFFFFFF"/>
    <w:lvl w:ilvl="0" w:tplc="FE4087C0">
      <w:start w:val="1"/>
      <w:numFmt w:val="bullet"/>
      <w:lvlText w:val=""/>
      <w:lvlJc w:val="left"/>
      <w:pPr>
        <w:ind w:left="720" w:hanging="360"/>
      </w:pPr>
      <w:rPr>
        <w:rFonts w:hint="default" w:ascii="Symbol" w:hAnsi="Symbol"/>
      </w:rPr>
    </w:lvl>
    <w:lvl w:ilvl="1" w:tplc="360832F4">
      <w:start w:val="1"/>
      <w:numFmt w:val="bullet"/>
      <w:lvlText w:val="o"/>
      <w:lvlJc w:val="left"/>
      <w:pPr>
        <w:ind w:left="1440" w:hanging="360"/>
      </w:pPr>
      <w:rPr>
        <w:rFonts w:hint="default" w:ascii="Courier New" w:hAnsi="Courier New"/>
      </w:rPr>
    </w:lvl>
    <w:lvl w:ilvl="2" w:tplc="3112E124">
      <w:start w:val="1"/>
      <w:numFmt w:val="bullet"/>
      <w:lvlText w:val=""/>
      <w:lvlJc w:val="left"/>
      <w:pPr>
        <w:ind w:left="2160" w:hanging="360"/>
      </w:pPr>
      <w:rPr>
        <w:rFonts w:hint="default" w:ascii="Wingdings" w:hAnsi="Wingdings"/>
      </w:rPr>
    </w:lvl>
    <w:lvl w:ilvl="3" w:tplc="A7DE8D90">
      <w:start w:val="1"/>
      <w:numFmt w:val="bullet"/>
      <w:lvlText w:val=""/>
      <w:lvlJc w:val="left"/>
      <w:pPr>
        <w:ind w:left="2880" w:hanging="360"/>
      </w:pPr>
      <w:rPr>
        <w:rFonts w:hint="default" w:ascii="Symbol" w:hAnsi="Symbol"/>
      </w:rPr>
    </w:lvl>
    <w:lvl w:ilvl="4" w:tplc="59C2F564">
      <w:start w:val="1"/>
      <w:numFmt w:val="bullet"/>
      <w:lvlText w:val="o"/>
      <w:lvlJc w:val="left"/>
      <w:pPr>
        <w:ind w:left="3600" w:hanging="360"/>
      </w:pPr>
      <w:rPr>
        <w:rFonts w:hint="default" w:ascii="Courier New" w:hAnsi="Courier New"/>
      </w:rPr>
    </w:lvl>
    <w:lvl w:ilvl="5" w:tplc="84EA7BBC">
      <w:start w:val="1"/>
      <w:numFmt w:val="bullet"/>
      <w:lvlText w:val=""/>
      <w:lvlJc w:val="left"/>
      <w:pPr>
        <w:ind w:left="4320" w:hanging="360"/>
      </w:pPr>
      <w:rPr>
        <w:rFonts w:hint="default" w:ascii="Wingdings" w:hAnsi="Wingdings"/>
      </w:rPr>
    </w:lvl>
    <w:lvl w:ilvl="6" w:tplc="56AA1D88">
      <w:start w:val="1"/>
      <w:numFmt w:val="bullet"/>
      <w:lvlText w:val=""/>
      <w:lvlJc w:val="left"/>
      <w:pPr>
        <w:ind w:left="5040" w:hanging="360"/>
      </w:pPr>
      <w:rPr>
        <w:rFonts w:hint="default" w:ascii="Symbol" w:hAnsi="Symbol"/>
      </w:rPr>
    </w:lvl>
    <w:lvl w:ilvl="7" w:tplc="462C61D6">
      <w:start w:val="1"/>
      <w:numFmt w:val="bullet"/>
      <w:lvlText w:val="o"/>
      <w:lvlJc w:val="left"/>
      <w:pPr>
        <w:ind w:left="5760" w:hanging="360"/>
      </w:pPr>
      <w:rPr>
        <w:rFonts w:hint="default" w:ascii="Courier New" w:hAnsi="Courier New"/>
      </w:rPr>
    </w:lvl>
    <w:lvl w:ilvl="8" w:tplc="DA64BEE0">
      <w:start w:val="1"/>
      <w:numFmt w:val="bullet"/>
      <w:lvlText w:val=""/>
      <w:lvlJc w:val="left"/>
      <w:pPr>
        <w:ind w:left="6480" w:hanging="360"/>
      </w:pPr>
      <w:rPr>
        <w:rFonts w:hint="default" w:ascii="Wingdings" w:hAnsi="Wingdings"/>
      </w:rPr>
    </w:lvl>
  </w:abstractNum>
  <w:abstractNum w:abstractNumId="19" w15:restartNumberingAfterBreak="0">
    <w:nsid w:val="22302870"/>
    <w:multiLevelType w:val="hybridMultilevel"/>
    <w:tmpl w:val="FFFFFFFF"/>
    <w:lvl w:ilvl="0" w:tplc="50949978">
      <w:start w:val="1"/>
      <w:numFmt w:val="decimal"/>
      <w:lvlText w:val="%1."/>
      <w:lvlJc w:val="left"/>
      <w:pPr>
        <w:ind w:left="720" w:hanging="360"/>
      </w:pPr>
    </w:lvl>
    <w:lvl w:ilvl="1" w:tplc="107EF07C">
      <w:start w:val="1"/>
      <w:numFmt w:val="lowerLetter"/>
      <w:lvlText w:val="%2."/>
      <w:lvlJc w:val="left"/>
      <w:pPr>
        <w:ind w:left="1440" w:hanging="360"/>
      </w:pPr>
    </w:lvl>
    <w:lvl w:ilvl="2" w:tplc="54B4E760">
      <w:start w:val="1"/>
      <w:numFmt w:val="lowerRoman"/>
      <w:lvlText w:val="%3."/>
      <w:lvlJc w:val="right"/>
      <w:pPr>
        <w:ind w:left="2160" w:hanging="180"/>
      </w:pPr>
    </w:lvl>
    <w:lvl w:ilvl="3" w:tplc="FF9C996A">
      <w:start w:val="1"/>
      <w:numFmt w:val="decimal"/>
      <w:lvlText w:val="%4."/>
      <w:lvlJc w:val="left"/>
      <w:pPr>
        <w:ind w:left="2880" w:hanging="360"/>
      </w:pPr>
    </w:lvl>
    <w:lvl w:ilvl="4" w:tplc="F74846F8">
      <w:start w:val="1"/>
      <w:numFmt w:val="lowerLetter"/>
      <w:lvlText w:val="%5."/>
      <w:lvlJc w:val="left"/>
      <w:pPr>
        <w:ind w:left="3600" w:hanging="360"/>
      </w:pPr>
    </w:lvl>
    <w:lvl w:ilvl="5" w:tplc="E7D21ADC">
      <w:start w:val="1"/>
      <w:numFmt w:val="lowerRoman"/>
      <w:lvlText w:val="%6."/>
      <w:lvlJc w:val="right"/>
      <w:pPr>
        <w:ind w:left="4320" w:hanging="180"/>
      </w:pPr>
    </w:lvl>
    <w:lvl w:ilvl="6" w:tplc="E7CE473A">
      <w:start w:val="1"/>
      <w:numFmt w:val="decimal"/>
      <w:lvlText w:val="%7."/>
      <w:lvlJc w:val="left"/>
      <w:pPr>
        <w:ind w:left="5040" w:hanging="360"/>
      </w:pPr>
    </w:lvl>
    <w:lvl w:ilvl="7" w:tplc="DD720C04">
      <w:start w:val="1"/>
      <w:numFmt w:val="lowerLetter"/>
      <w:lvlText w:val="%8."/>
      <w:lvlJc w:val="left"/>
      <w:pPr>
        <w:ind w:left="5760" w:hanging="360"/>
      </w:pPr>
    </w:lvl>
    <w:lvl w:ilvl="8" w:tplc="36083B0C">
      <w:start w:val="1"/>
      <w:numFmt w:val="lowerRoman"/>
      <w:lvlText w:val="%9."/>
      <w:lvlJc w:val="right"/>
      <w:pPr>
        <w:ind w:left="6480" w:hanging="180"/>
      </w:pPr>
    </w:lvl>
  </w:abstractNum>
  <w:abstractNum w:abstractNumId="20" w15:restartNumberingAfterBreak="0">
    <w:nsid w:val="24C94DA6"/>
    <w:multiLevelType w:val="hybridMultilevel"/>
    <w:tmpl w:val="FFFFFFFF"/>
    <w:lvl w:ilvl="0" w:tplc="08C4C784">
      <w:start w:val="1"/>
      <w:numFmt w:val="bullet"/>
      <w:lvlText w:val=""/>
      <w:lvlJc w:val="left"/>
      <w:pPr>
        <w:ind w:left="720" w:hanging="360"/>
      </w:pPr>
      <w:rPr>
        <w:rFonts w:hint="default" w:ascii="Symbol" w:hAnsi="Symbol"/>
      </w:rPr>
    </w:lvl>
    <w:lvl w:ilvl="1" w:tplc="CFF8D446">
      <w:start w:val="1"/>
      <w:numFmt w:val="bullet"/>
      <w:lvlText w:val="o"/>
      <w:lvlJc w:val="left"/>
      <w:pPr>
        <w:ind w:left="1440" w:hanging="360"/>
      </w:pPr>
      <w:rPr>
        <w:rFonts w:hint="default" w:ascii="Courier New" w:hAnsi="Courier New"/>
      </w:rPr>
    </w:lvl>
    <w:lvl w:ilvl="2" w:tplc="08E80812">
      <w:start w:val="1"/>
      <w:numFmt w:val="bullet"/>
      <w:lvlText w:val=""/>
      <w:lvlJc w:val="left"/>
      <w:pPr>
        <w:ind w:left="2160" w:hanging="360"/>
      </w:pPr>
      <w:rPr>
        <w:rFonts w:hint="default" w:ascii="Wingdings" w:hAnsi="Wingdings"/>
      </w:rPr>
    </w:lvl>
    <w:lvl w:ilvl="3" w:tplc="0442A146">
      <w:start w:val="1"/>
      <w:numFmt w:val="bullet"/>
      <w:lvlText w:val=""/>
      <w:lvlJc w:val="left"/>
      <w:pPr>
        <w:ind w:left="2880" w:hanging="360"/>
      </w:pPr>
      <w:rPr>
        <w:rFonts w:hint="default" w:ascii="Symbol" w:hAnsi="Symbol"/>
      </w:rPr>
    </w:lvl>
    <w:lvl w:ilvl="4" w:tplc="8922416C">
      <w:start w:val="1"/>
      <w:numFmt w:val="bullet"/>
      <w:lvlText w:val="o"/>
      <w:lvlJc w:val="left"/>
      <w:pPr>
        <w:ind w:left="3600" w:hanging="360"/>
      </w:pPr>
      <w:rPr>
        <w:rFonts w:hint="default" w:ascii="Courier New" w:hAnsi="Courier New"/>
      </w:rPr>
    </w:lvl>
    <w:lvl w:ilvl="5" w:tplc="2B0CF332">
      <w:start w:val="1"/>
      <w:numFmt w:val="bullet"/>
      <w:lvlText w:val=""/>
      <w:lvlJc w:val="left"/>
      <w:pPr>
        <w:ind w:left="4320" w:hanging="360"/>
      </w:pPr>
      <w:rPr>
        <w:rFonts w:hint="default" w:ascii="Wingdings" w:hAnsi="Wingdings"/>
      </w:rPr>
    </w:lvl>
    <w:lvl w:ilvl="6" w:tplc="8A264FC4">
      <w:start w:val="1"/>
      <w:numFmt w:val="bullet"/>
      <w:lvlText w:val=""/>
      <w:lvlJc w:val="left"/>
      <w:pPr>
        <w:ind w:left="5040" w:hanging="360"/>
      </w:pPr>
      <w:rPr>
        <w:rFonts w:hint="default" w:ascii="Symbol" w:hAnsi="Symbol"/>
      </w:rPr>
    </w:lvl>
    <w:lvl w:ilvl="7" w:tplc="605630BE">
      <w:start w:val="1"/>
      <w:numFmt w:val="bullet"/>
      <w:lvlText w:val="o"/>
      <w:lvlJc w:val="left"/>
      <w:pPr>
        <w:ind w:left="5760" w:hanging="360"/>
      </w:pPr>
      <w:rPr>
        <w:rFonts w:hint="default" w:ascii="Courier New" w:hAnsi="Courier New"/>
      </w:rPr>
    </w:lvl>
    <w:lvl w:ilvl="8" w:tplc="3872B77E">
      <w:start w:val="1"/>
      <w:numFmt w:val="bullet"/>
      <w:lvlText w:val=""/>
      <w:lvlJc w:val="left"/>
      <w:pPr>
        <w:ind w:left="6480" w:hanging="360"/>
      </w:pPr>
      <w:rPr>
        <w:rFonts w:hint="default" w:ascii="Wingdings" w:hAnsi="Wingdings"/>
      </w:rPr>
    </w:lvl>
  </w:abstractNum>
  <w:abstractNum w:abstractNumId="21" w15:restartNumberingAfterBreak="0">
    <w:nsid w:val="29D2155A"/>
    <w:multiLevelType w:val="hybridMultilevel"/>
    <w:tmpl w:val="FFFFFFFF"/>
    <w:lvl w:ilvl="0" w:tplc="7D64C59A">
      <w:start w:val="1"/>
      <w:numFmt w:val="bullet"/>
      <w:lvlText w:val=""/>
      <w:lvlJc w:val="left"/>
      <w:pPr>
        <w:ind w:left="720" w:hanging="360"/>
      </w:pPr>
      <w:rPr>
        <w:rFonts w:hint="default" w:ascii="Symbol" w:hAnsi="Symbol"/>
      </w:rPr>
    </w:lvl>
    <w:lvl w:ilvl="1" w:tplc="2D64C21A">
      <w:start w:val="1"/>
      <w:numFmt w:val="bullet"/>
      <w:lvlText w:val="o"/>
      <w:lvlJc w:val="left"/>
      <w:pPr>
        <w:ind w:left="1440" w:hanging="360"/>
      </w:pPr>
      <w:rPr>
        <w:rFonts w:hint="default" w:ascii="Courier New" w:hAnsi="Courier New"/>
      </w:rPr>
    </w:lvl>
    <w:lvl w:ilvl="2" w:tplc="005C180E">
      <w:start w:val="1"/>
      <w:numFmt w:val="bullet"/>
      <w:lvlText w:val=""/>
      <w:lvlJc w:val="left"/>
      <w:pPr>
        <w:ind w:left="2160" w:hanging="360"/>
      </w:pPr>
      <w:rPr>
        <w:rFonts w:hint="default" w:ascii="Wingdings" w:hAnsi="Wingdings"/>
      </w:rPr>
    </w:lvl>
    <w:lvl w:ilvl="3" w:tplc="542202E8">
      <w:start w:val="1"/>
      <w:numFmt w:val="bullet"/>
      <w:lvlText w:val=""/>
      <w:lvlJc w:val="left"/>
      <w:pPr>
        <w:ind w:left="2880" w:hanging="360"/>
      </w:pPr>
      <w:rPr>
        <w:rFonts w:hint="default" w:ascii="Symbol" w:hAnsi="Symbol"/>
      </w:rPr>
    </w:lvl>
    <w:lvl w:ilvl="4" w:tplc="EE001C0E">
      <w:start w:val="1"/>
      <w:numFmt w:val="bullet"/>
      <w:lvlText w:val="o"/>
      <w:lvlJc w:val="left"/>
      <w:pPr>
        <w:ind w:left="3600" w:hanging="360"/>
      </w:pPr>
      <w:rPr>
        <w:rFonts w:hint="default" w:ascii="Courier New" w:hAnsi="Courier New"/>
      </w:rPr>
    </w:lvl>
    <w:lvl w:ilvl="5" w:tplc="CCFECB40">
      <w:start w:val="1"/>
      <w:numFmt w:val="bullet"/>
      <w:lvlText w:val=""/>
      <w:lvlJc w:val="left"/>
      <w:pPr>
        <w:ind w:left="4320" w:hanging="360"/>
      </w:pPr>
      <w:rPr>
        <w:rFonts w:hint="default" w:ascii="Wingdings" w:hAnsi="Wingdings"/>
      </w:rPr>
    </w:lvl>
    <w:lvl w:ilvl="6" w:tplc="E13EA2A8">
      <w:start w:val="1"/>
      <w:numFmt w:val="bullet"/>
      <w:lvlText w:val=""/>
      <w:lvlJc w:val="left"/>
      <w:pPr>
        <w:ind w:left="5040" w:hanging="360"/>
      </w:pPr>
      <w:rPr>
        <w:rFonts w:hint="default" w:ascii="Symbol" w:hAnsi="Symbol"/>
      </w:rPr>
    </w:lvl>
    <w:lvl w:ilvl="7" w:tplc="97449936">
      <w:start w:val="1"/>
      <w:numFmt w:val="bullet"/>
      <w:lvlText w:val="o"/>
      <w:lvlJc w:val="left"/>
      <w:pPr>
        <w:ind w:left="5760" w:hanging="360"/>
      </w:pPr>
      <w:rPr>
        <w:rFonts w:hint="default" w:ascii="Courier New" w:hAnsi="Courier New"/>
      </w:rPr>
    </w:lvl>
    <w:lvl w:ilvl="8" w:tplc="230E216C">
      <w:start w:val="1"/>
      <w:numFmt w:val="bullet"/>
      <w:lvlText w:val=""/>
      <w:lvlJc w:val="left"/>
      <w:pPr>
        <w:ind w:left="6480" w:hanging="360"/>
      </w:pPr>
      <w:rPr>
        <w:rFonts w:hint="default" w:ascii="Wingdings" w:hAnsi="Wingdings"/>
      </w:rPr>
    </w:lvl>
  </w:abstractNum>
  <w:abstractNum w:abstractNumId="22" w15:restartNumberingAfterBreak="0">
    <w:nsid w:val="29E5DEE9"/>
    <w:multiLevelType w:val="multilevel"/>
    <w:tmpl w:val="E18A19E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3" w15:restartNumberingAfterBreak="0">
    <w:nsid w:val="2D1EE125"/>
    <w:multiLevelType w:val="multilevel"/>
    <w:tmpl w:val="829CFE4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4" w15:restartNumberingAfterBreak="0">
    <w:nsid w:val="2ED6CCB5"/>
    <w:multiLevelType w:val="hybridMultilevel"/>
    <w:tmpl w:val="D5B2CADA"/>
    <w:lvl w:ilvl="0" w:tplc="95C0825C">
      <w:start w:val="1"/>
      <w:numFmt w:val="bullet"/>
      <w:lvlText w:val=""/>
      <w:lvlJc w:val="left"/>
      <w:pPr>
        <w:ind w:left="720" w:hanging="360"/>
      </w:pPr>
      <w:rPr>
        <w:rFonts w:hint="default" w:ascii="Symbol" w:hAnsi="Symbol"/>
      </w:rPr>
    </w:lvl>
    <w:lvl w:ilvl="1" w:tplc="A6D2564C">
      <w:start w:val="1"/>
      <w:numFmt w:val="bullet"/>
      <w:lvlText w:val="o"/>
      <w:lvlJc w:val="left"/>
      <w:pPr>
        <w:ind w:left="1440" w:hanging="360"/>
      </w:pPr>
      <w:rPr>
        <w:rFonts w:hint="default" w:ascii="Courier New" w:hAnsi="Courier New"/>
      </w:rPr>
    </w:lvl>
    <w:lvl w:ilvl="2" w:tplc="1DF82E7C">
      <w:start w:val="1"/>
      <w:numFmt w:val="bullet"/>
      <w:lvlText w:val=""/>
      <w:lvlJc w:val="left"/>
      <w:pPr>
        <w:ind w:left="2160" w:hanging="360"/>
      </w:pPr>
      <w:rPr>
        <w:rFonts w:hint="default" w:ascii="Wingdings" w:hAnsi="Wingdings"/>
      </w:rPr>
    </w:lvl>
    <w:lvl w:ilvl="3" w:tplc="C85AD070">
      <w:start w:val="1"/>
      <w:numFmt w:val="bullet"/>
      <w:lvlText w:val=""/>
      <w:lvlJc w:val="left"/>
      <w:pPr>
        <w:ind w:left="2880" w:hanging="360"/>
      </w:pPr>
      <w:rPr>
        <w:rFonts w:hint="default" w:ascii="Symbol" w:hAnsi="Symbol"/>
      </w:rPr>
    </w:lvl>
    <w:lvl w:ilvl="4" w:tplc="14AA28B2">
      <w:start w:val="1"/>
      <w:numFmt w:val="bullet"/>
      <w:lvlText w:val="o"/>
      <w:lvlJc w:val="left"/>
      <w:pPr>
        <w:ind w:left="3600" w:hanging="360"/>
      </w:pPr>
      <w:rPr>
        <w:rFonts w:hint="default" w:ascii="Courier New" w:hAnsi="Courier New"/>
      </w:rPr>
    </w:lvl>
    <w:lvl w:ilvl="5" w:tplc="B8E6C4DA">
      <w:start w:val="1"/>
      <w:numFmt w:val="bullet"/>
      <w:lvlText w:val=""/>
      <w:lvlJc w:val="left"/>
      <w:pPr>
        <w:ind w:left="4320" w:hanging="360"/>
      </w:pPr>
      <w:rPr>
        <w:rFonts w:hint="default" w:ascii="Wingdings" w:hAnsi="Wingdings"/>
      </w:rPr>
    </w:lvl>
    <w:lvl w:ilvl="6" w:tplc="894A62B8">
      <w:start w:val="1"/>
      <w:numFmt w:val="bullet"/>
      <w:lvlText w:val=""/>
      <w:lvlJc w:val="left"/>
      <w:pPr>
        <w:ind w:left="5040" w:hanging="360"/>
      </w:pPr>
      <w:rPr>
        <w:rFonts w:hint="default" w:ascii="Symbol" w:hAnsi="Symbol"/>
      </w:rPr>
    </w:lvl>
    <w:lvl w:ilvl="7" w:tplc="9832542A">
      <w:start w:val="1"/>
      <w:numFmt w:val="bullet"/>
      <w:lvlText w:val="o"/>
      <w:lvlJc w:val="left"/>
      <w:pPr>
        <w:ind w:left="5760" w:hanging="360"/>
      </w:pPr>
      <w:rPr>
        <w:rFonts w:hint="default" w:ascii="Courier New" w:hAnsi="Courier New"/>
      </w:rPr>
    </w:lvl>
    <w:lvl w:ilvl="8" w:tplc="23643A06">
      <w:start w:val="1"/>
      <w:numFmt w:val="bullet"/>
      <w:lvlText w:val=""/>
      <w:lvlJc w:val="left"/>
      <w:pPr>
        <w:ind w:left="6480" w:hanging="360"/>
      </w:pPr>
      <w:rPr>
        <w:rFonts w:hint="default" w:ascii="Wingdings" w:hAnsi="Wingdings"/>
      </w:rPr>
    </w:lvl>
  </w:abstractNum>
  <w:abstractNum w:abstractNumId="25" w15:restartNumberingAfterBreak="0">
    <w:nsid w:val="301E7DE5"/>
    <w:multiLevelType w:val="hybridMultilevel"/>
    <w:tmpl w:val="8DA21422"/>
    <w:lvl w:ilvl="0" w:tplc="99365C7C">
      <w:start w:val="1"/>
      <w:numFmt w:val="bullet"/>
      <w:lvlText w:val=""/>
      <w:lvlJc w:val="left"/>
      <w:pPr>
        <w:ind w:left="720" w:hanging="360"/>
      </w:pPr>
      <w:rPr>
        <w:rFonts w:hint="default" w:ascii="Symbol" w:hAnsi="Symbol"/>
      </w:rPr>
    </w:lvl>
    <w:lvl w:ilvl="1" w:tplc="5E7AF9F6">
      <w:start w:val="1"/>
      <w:numFmt w:val="bullet"/>
      <w:lvlText w:val="o"/>
      <w:lvlJc w:val="left"/>
      <w:pPr>
        <w:ind w:left="1440" w:hanging="360"/>
      </w:pPr>
      <w:rPr>
        <w:rFonts w:hint="default" w:ascii="Courier New" w:hAnsi="Courier New"/>
      </w:rPr>
    </w:lvl>
    <w:lvl w:ilvl="2" w:tplc="F41A473E">
      <w:start w:val="1"/>
      <w:numFmt w:val="bullet"/>
      <w:lvlText w:val=""/>
      <w:lvlJc w:val="left"/>
      <w:pPr>
        <w:ind w:left="2160" w:hanging="360"/>
      </w:pPr>
      <w:rPr>
        <w:rFonts w:hint="default" w:ascii="Wingdings" w:hAnsi="Wingdings"/>
      </w:rPr>
    </w:lvl>
    <w:lvl w:ilvl="3" w:tplc="7D5EE986">
      <w:start w:val="1"/>
      <w:numFmt w:val="bullet"/>
      <w:lvlText w:val=""/>
      <w:lvlJc w:val="left"/>
      <w:pPr>
        <w:ind w:left="2880" w:hanging="360"/>
      </w:pPr>
      <w:rPr>
        <w:rFonts w:hint="default" w:ascii="Symbol" w:hAnsi="Symbol"/>
      </w:rPr>
    </w:lvl>
    <w:lvl w:ilvl="4" w:tplc="64C0740C">
      <w:start w:val="1"/>
      <w:numFmt w:val="bullet"/>
      <w:lvlText w:val="o"/>
      <w:lvlJc w:val="left"/>
      <w:pPr>
        <w:ind w:left="3600" w:hanging="360"/>
      </w:pPr>
      <w:rPr>
        <w:rFonts w:hint="default" w:ascii="Courier New" w:hAnsi="Courier New"/>
      </w:rPr>
    </w:lvl>
    <w:lvl w:ilvl="5" w:tplc="95766BF6">
      <w:start w:val="1"/>
      <w:numFmt w:val="bullet"/>
      <w:lvlText w:val=""/>
      <w:lvlJc w:val="left"/>
      <w:pPr>
        <w:ind w:left="4320" w:hanging="360"/>
      </w:pPr>
      <w:rPr>
        <w:rFonts w:hint="default" w:ascii="Wingdings" w:hAnsi="Wingdings"/>
      </w:rPr>
    </w:lvl>
    <w:lvl w:ilvl="6" w:tplc="2C287938">
      <w:start w:val="1"/>
      <w:numFmt w:val="bullet"/>
      <w:lvlText w:val=""/>
      <w:lvlJc w:val="left"/>
      <w:pPr>
        <w:ind w:left="5040" w:hanging="360"/>
      </w:pPr>
      <w:rPr>
        <w:rFonts w:hint="default" w:ascii="Symbol" w:hAnsi="Symbol"/>
      </w:rPr>
    </w:lvl>
    <w:lvl w:ilvl="7" w:tplc="F76ED0E0">
      <w:start w:val="1"/>
      <w:numFmt w:val="bullet"/>
      <w:lvlText w:val="o"/>
      <w:lvlJc w:val="left"/>
      <w:pPr>
        <w:ind w:left="5760" w:hanging="360"/>
      </w:pPr>
      <w:rPr>
        <w:rFonts w:hint="default" w:ascii="Courier New" w:hAnsi="Courier New"/>
      </w:rPr>
    </w:lvl>
    <w:lvl w:ilvl="8" w:tplc="B6F8D652">
      <w:start w:val="1"/>
      <w:numFmt w:val="bullet"/>
      <w:lvlText w:val=""/>
      <w:lvlJc w:val="left"/>
      <w:pPr>
        <w:ind w:left="6480" w:hanging="360"/>
      </w:pPr>
      <w:rPr>
        <w:rFonts w:hint="default" w:ascii="Wingdings" w:hAnsi="Wingdings"/>
      </w:rPr>
    </w:lvl>
  </w:abstractNum>
  <w:abstractNum w:abstractNumId="26" w15:restartNumberingAfterBreak="0">
    <w:nsid w:val="306F5BB3"/>
    <w:multiLevelType w:val="hybridMultilevel"/>
    <w:tmpl w:val="C23E4788"/>
    <w:lvl w:ilvl="0" w:tplc="C1DE0C56">
      <w:start w:val="1"/>
      <w:numFmt w:val="bullet"/>
      <w:lvlText w:val=""/>
      <w:lvlJc w:val="left"/>
      <w:pPr>
        <w:ind w:left="720" w:hanging="360"/>
      </w:pPr>
      <w:rPr>
        <w:rFonts w:hint="default" w:ascii="Symbol" w:hAnsi="Symbol"/>
      </w:rPr>
    </w:lvl>
    <w:lvl w:ilvl="1" w:tplc="B7CCBD2A">
      <w:start w:val="1"/>
      <w:numFmt w:val="bullet"/>
      <w:lvlText w:val="o"/>
      <w:lvlJc w:val="left"/>
      <w:pPr>
        <w:ind w:left="1440" w:hanging="360"/>
      </w:pPr>
      <w:rPr>
        <w:rFonts w:hint="default" w:ascii="Courier New" w:hAnsi="Courier New"/>
      </w:rPr>
    </w:lvl>
    <w:lvl w:ilvl="2" w:tplc="AB1A950E">
      <w:start w:val="1"/>
      <w:numFmt w:val="bullet"/>
      <w:lvlText w:val=""/>
      <w:lvlJc w:val="left"/>
      <w:pPr>
        <w:ind w:left="2160" w:hanging="360"/>
      </w:pPr>
      <w:rPr>
        <w:rFonts w:hint="default" w:ascii="Wingdings" w:hAnsi="Wingdings"/>
      </w:rPr>
    </w:lvl>
    <w:lvl w:ilvl="3" w:tplc="ABA21838">
      <w:start w:val="1"/>
      <w:numFmt w:val="bullet"/>
      <w:lvlText w:val=""/>
      <w:lvlJc w:val="left"/>
      <w:pPr>
        <w:ind w:left="2880" w:hanging="360"/>
      </w:pPr>
      <w:rPr>
        <w:rFonts w:hint="default" w:ascii="Symbol" w:hAnsi="Symbol"/>
      </w:rPr>
    </w:lvl>
    <w:lvl w:ilvl="4" w:tplc="6CD6D746">
      <w:start w:val="1"/>
      <w:numFmt w:val="bullet"/>
      <w:lvlText w:val="o"/>
      <w:lvlJc w:val="left"/>
      <w:pPr>
        <w:ind w:left="3600" w:hanging="360"/>
      </w:pPr>
      <w:rPr>
        <w:rFonts w:hint="default" w:ascii="Courier New" w:hAnsi="Courier New"/>
      </w:rPr>
    </w:lvl>
    <w:lvl w:ilvl="5" w:tplc="50DA5346">
      <w:start w:val="1"/>
      <w:numFmt w:val="bullet"/>
      <w:lvlText w:val=""/>
      <w:lvlJc w:val="left"/>
      <w:pPr>
        <w:ind w:left="4320" w:hanging="360"/>
      </w:pPr>
      <w:rPr>
        <w:rFonts w:hint="default" w:ascii="Wingdings" w:hAnsi="Wingdings"/>
      </w:rPr>
    </w:lvl>
    <w:lvl w:ilvl="6" w:tplc="3716BC44">
      <w:start w:val="1"/>
      <w:numFmt w:val="bullet"/>
      <w:lvlText w:val=""/>
      <w:lvlJc w:val="left"/>
      <w:pPr>
        <w:ind w:left="5040" w:hanging="360"/>
      </w:pPr>
      <w:rPr>
        <w:rFonts w:hint="default" w:ascii="Symbol" w:hAnsi="Symbol"/>
      </w:rPr>
    </w:lvl>
    <w:lvl w:ilvl="7" w:tplc="FBB27768">
      <w:start w:val="1"/>
      <w:numFmt w:val="bullet"/>
      <w:lvlText w:val="o"/>
      <w:lvlJc w:val="left"/>
      <w:pPr>
        <w:ind w:left="5760" w:hanging="360"/>
      </w:pPr>
      <w:rPr>
        <w:rFonts w:hint="default" w:ascii="Courier New" w:hAnsi="Courier New"/>
      </w:rPr>
    </w:lvl>
    <w:lvl w:ilvl="8" w:tplc="60423F64">
      <w:start w:val="1"/>
      <w:numFmt w:val="bullet"/>
      <w:lvlText w:val=""/>
      <w:lvlJc w:val="left"/>
      <w:pPr>
        <w:ind w:left="6480" w:hanging="360"/>
      </w:pPr>
      <w:rPr>
        <w:rFonts w:hint="default" w:ascii="Wingdings" w:hAnsi="Wingdings"/>
      </w:rPr>
    </w:lvl>
  </w:abstractNum>
  <w:abstractNum w:abstractNumId="27" w15:restartNumberingAfterBreak="0">
    <w:nsid w:val="30EE0817"/>
    <w:multiLevelType w:val="hybridMultilevel"/>
    <w:tmpl w:val="C2CE0FA6"/>
    <w:lvl w:ilvl="0" w:tplc="9F5C169C">
      <w:start w:val="1"/>
      <w:numFmt w:val="bullet"/>
      <w:lvlText w:val=""/>
      <w:lvlJc w:val="left"/>
      <w:pPr>
        <w:ind w:left="720" w:hanging="360"/>
      </w:pPr>
      <w:rPr>
        <w:rFonts w:hint="default" w:ascii="Symbol" w:hAnsi="Symbol"/>
      </w:rPr>
    </w:lvl>
    <w:lvl w:ilvl="1" w:tplc="E5465108">
      <w:start w:val="1"/>
      <w:numFmt w:val="bullet"/>
      <w:lvlText w:val="o"/>
      <w:lvlJc w:val="left"/>
      <w:pPr>
        <w:ind w:left="1440" w:hanging="360"/>
      </w:pPr>
      <w:rPr>
        <w:rFonts w:hint="default" w:ascii="Courier New" w:hAnsi="Courier New"/>
      </w:rPr>
    </w:lvl>
    <w:lvl w:ilvl="2" w:tplc="0736E2F0">
      <w:start w:val="1"/>
      <w:numFmt w:val="bullet"/>
      <w:lvlText w:val=""/>
      <w:lvlJc w:val="left"/>
      <w:pPr>
        <w:ind w:left="2160" w:hanging="360"/>
      </w:pPr>
      <w:rPr>
        <w:rFonts w:hint="default" w:ascii="Wingdings" w:hAnsi="Wingdings"/>
      </w:rPr>
    </w:lvl>
    <w:lvl w:ilvl="3" w:tplc="D27A28B0">
      <w:start w:val="1"/>
      <w:numFmt w:val="bullet"/>
      <w:lvlText w:val=""/>
      <w:lvlJc w:val="left"/>
      <w:pPr>
        <w:ind w:left="2880" w:hanging="360"/>
      </w:pPr>
      <w:rPr>
        <w:rFonts w:hint="default" w:ascii="Symbol" w:hAnsi="Symbol"/>
      </w:rPr>
    </w:lvl>
    <w:lvl w:ilvl="4" w:tplc="4D38D3AA">
      <w:start w:val="1"/>
      <w:numFmt w:val="bullet"/>
      <w:lvlText w:val="o"/>
      <w:lvlJc w:val="left"/>
      <w:pPr>
        <w:ind w:left="3600" w:hanging="360"/>
      </w:pPr>
      <w:rPr>
        <w:rFonts w:hint="default" w:ascii="Courier New" w:hAnsi="Courier New"/>
      </w:rPr>
    </w:lvl>
    <w:lvl w:ilvl="5" w:tplc="CA801972">
      <w:start w:val="1"/>
      <w:numFmt w:val="bullet"/>
      <w:lvlText w:val=""/>
      <w:lvlJc w:val="left"/>
      <w:pPr>
        <w:ind w:left="4320" w:hanging="360"/>
      </w:pPr>
      <w:rPr>
        <w:rFonts w:hint="default" w:ascii="Wingdings" w:hAnsi="Wingdings"/>
      </w:rPr>
    </w:lvl>
    <w:lvl w:ilvl="6" w:tplc="A8BE066E">
      <w:start w:val="1"/>
      <w:numFmt w:val="bullet"/>
      <w:lvlText w:val=""/>
      <w:lvlJc w:val="left"/>
      <w:pPr>
        <w:ind w:left="5040" w:hanging="360"/>
      </w:pPr>
      <w:rPr>
        <w:rFonts w:hint="default" w:ascii="Symbol" w:hAnsi="Symbol"/>
      </w:rPr>
    </w:lvl>
    <w:lvl w:ilvl="7" w:tplc="E9D0585E">
      <w:start w:val="1"/>
      <w:numFmt w:val="bullet"/>
      <w:lvlText w:val="o"/>
      <w:lvlJc w:val="left"/>
      <w:pPr>
        <w:ind w:left="5760" w:hanging="360"/>
      </w:pPr>
      <w:rPr>
        <w:rFonts w:hint="default" w:ascii="Courier New" w:hAnsi="Courier New"/>
      </w:rPr>
    </w:lvl>
    <w:lvl w:ilvl="8" w:tplc="72DE406C">
      <w:start w:val="1"/>
      <w:numFmt w:val="bullet"/>
      <w:lvlText w:val=""/>
      <w:lvlJc w:val="left"/>
      <w:pPr>
        <w:ind w:left="6480" w:hanging="360"/>
      </w:pPr>
      <w:rPr>
        <w:rFonts w:hint="default" w:ascii="Wingdings" w:hAnsi="Wingdings"/>
      </w:rPr>
    </w:lvl>
  </w:abstractNum>
  <w:abstractNum w:abstractNumId="28" w15:restartNumberingAfterBreak="0">
    <w:nsid w:val="3209BFC9"/>
    <w:multiLevelType w:val="hybridMultilevel"/>
    <w:tmpl w:val="8F180FCE"/>
    <w:lvl w:ilvl="0" w:tplc="B75CC064">
      <w:start w:val="1"/>
      <w:numFmt w:val="bullet"/>
      <w:lvlText w:val=""/>
      <w:lvlJc w:val="left"/>
      <w:pPr>
        <w:ind w:left="720" w:hanging="360"/>
      </w:pPr>
      <w:rPr>
        <w:rFonts w:hint="default" w:ascii="Symbol" w:hAnsi="Symbol"/>
      </w:rPr>
    </w:lvl>
    <w:lvl w:ilvl="1" w:tplc="48B25EDA">
      <w:start w:val="1"/>
      <w:numFmt w:val="bullet"/>
      <w:lvlText w:val="o"/>
      <w:lvlJc w:val="left"/>
      <w:pPr>
        <w:ind w:left="1440" w:hanging="360"/>
      </w:pPr>
      <w:rPr>
        <w:rFonts w:hint="default" w:ascii="Courier New" w:hAnsi="Courier New"/>
      </w:rPr>
    </w:lvl>
    <w:lvl w:ilvl="2" w:tplc="4CCCAA28">
      <w:start w:val="1"/>
      <w:numFmt w:val="bullet"/>
      <w:lvlText w:val=""/>
      <w:lvlJc w:val="left"/>
      <w:pPr>
        <w:ind w:left="2160" w:hanging="360"/>
      </w:pPr>
      <w:rPr>
        <w:rFonts w:hint="default" w:ascii="Wingdings" w:hAnsi="Wingdings"/>
      </w:rPr>
    </w:lvl>
    <w:lvl w:ilvl="3" w:tplc="40486FD2">
      <w:start w:val="1"/>
      <w:numFmt w:val="bullet"/>
      <w:lvlText w:val=""/>
      <w:lvlJc w:val="left"/>
      <w:pPr>
        <w:ind w:left="2880" w:hanging="360"/>
      </w:pPr>
      <w:rPr>
        <w:rFonts w:hint="default" w:ascii="Symbol" w:hAnsi="Symbol"/>
      </w:rPr>
    </w:lvl>
    <w:lvl w:ilvl="4" w:tplc="37DC64B6">
      <w:start w:val="1"/>
      <w:numFmt w:val="bullet"/>
      <w:lvlText w:val="o"/>
      <w:lvlJc w:val="left"/>
      <w:pPr>
        <w:ind w:left="3600" w:hanging="360"/>
      </w:pPr>
      <w:rPr>
        <w:rFonts w:hint="default" w:ascii="Courier New" w:hAnsi="Courier New"/>
      </w:rPr>
    </w:lvl>
    <w:lvl w:ilvl="5" w:tplc="F704E1B0">
      <w:start w:val="1"/>
      <w:numFmt w:val="bullet"/>
      <w:lvlText w:val=""/>
      <w:lvlJc w:val="left"/>
      <w:pPr>
        <w:ind w:left="4320" w:hanging="360"/>
      </w:pPr>
      <w:rPr>
        <w:rFonts w:hint="default" w:ascii="Wingdings" w:hAnsi="Wingdings"/>
      </w:rPr>
    </w:lvl>
    <w:lvl w:ilvl="6" w:tplc="9E9AE0F4">
      <w:start w:val="1"/>
      <w:numFmt w:val="bullet"/>
      <w:lvlText w:val=""/>
      <w:lvlJc w:val="left"/>
      <w:pPr>
        <w:ind w:left="5040" w:hanging="360"/>
      </w:pPr>
      <w:rPr>
        <w:rFonts w:hint="default" w:ascii="Symbol" w:hAnsi="Symbol"/>
      </w:rPr>
    </w:lvl>
    <w:lvl w:ilvl="7" w:tplc="6E900E66">
      <w:start w:val="1"/>
      <w:numFmt w:val="bullet"/>
      <w:lvlText w:val="o"/>
      <w:lvlJc w:val="left"/>
      <w:pPr>
        <w:ind w:left="5760" w:hanging="360"/>
      </w:pPr>
      <w:rPr>
        <w:rFonts w:hint="default" w:ascii="Courier New" w:hAnsi="Courier New"/>
      </w:rPr>
    </w:lvl>
    <w:lvl w:ilvl="8" w:tplc="A1524612">
      <w:start w:val="1"/>
      <w:numFmt w:val="bullet"/>
      <w:lvlText w:val=""/>
      <w:lvlJc w:val="left"/>
      <w:pPr>
        <w:ind w:left="6480" w:hanging="360"/>
      </w:pPr>
      <w:rPr>
        <w:rFonts w:hint="default" w:ascii="Wingdings" w:hAnsi="Wingdings"/>
      </w:rPr>
    </w:lvl>
  </w:abstractNum>
  <w:abstractNum w:abstractNumId="29" w15:restartNumberingAfterBreak="0">
    <w:nsid w:val="37E85089"/>
    <w:multiLevelType w:val="hybridMultilevel"/>
    <w:tmpl w:val="73CE2D6A"/>
    <w:lvl w:ilvl="0" w:tplc="888CCE04">
      <w:start w:val="1"/>
      <w:numFmt w:val="bullet"/>
      <w:lvlText w:val=""/>
      <w:lvlJc w:val="left"/>
      <w:pPr>
        <w:ind w:left="720" w:hanging="360"/>
      </w:pPr>
      <w:rPr>
        <w:rFonts w:hint="default" w:ascii="Symbol" w:hAnsi="Symbol"/>
      </w:rPr>
    </w:lvl>
    <w:lvl w:ilvl="1" w:tplc="1A521866">
      <w:start w:val="1"/>
      <w:numFmt w:val="bullet"/>
      <w:lvlText w:val="o"/>
      <w:lvlJc w:val="left"/>
      <w:pPr>
        <w:ind w:left="1440" w:hanging="360"/>
      </w:pPr>
      <w:rPr>
        <w:rFonts w:hint="default" w:ascii="Courier New" w:hAnsi="Courier New"/>
      </w:rPr>
    </w:lvl>
    <w:lvl w:ilvl="2" w:tplc="55809242">
      <w:start w:val="1"/>
      <w:numFmt w:val="bullet"/>
      <w:lvlText w:val=""/>
      <w:lvlJc w:val="left"/>
      <w:pPr>
        <w:ind w:left="2160" w:hanging="360"/>
      </w:pPr>
      <w:rPr>
        <w:rFonts w:hint="default" w:ascii="Wingdings" w:hAnsi="Wingdings"/>
      </w:rPr>
    </w:lvl>
    <w:lvl w:ilvl="3" w:tplc="83C8252E">
      <w:start w:val="1"/>
      <w:numFmt w:val="bullet"/>
      <w:lvlText w:val=""/>
      <w:lvlJc w:val="left"/>
      <w:pPr>
        <w:ind w:left="2880" w:hanging="360"/>
      </w:pPr>
      <w:rPr>
        <w:rFonts w:hint="default" w:ascii="Symbol" w:hAnsi="Symbol"/>
      </w:rPr>
    </w:lvl>
    <w:lvl w:ilvl="4" w:tplc="D0BEC5C8">
      <w:start w:val="1"/>
      <w:numFmt w:val="bullet"/>
      <w:lvlText w:val="o"/>
      <w:lvlJc w:val="left"/>
      <w:pPr>
        <w:ind w:left="3600" w:hanging="360"/>
      </w:pPr>
      <w:rPr>
        <w:rFonts w:hint="default" w:ascii="Courier New" w:hAnsi="Courier New"/>
      </w:rPr>
    </w:lvl>
    <w:lvl w:ilvl="5" w:tplc="4628F5CC">
      <w:start w:val="1"/>
      <w:numFmt w:val="bullet"/>
      <w:lvlText w:val=""/>
      <w:lvlJc w:val="left"/>
      <w:pPr>
        <w:ind w:left="4320" w:hanging="360"/>
      </w:pPr>
      <w:rPr>
        <w:rFonts w:hint="default" w:ascii="Wingdings" w:hAnsi="Wingdings"/>
      </w:rPr>
    </w:lvl>
    <w:lvl w:ilvl="6" w:tplc="54CC85F2">
      <w:start w:val="1"/>
      <w:numFmt w:val="bullet"/>
      <w:lvlText w:val=""/>
      <w:lvlJc w:val="left"/>
      <w:pPr>
        <w:ind w:left="5040" w:hanging="360"/>
      </w:pPr>
      <w:rPr>
        <w:rFonts w:hint="default" w:ascii="Symbol" w:hAnsi="Symbol"/>
      </w:rPr>
    </w:lvl>
    <w:lvl w:ilvl="7" w:tplc="1DF81A66">
      <w:start w:val="1"/>
      <w:numFmt w:val="bullet"/>
      <w:lvlText w:val="o"/>
      <w:lvlJc w:val="left"/>
      <w:pPr>
        <w:ind w:left="5760" w:hanging="360"/>
      </w:pPr>
      <w:rPr>
        <w:rFonts w:hint="default" w:ascii="Courier New" w:hAnsi="Courier New"/>
      </w:rPr>
    </w:lvl>
    <w:lvl w:ilvl="8" w:tplc="187EDC1A">
      <w:start w:val="1"/>
      <w:numFmt w:val="bullet"/>
      <w:lvlText w:val=""/>
      <w:lvlJc w:val="left"/>
      <w:pPr>
        <w:ind w:left="6480" w:hanging="360"/>
      </w:pPr>
      <w:rPr>
        <w:rFonts w:hint="default" w:ascii="Wingdings" w:hAnsi="Wingdings"/>
      </w:rPr>
    </w:lvl>
  </w:abstractNum>
  <w:abstractNum w:abstractNumId="30" w15:restartNumberingAfterBreak="0">
    <w:nsid w:val="39C23A9C"/>
    <w:multiLevelType w:val="multilevel"/>
    <w:tmpl w:val="5BF0667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1" w15:restartNumberingAfterBreak="0">
    <w:nsid w:val="3EB88086"/>
    <w:multiLevelType w:val="hybridMultilevel"/>
    <w:tmpl w:val="FFFFFFFF"/>
    <w:lvl w:ilvl="0" w:tplc="CBF404A0">
      <w:start w:val="1"/>
      <w:numFmt w:val="bullet"/>
      <w:lvlText w:val=""/>
      <w:lvlJc w:val="left"/>
      <w:pPr>
        <w:ind w:left="720" w:hanging="360"/>
      </w:pPr>
      <w:rPr>
        <w:rFonts w:hint="default" w:ascii="Symbol" w:hAnsi="Symbol"/>
      </w:rPr>
    </w:lvl>
    <w:lvl w:ilvl="1" w:tplc="CAB87FDE">
      <w:start w:val="1"/>
      <w:numFmt w:val="bullet"/>
      <w:lvlText w:val="o"/>
      <w:lvlJc w:val="left"/>
      <w:pPr>
        <w:ind w:left="1440" w:hanging="360"/>
      </w:pPr>
      <w:rPr>
        <w:rFonts w:hint="default" w:ascii="Courier New" w:hAnsi="Courier New"/>
      </w:rPr>
    </w:lvl>
    <w:lvl w:ilvl="2" w:tplc="CBAAC34C">
      <w:start w:val="1"/>
      <w:numFmt w:val="bullet"/>
      <w:lvlText w:val=""/>
      <w:lvlJc w:val="left"/>
      <w:pPr>
        <w:ind w:left="2160" w:hanging="360"/>
      </w:pPr>
      <w:rPr>
        <w:rFonts w:hint="default" w:ascii="Wingdings" w:hAnsi="Wingdings"/>
      </w:rPr>
    </w:lvl>
    <w:lvl w:ilvl="3" w:tplc="D3948DC4">
      <w:start w:val="1"/>
      <w:numFmt w:val="bullet"/>
      <w:lvlText w:val=""/>
      <w:lvlJc w:val="left"/>
      <w:pPr>
        <w:ind w:left="2880" w:hanging="360"/>
      </w:pPr>
      <w:rPr>
        <w:rFonts w:hint="default" w:ascii="Symbol" w:hAnsi="Symbol"/>
      </w:rPr>
    </w:lvl>
    <w:lvl w:ilvl="4" w:tplc="2A2A1946">
      <w:start w:val="1"/>
      <w:numFmt w:val="bullet"/>
      <w:lvlText w:val="o"/>
      <w:lvlJc w:val="left"/>
      <w:pPr>
        <w:ind w:left="3600" w:hanging="360"/>
      </w:pPr>
      <w:rPr>
        <w:rFonts w:hint="default" w:ascii="Courier New" w:hAnsi="Courier New"/>
      </w:rPr>
    </w:lvl>
    <w:lvl w:ilvl="5" w:tplc="D62005A8">
      <w:start w:val="1"/>
      <w:numFmt w:val="bullet"/>
      <w:lvlText w:val=""/>
      <w:lvlJc w:val="left"/>
      <w:pPr>
        <w:ind w:left="4320" w:hanging="360"/>
      </w:pPr>
      <w:rPr>
        <w:rFonts w:hint="default" w:ascii="Wingdings" w:hAnsi="Wingdings"/>
      </w:rPr>
    </w:lvl>
    <w:lvl w:ilvl="6" w:tplc="4BC079FE">
      <w:start w:val="1"/>
      <w:numFmt w:val="bullet"/>
      <w:lvlText w:val=""/>
      <w:lvlJc w:val="left"/>
      <w:pPr>
        <w:ind w:left="5040" w:hanging="360"/>
      </w:pPr>
      <w:rPr>
        <w:rFonts w:hint="default" w:ascii="Symbol" w:hAnsi="Symbol"/>
      </w:rPr>
    </w:lvl>
    <w:lvl w:ilvl="7" w:tplc="626415C2">
      <w:start w:val="1"/>
      <w:numFmt w:val="bullet"/>
      <w:lvlText w:val="o"/>
      <w:lvlJc w:val="left"/>
      <w:pPr>
        <w:ind w:left="5760" w:hanging="360"/>
      </w:pPr>
      <w:rPr>
        <w:rFonts w:hint="default" w:ascii="Courier New" w:hAnsi="Courier New"/>
      </w:rPr>
    </w:lvl>
    <w:lvl w:ilvl="8" w:tplc="20A2514C">
      <w:start w:val="1"/>
      <w:numFmt w:val="bullet"/>
      <w:lvlText w:val=""/>
      <w:lvlJc w:val="left"/>
      <w:pPr>
        <w:ind w:left="6480" w:hanging="360"/>
      </w:pPr>
      <w:rPr>
        <w:rFonts w:hint="default" w:ascii="Wingdings" w:hAnsi="Wingdings"/>
      </w:rPr>
    </w:lvl>
  </w:abstractNum>
  <w:abstractNum w:abstractNumId="32" w15:restartNumberingAfterBreak="0">
    <w:nsid w:val="4144D1CB"/>
    <w:multiLevelType w:val="hybridMultilevel"/>
    <w:tmpl w:val="599E9B34"/>
    <w:lvl w:ilvl="0" w:tplc="BC3E45AA">
      <w:start w:val="1"/>
      <w:numFmt w:val="bullet"/>
      <w:lvlText w:val=""/>
      <w:lvlJc w:val="left"/>
      <w:pPr>
        <w:ind w:left="720" w:hanging="360"/>
      </w:pPr>
      <w:rPr>
        <w:rFonts w:hint="default" w:ascii="Symbol" w:hAnsi="Symbol"/>
      </w:rPr>
    </w:lvl>
    <w:lvl w:ilvl="1" w:tplc="20AA9B96">
      <w:start w:val="1"/>
      <w:numFmt w:val="bullet"/>
      <w:lvlText w:val="o"/>
      <w:lvlJc w:val="left"/>
      <w:pPr>
        <w:ind w:left="1440" w:hanging="360"/>
      </w:pPr>
      <w:rPr>
        <w:rFonts w:hint="default" w:ascii="Courier New" w:hAnsi="Courier New"/>
      </w:rPr>
    </w:lvl>
    <w:lvl w:ilvl="2" w:tplc="74DEED8A">
      <w:start w:val="1"/>
      <w:numFmt w:val="bullet"/>
      <w:lvlText w:val=""/>
      <w:lvlJc w:val="left"/>
      <w:pPr>
        <w:ind w:left="2160" w:hanging="360"/>
      </w:pPr>
      <w:rPr>
        <w:rFonts w:hint="default" w:ascii="Wingdings" w:hAnsi="Wingdings"/>
      </w:rPr>
    </w:lvl>
    <w:lvl w:ilvl="3" w:tplc="575A8B00">
      <w:start w:val="1"/>
      <w:numFmt w:val="bullet"/>
      <w:lvlText w:val=""/>
      <w:lvlJc w:val="left"/>
      <w:pPr>
        <w:ind w:left="2880" w:hanging="360"/>
      </w:pPr>
      <w:rPr>
        <w:rFonts w:hint="default" w:ascii="Symbol" w:hAnsi="Symbol"/>
      </w:rPr>
    </w:lvl>
    <w:lvl w:ilvl="4" w:tplc="F8A2ECE4">
      <w:start w:val="1"/>
      <w:numFmt w:val="bullet"/>
      <w:lvlText w:val="o"/>
      <w:lvlJc w:val="left"/>
      <w:pPr>
        <w:ind w:left="3600" w:hanging="360"/>
      </w:pPr>
      <w:rPr>
        <w:rFonts w:hint="default" w:ascii="Courier New" w:hAnsi="Courier New"/>
      </w:rPr>
    </w:lvl>
    <w:lvl w:ilvl="5" w:tplc="7D4AFA6C">
      <w:start w:val="1"/>
      <w:numFmt w:val="bullet"/>
      <w:lvlText w:val=""/>
      <w:lvlJc w:val="left"/>
      <w:pPr>
        <w:ind w:left="4320" w:hanging="360"/>
      </w:pPr>
      <w:rPr>
        <w:rFonts w:hint="default" w:ascii="Wingdings" w:hAnsi="Wingdings"/>
      </w:rPr>
    </w:lvl>
    <w:lvl w:ilvl="6" w:tplc="A288A9B2">
      <w:start w:val="1"/>
      <w:numFmt w:val="bullet"/>
      <w:lvlText w:val=""/>
      <w:lvlJc w:val="left"/>
      <w:pPr>
        <w:ind w:left="5040" w:hanging="360"/>
      </w:pPr>
      <w:rPr>
        <w:rFonts w:hint="default" w:ascii="Symbol" w:hAnsi="Symbol"/>
      </w:rPr>
    </w:lvl>
    <w:lvl w:ilvl="7" w:tplc="885EF1B6">
      <w:start w:val="1"/>
      <w:numFmt w:val="bullet"/>
      <w:lvlText w:val="o"/>
      <w:lvlJc w:val="left"/>
      <w:pPr>
        <w:ind w:left="5760" w:hanging="360"/>
      </w:pPr>
      <w:rPr>
        <w:rFonts w:hint="default" w:ascii="Courier New" w:hAnsi="Courier New"/>
      </w:rPr>
    </w:lvl>
    <w:lvl w:ilvl="8" w:tplc="83F4B98A">
      <w:start w:val="1"/>
      <w:numFmt w:val="bullet"/>
      <w:lvlText w:val=""/>
      <w:lvlJc w:val="left"/>
      <w:pPr>
        <w:ind w:left="6480" w:hanging="360"/>
      </w:pPr>
      <w:rPr>
        <w:rFonts w:hint="default" w:ascii="Wingdings" w:hAnsi="Wingdings"/>
      </w:rPr>
    </w:lvl>
  </w:abstractNum>
  <w:abstractNum w:abstractNumId="33" w15:restartNumberingAfterBreak="0">
    <w:nsid w:val="42FF4770"/>
    <w:multiLevelType w:val="hybridMultilevel"/>
    <w:tmpl w:val="FFFFFFFF"/>
    <w:lvl w:ilvl="0" w:tplc="113EBDDE">
      <w:start w:val="1"/>
      <w:numFmt w:val="bullet"/>
      <w:lvlText w:val=""/>
      <w:lvlJc w:val="left"/>
      <w:pPr>
        <w:ind w:left="720" w:hanging="360"/>
      </w:pPr>
      <w:rPr>
        <w:rFonts w:hint="default" w:ascii="Symbol" w:hAnsi="Symbol"/>
      </w:rPr>
    </w:lvl>
    <w:lvl w:ilvl="1" w:tplc="78D29B26">
      <w:start w:val="1"/>
      <w:numFmt w:val="bullet"/>
      <w:lvlText w:val="o"/>
      <w:lvlJc w:val="left"/>
      <w:pPr>
        <w:ind w:left="1440" w:hanging="360"/>
      </w:pPr>
      <w:rPr>
        <w:rFonts w:hint="default" w:ascii="Courier New" w:hAnsi="Courier New"/>
      </w:rPr>
    </w:lvl>
    <w:lvl w:ilvl="2" w:tplc="6E005650">
      <w:start w:val="1"/>
      <w:numFmt w:val="bullet"/>
      <w:lvlText w:val=""/>
      <w:lvlJc w:val="left"/>
      <w:pPr>
        <w:ind w:left="2160" w:hanging="360"/>
      </w:pPr>
      <w:rPr>
        <w:rFonts w:hint="default" w:ascii="Wingdings" w:hAnsi="Wingdings"/>
      </w:rPr>
    </w:lvl>
    <w:lvl w:ilvl="3" w:tplc="C330AEEC">
      <w:start w:val="1"/>
      <w:numFmt w:val="bullet"/>
      <w:lvlText w:val=""/>
      <w:lvlJc w:val="left"/>
      <w:pPr>
        <w:ind w:left="2880" w:hanging="360"/>
      </w:pPr>
      <w:rPr>
        <w:rFonts w:hint="default" w:ascii="Symbol" w:hAnsi="Symbol"/>
      </w:rPr>
    </w:lvl>
    <w:lvl w:ilvl="4" w:tplc="02364CEA">
      <w:start w:val="1"/>
      <w:numFmt w:val="bullet"/>
      <w:lvlText w:val="o"/>
      <w:lvlJc w:val="left"/>
      <w:pPr>
        <w:ind w:left="3600" w:hanging="360"/>
      </w:pPr>
      <w:rPr>
        <w:rFonts w:hint="default" w:ascii="Courier New" w:hAnsi="Courier New"/>
      </w:rPr>
    </w:lvl>
    <w:lvl w:ilvl="5" w:tplc="2814F0D2">
      <w:start w:val="1"/>
      <w:numFmt w:val="bullet"/>
      <w:lvlText w:val=""/>
      <w:lvlJc w:val="left"/>
      <w:pPr>
        <w:ind w:left="4320" w:hanging="360"/>
      </w:pPr>
      <w:rPr>
        <w:rFonts w:hint="default" w:ascii="Wingdings" w:hAnsi="Wingdings"/>
      </w:rPr>
    </w:lvl>
    <w:lvl w:ilvl="6" w:tplc="679AFCA8">
      <w:start w:val="1"/>
      <w:numFmt w:val="bullet"/>
      <w:lvlText w:val=""/>
      <w:lvlJc w:val="left"/>
      <w:pPr>
        <w:ind w:left="5040" w:hanging="360"/>
      </w:pPr>
      <w:rPr>
        <w:rFonts w:hint="default" w:ascii="Symbol" w:hAnsi="Symbol"/>
      </w:rPr>
    </w:lvl>
    <w:lvl w:ilvl="7" w:tplc="64CC6860">
      <w:start w:val="1"/>
      <w:numFmt w:val="bullet"/>
      <w:lvlText w:val="o"/>
      <w:lvlJc w:val="left"/>
      <w:pPr>
        <w:ind w:left="5760" w:hanging="360"/>
      </w:pPr>
      <w:rPr>
        <w:rFonts w:hint="default" w:ascii="Courier New" w:hAnsi="Courier New"/>
      </w:rPr>
    </w:lvl>
    <w:lvl w:ilvl="8" w:tplc="9F146A7A">
      <w:start w:val="1"/>
      <w:numFmt w:val="bullet"/>
      <w:lvlText w:val=""/>
      <w:lvlJc w:val="left"/>
      <w:pPr>
        <w:ind w:left="6480" w:hanging="360"/>
      </w:pPr>
      <w:rPr>
        <w:rFonts w:hint="default" w:ascii="Wingdings" w:hAnsi="Wingdings"/>
      </w:rPr>
    </w:lvl>
  </w:abstractNum>
  <w:abstractNum w:abstractNumId="34" w15:restartNumberingAfterBreak="0">
    <w:nsid w:val="43000246"/>
    <w:multiLevelType w:val="hybridMultilevel"/>
    <w:tmpl w:val="FFFFFFFF"/>
    <w:lvl w:ilvl="0" w:tplc="D1509E90">
      <w:start w:val="1"/>
      <w:numFmt w:val="bullet"/>
      <w:lvlText w:val=""/>
      <w:lvlJc w:val="left"/>
      <w:pPr>
        <w:ind w:left="720" w:hanging="360"/>
      </w:pPr>
      <w:rPr>
        <w:rFonts w:hint="default" w:ascii="Symbol" w:hAnsi="Symbol"/>
      </w:rPr>
    </w:lvl>
    <w:lvl w:ilvl="1" w:tplc="82986C6A">
      <w:start w:val="1"/>
      <w:numFmt w:val="bullet"/>
      <w:lvlText w:val="o"/>
      <w:lvlJc w:val="left"/>
      <w:pPr>
        <w:ind w:left="1440" w:hanging="360"/>
      </w:pPr>
      <w:rPr>
        <w:rFonts w:hint="default" w:ascii="Courier New" w:hAnsi="Courier New"/>
      </w:rPr>
    </w:lvl>
    <w:lvl w:ilvl="2" w:tplc="A50EAE92">
      <w:start w:val="1"/>
      <w:numFmt w:val="bullet"/>
      <w:lvlText w:val=""/>
      <w:lvlJc w:val="left"/>
      <w:pPr>
        <w:ind w:left="2160" w:hanging="360"/>
      </w:pPr>
      <w:rPr>
        <w:rFonts w:hint="default" w:ascii="Wingdings" w:hAnsi="Wingdings"/>
      </w:rPr>
    </w:lvl>
    <w:lvl w:ilvl="3" w:tplc="CE16C184">
      <w:start w:val="1"/>
      <w:numFmt w:val="bullet"/>
      <w:lvlText w:val=""/>
      <w:lvlJc w:val="left"/>
      <w:pPr>
        <w:ind w:left="2880" w:hanging="360"/>
      </w:pPr>
      <w:rPr>
        <w:rFonts w:hint="default" w:ascii="Symbol" w:hAnsi="Symbol"/>
      </w:rPr>
    </w:lvl>
    <w:lvl w:ilvl="4" w:tplc="9300036C">
      <w:start w:val="1"/>
      <w:numFmt w:val="bullet"/>
      <w:lvlText w:val="o"/>
      <w:lvlJc w:val="left"/>
      <w:pPr>
        <w:ind w:left="3600" w:hanging="360"/>
      </w:pPr>
      <w:rPr>
        <w:rFonts w:hint="default" w:ascii="Courier New" w:hAnsi="Courier New"/>
      </w:rPr>
    </w:lvl>
    <w:lvl w:ilvl="5" w:tplc="B456B64C">
      <w:start w:val="1"/>
      <w:numFmt w:val="bullet"/>
      <w:lvlText w:val=""/>
      <w:lvlJc w:val="left"/>
      <w:pPr>
        <w:ind w:left="4320" w:hanging="360"/>
      </w:pPr>
      <w:rPr>
        <w:rFonts w:hint="default" w:ascii="Wingdings" w:hAnsi="Wingdings"/>
      </w:rPr>
    </w:lvl>
    <w:lvl w:ilvl="6" w:tplc="F2F2CCAC">
      <w:start w:val="1"/>
      <w:numFmt w:val="bullet"/>
      <w:lvlText w:val=""/>
      <w:lvlJc w:val="left"/>
      <w:pPr>
        <w:ind w:left="5040" w:hanging="360"/>
      </w:pPr>
      <w:rPr>
        <w:rFonts w:hint="default" w:ascii="Symbol" w:hAnsi="Symbol"/>
      </w:rPr>
    </w:lvl>
    <w:lvl w:ilvl="7" w:tplc="8C948862">
      <w:start w:val="1"/>
      <w:numFmt w:val="bullet"/>
      <w:lvlText w:val="o"/>
      <w:lvlJc w:val="left"/>
      <w:pPr>
        <w:ind w:left="5760" w:hanging="360"/>
      </w:pPr>
      <w:rPr>
        <w:rFonts w:hint="default" w:ascii="Courier New" w:hAnsi="Courier New"/>
      </w:rPr>
    </w:lvl>
    <w:lvl w:ilvl="8" w:tplc="7DF6C664">
      <w:start w:val="1"/>
      <w:numFmt w:val="bullet"/>
      <w:lvlText w:val=""/>
      <w:lvlJc w:val="left"/>
      <w:pPr>
        <w:ind w:left="6480" w:hanging="360"/>
      </w:pPr>
      <w:rPr>
        <w:rFonts w:hint="default" w:ascii="Wingdings" w:hAnsi="Wingdings"/>
      </w:rPr>
    </w:lvl>
  </w:abstractNum>
  <w:abstractNum w:abstractNumId="35" w15:restartNumberingAfterBreak="0">
    <w:nsid w:val="43202EA4"/>
    <w:multiLevelType w:val="hybridMultilevel"/>
    <w:tmpl w:val="FFFFFFFF"/>
    <w:lvl w:ilvl="0" w:tplc="365026A0">
      <w:start w:val="1"/>
      <w:numFmt w:val="decimal"/>
      <w:lvlText w:val="%1."/>
      <w:lvlJc w:val="left"/>
      <w:pPr>
        <w:ind w:left="1080" w:hanging="360"/>
      </w:pPr>
    </w:lvl>
    <w:lvl w:ilvl="1" w:tplc="213EB06E">
      <w:start w:val="1"/>
      <w:numFmt w:val="lowerLetter"/>
      <w:lvlText w:val="%2."/>
      <w:lvlJc w:val="left"/>
      <w:pPr>
        <w:ind w:left="1800" w:hanging="360"/>
      </w:pPr>
    </w:lvl>
    <w:lvl w:ilvl="2" w:tplc="233E75B6">
      <w:start w:val="1"/>
      <w:numFmt w:val="lowerRoman"/>
      <w:lvlText w:val="%3."/>
      <w:lvlJc w:val="right"/>
      <w:pPr>
        <w:ind w:left="2520" w:hanging="180"/>
      </w:pPr>
    </w:lvl>
    <w:lvl w:ilvl="3" w:tplc="376A526E">
      <w:start w:val="1"/>
      <w:numFmt w:val="decimal"/>
      <w:lvlText w:val="%4."/>
      <w:lvlJc w:val="left"/>
      <w:pPr>
        <w:ind w:left="3240" w:hanging="360"/>
      </w:pPr>
    </w:lvl>
    <w:lvl w:ilvl="4" w:tplc="BFFEFE3E">
      <w:start w:val="1"/>
      <w:numFmt w:val="lowerLetter"/>
      <w:lvlText w:val="%5."/>
      <w:lvlJc w:val="left"/>
      <w:pPr>
        <w:ind w:left="3960" w:hanging="360"/>
      </w:pPr>
    </w:lvl>
    <w:lvl w:ilvl="5" w:tplc="3D7C3D2C">
      <w:start w:val="1"/>
      <w:numFmt w:val="lowerRoman"/>
      <w:lvlText w:val="%6."/>
      <w:lvlJc w:val="right"/>
      <w:pPr>
        <w:ind w:left="4680" w:hanging="180"/>
      </w:pPr>
    </w:lvl>
    <w:lvl w:ilvl="6" w:tplc="34B094CC">
      <w:start w:val="1"/>
      <w:numFmt w:val="decimal"/>
      <w:lvlText w:val="%7."/>
      <w:lvlJc w:val="left"/>
      <w:pPr>
        <w:ind w:left="5400" w:hanging="360"/>
      </w:pPr>
    </w:lvl>
    <w:lvl w:ilvl="7" w:tplc="E56888AE">
      <w:start w:val="1"/>
      <w:numFmt w:val="lowerLetter"/>
      <w:lvlText w:val="%8."/>
      <w:lvlJc w:val="left"/>
      <w:pPr>
        <w:ind w:left="6120" w:hanging="360"/>
      </w:pPr>
    </w:lvl>
    <w:lvl w:ilvl="8" w:tplc="09E26584">
      <w:start w:val="1"/>
      <w:numFmt w:val="lowerRoman"/>
      <w:lvlText w:val="%9."/>
      <w:lvlJc w:val="right"/>
      <w:pPr>
        <w:ind w:left="6840" w:hanging="180"/>
      </w:pPr>
    </w:lvl>
  </w:abstractNum>
  <w:abstractNum w:abstractNumId="36" w15:restartNumberingAfterBreak="0">
    <w:nsid w:val="446E8092"/>
    <w:multiLevelType w:val="hybridMultilevel"/>
    <w:tmpl w:val="FFFFFFFF"/>
    <w:lvl w:ilvl="0" w:tplc="4698AA6A">
      <w:start w:val="1"/>
      <w:numFmt w:val="bullet"/>
      <w:lvlText w:val=""/>
      <w:lvlJc w:val="left"/>
      <w:pPr>
        <w:ind w:left="720" w:hanging="360"/>
      </w:pPr>
      <w:rPr>
        <w:rFonts w:hint="default" w:ascii="Symbol" w:hAnsi="Symbol"/>
      </w:rPr>
    </w:lvl>
    <w:lvl w:ilvl="1" w:tplc="591CF71C">
      <w:start w:val="1"/>
      <w:numFmt w:val="bullet"/>
      <w:lvlText w:val="o"/>
      <w:lvlJc w:val="left"/>
      <w:pPr>
        <w:ind w:left="1440" w:hanging="360"/>
      </w:pPr>
      <w:rPr>
        <w:rFonts w:hint="default" w:ascii="Courier New" w:hAnsi="Courier New"/>
      </w:rPr>
    </w:lvl>
    <w:lvl w:ilvl="2" w:tplc="82D4721A">
      <w:start w:val="1"/>
      <w:numFmt w:val="bullet"/>
      <w:lvlText w:val=""/>
      <w:lvlJc w:val="left"/>
      <w:pPr>
        <w:ind w:left="2160" w:hanging="360"/>
      </w:pPr>
      <w:rPr>
        <w:rFonts w:hint="default" w:ascii="Wingdings" w:hAnsi="Wingdings"/>
      </w:rPr>
    </w:lvl>
    <w:lvl w:ilvl="3" w:tplc="B3008794">
      <w:start w:val="1"/>
      <w:numFmt w:val="bullet"/>
      <w:lvlText w:val=""/>
      <w:lvlJc w:val="left"/>
      <w:pPr>
        <w:ind w:left="2880" w:hanging="360"/>
      </w:pPr>
      <w:rPr>
        <w:rFonts w:hint="default" w:ascii="Symbol" w:hAnsi="Symbol"/>
      </w:rPr>
    </w:lvl>
    <w:lvl w:ilvl="4" w:tplc="CC960D20">
      <w:start w:val="1"/>
      <w:numFmt w:val="bullet"/>
      <w:lvlText w:val="o"/>
      <w:lvlJc w:val="left"/>
      <w:pPr>
        <w:ind w:left="3600" w:hanging="360"/>
      </w:pPr>
      <w:rPr>
        <w:rFonts w:hint="default" w:ascii="Courier New" w:hAnsi="Courier New"/>
      </w:rPr>
    </w:lvl>
    <w:lvl w:ilvl="5" w:tplc="072A198E">
      <w:start w:val="1"/>
      <w:numFmt w:val="bullet"/>
      <w:lvlText w:val=""/>
      <w:lvlJc w:val="left"/>
      <w:pPr>
        <w:ind w:left="4320" w:hanging="360"/>
      </w:pPr>
      <w:rPr>
        <w:rFonts w:hint="default" w:ascii="Wingdings" w:hAnsi="Wingdings"/>
      </w:rPr>
    </w:lvl>
    <w:lvl w:ilvl="6" w:tplc="D0447EB4">
      <w:start w:val="1"/>
      <w:numFmt w:val="bullet"/>
      <w:lvlText w:val=""/>
      <w:lvlJc w:val="left"/>
      <w:pPr>
        <w:ind w:left="5040" w:hanging="360"/>
      </w:pPr>
      <w:rPr>
        <w:rFonts w:hint="default" w:ascii="Symbol" w:hAnsi="Symbol"/>
      </w:rPr>
    </w:lvl>
    <w:lvl w:ilvl="7" w:tplc="26420130">
      <w:start w:val="1"/>
      <w:numFmt w:val="bullet"/>
      <w:lvlText w:val="o"/>
      <w:lvlJc w:val="left"/>
      <w:pPr>
        <w:ind w:left="5760" w:hanging="360"/>
      </w:pPr>
      <w:rPr>
        <w:rFonts w:hint="default" w:ascii="Courier New" w:hAnsi="Courier New"/>
      </w:rPr>
    </w:lvl>
    <w:lvl w:ilvl="8" w:tplc="EBACD8E6">
      <w:start w:val="1"/>
      <w:numFmt w:val="bullet"/>
      <w:lvlText w:val=""/>
      <w:lvlJc w:val="left"/>
      <w:pPr>
        <w:ind w:left="6480" w:hanging="360"/>
      </w:pPr>
      <w:rPr>
        <w:rFonts w:hint="default" w:ascii="Wingdings" w:hAnsi="Wingdings"/>
      </w:rPr>
    </w:lvl>
  </w:abstractNum>
  <w:abstractNum w:abstractNumId="37" w15:restartNumberingAfterBreak="0">
    <w:nsid w:val="44C72974"/>
    <w:multiLevelType w:val="hybridMultilevel"/>
    <w:tmpl w:val="FFFFFFFF"/>
    <w:lvl w:ilvl="0" w:tplc="BA9A50F6">
      <w:start w:val="1"/>
      <w:numFmt w:val="bullet"/>
      <w:lvlText w:val=""/>
      <w:lvlJc w:val="left"/>
      <w:pPr>
        <w:ind w:left="720" w:hanging="360"/>
      </w:pPr>
      <w:rPr>
        <w:rFonts w:hint="default" w:ascii="Symbol" w:hAnsi="Symbol"/>
      </w:rPr>
    </w:lvl>
    <w:lvl w:ilvl="1" w:tplc="7A56AF86">
      <w:start w:val="1"/>
      <w:numFmt w:val="bullet"/>
      <w:lvlText w:val="o"/>
      <w:lvlJc w:val="left"/>
      <w:pPr>
        <w:ind w:left="1440" w:hanging="360"/>
      </w:pPr>
      <w:rPr>
        <w:rFonts w:hint="default" w:ascii="Courier New" w:hAnsi="Courier New"/>
      </w:rPr>
    </w:lvl>
    <w:lvl w:ilvl="2" w:tplc="331AC3B6">
      <w:start w:val="1"/>
      <w:numFmt w:val="bullet"/>
      <w:lvlText w:val=""/>
      <w:lvlJc w:val="left"/>
      <w:pPr>
        <w:ind w:left="2160" w:hanging="360"/>
      </w:pPr>
      <w:rPr>
        <w:rFonts w:hint="default" w:ascii="Wingdings" w:hAnsi="Wingdings"/>
      </w:rPr>
    </w:lvl>
    <w:lvl w:ilvl="3" w:tplc="BE6019E2">
      <w:start w:val="1"/>
      <w:numFmt w:val="bullet"/>
      <w:lvlText w:val=""/>
      <w:lvlJc w:val="left"/>
      <w:pPr>
        <w:ind w:left="2880" w:hanging="360"/>
      </w:pPr>
      <w:rPr>
        <w:rFonts w:hint="default" w:ascii="Symbol" w:hAnsi="Symbol"/>
      </w:rPr>
    </w:lvl>
    <w:lvl w:ilvl="4" w:tplc="73B66F96">
      <w:start w:val="1"/>
      <w:numFmt w:val="bullet"/>
      <w:lvlText w:val="o"/>
      <w:lvlJc w:val="left"/>
      <w:pPr>
        <w:ind w:left="3600" w:hanging="360"/>
      </w:pPr>
      <w:rPr>
        <w:rFonts w:hint="default" w:ascii="Courier New" w:hAnsi="Courier New"/>
      </w:rPr>
    </w:lvl>
    <w:lvl w:ilvl="5" w:tplc="70B67774">
      <w:start w:val="1"/>
      <w:numFmt w:val="bullet"/>
      <w:lvlText w:val=""/>
      <w:lvlJc w:val="left"/>
      <w:pPr>
        <w:ind w:left="4320" w:hanging="360"/>
      </w:pPr>
      <w:rPr>
        <w:rFonts w:hint="default" w:ascii="Wingdings" w:hAnsi="Wingdings"/>
      </w:rPr>
    </w:lvl>
    <w:lvl w:ilvl="6" w:tplc="386A971E">
      <w:start w:val="1"/>
      <w:numFmt w:val="bullet"/>
      <w:lvlText w:val=""/>
      <w:lvlJc w:val="left"/>
      <w:pPr>
        <w:ind w:left="5040" w:hanging="360"/>
      </w:pPr>
      <w:rPr>
        <w:rFonts w:hint="default" w:ascii="Symbol" w:hAnsi="Symbol"/>
      </w:rPr>
    </w:lvl>
    <w:lvl w:ilvl="7" w:tplc="EE8624F0">
      <w:start w:val="1"/>
      <w:numFmt w:val="bullet"/>
      <w:lvlText w:val="o"/>
      <w:lvlJc w:val="left"/>
      <w:pPr>
        <w:ind w:left="5760" w:hanging="360"/>
      </w:pPr>
      <w:rPr>
        <w:rFonts w:hint="default" w:ascii="Courier New" w:hAnsi="Courier New"/>
      </w:rPr>
    </w:lvl>
    <w:lvl w:ilvl="8" w:tplc="6150A0B4">
      <w:start w:val="1"/>
      <w:numFmt w:val="bullet"/>
      <w:lvlText w:val=""/>
      <w:lvlJc w:val="left"/>
      <w:pPr>
        <w:ind w:left="6480" w:hanging="360"/>
      </w:pPr>
      <w:rPr>
        <w:rFonts w:hint="default" w:ascii="Wingdings" w:hAnsi="Wingdings"/>
      </w:rPr>
    </w:lvl>
  </w:abstractNum>
  <w:abstractNum w:abstractNumId="38" w15:restartNumberingAfterBreak="0">
    <w:nsid w:val="46711380"/>
    <w:multiLevelType w:val="hybridMultilevel"/>
    <w:tmpl w:val="FFFFFFFF"/>
    <w:lvl w:ilvl="0" w:tplc="76BA1ED6">
      <w:start w:val="1"/>
      <w:numFmt w:val="bullet"/>
      <w:lvlText w:val=""/>
      <w:lvlJc w:val="left"/>
      <w:pPr>
        <w:ind w:left="720" w:hanging="360"/>
      </w:pPr>
      <w:rPr>
        <w:rFonts w:hint="default" w:ascii="Symbol" w:hAnsi="Symbol"/>
      </w:rPr>
    </w:lvl>
    <w:lvl w:ilvl="1" w:tplc="55C27D42">
      <w:start w:val="1"/>
      <w:numFmt w:val="bullet"/>
      <w:lvlText w:val="o"/>
      <w:lvlJc w:val="left"/>
      <w:pPr>
        <w:ind w:left="1440" w:hanging="360"/>
      </w:pPr>
      <w:rPr>
        <w:rFonts w:hint="default" w:ascii="Courier New" w:hAnsi="Courier New"/>
      </w:rPr>
    </w:lvl>
    <w:lvl w:ilvl="2" w:tplc="BC4087E2">
      <w:start w:val="1"/>
      <w:numFmt w:val="bullet"/>
      <w:lvlText w:val=""/>
      <w:lvlJc w:val="left"/>
      <w:pPr>
        <w:ind w:left="2160" w:hanging="360"/>
      </w:pPr>
      <w:rPr>
        <w:rFonts w:hint="default" w:ascii="Wingdings" w:hAnsi="Wingdings"/>
      </w:rPr>
    </w:lvl>
    <w:lvl w:ilvl="3" w:tplc="78C6D752">
      <w:start w:val="1"/>
      <w:numFmt w:val="bullet"/>
      <w:lvlText w:val=""/>
      <w:lvlJc w:val="left"/>
      <w:pPr>
        <w:ind w:left="2880" w:hanging="360"/>
      </w:pPr>
      <w:rPr>
        <w:rFonts w:hint="default" w:ascii="Symbol" w:hAnsi="Symbol"/>
      </w:rPr>
    </w:lvl>
    <w:lvl w:ilvl="4" w:tplc="15DCF458">
      <w:start w:val="1"/>
      <w:numFmt w:val="bullet"/>
      <w:lvlText w:val="o"/>
      <w:lvlJc w:val="left"/>
      <w:pPr>
        <w:ind w:left="3600" w:hanging="360"/>
      </w:pPr>
      <w:rPr>
        <w:rFonts w:hint="default" w:ascii="Courier New" w:hAnsi="Courier New"/>
      </w:rPr>
    </w:lvl>
    <w:lvl w:ilvl="5" w:tplc="5568C6D8">
      <w:start w:val="1"/>
      <w:numFmt w:val="bullet"/>
      <w:lvlText w:val=""/>
      <w:lvlJc w:val="left"/>
      <w:pPr>
        <w:ind w:left="4320" w:hanging="360"/>
      </w:pPr>
      <w:rPr>
        <w:rFonts w:hint="default" w:ascii="Wingdings" w:hAnsi="Wingdings"/>
      </w:rPr>
    </w:lvl>
    <w:lvl w:ilvl="6" w:tplc="EC8C72EE">
      <w:start w:val="1"/>
      <w:numFmt w:val="bullet"/>
      <w:lvlText w:val=""/>
      <w:lvlJc w:val="left"/>
      <w:pPr>
        <w:ind w:left="5040" w:hanging="360"/>
      </w:pPr>
      <w:rPr>
        <w:rFonts w:hint="default" w:ascii="Symbol" w:hAnsi="Symbol"/>
      </w:rPr>
    </w:lvl>
    <w:lvl w:ilvl="7" w:tplc="9EC44FC8">
      <w:start w:val="1"/>
      <w:numFmt w:val="bullet"/>
      <w:lvlText w:val="o"/>
      <w:lvlJc w:val="left"/>
      <w:pPr>
        <w:ind w:left="5760" w:hanging="360"/>
      </w:pPr>
      <w:rPr>
        <w:rFonts w:hint="default" w:ascii="Courier New" w:hAnsi="Courier New"/>
      </w:rPr>
    </w:lvl>
    <w:lvl w:ilvl="8" w:tplc="3CAA8F74">
      <w:start w:val="1"/>
      <w:numFmt w:val="bullet"/>
      <w:lvlText w:val=""/>
      <w:lvlJc w:val="left"/>
      <w:pPr>
        <w:ind w:left="6480" w:hanging="360"/>
      </w:pPr>
      <w:rPr>
        <w:rFonts w:hint="default" w:ascii="Wingdings" w:hAnsi="Wingdings"/>
      </w:rPr>
    </w:lvl>
  </w:abstractNum>
  <w:abstractNum w:abstractNumId="39" w15:restartNumberingAfterBreak="0">
    <w:nsid w:val="47C6B991"/>
    <w:multiLevelType w:val="hybridMultilevel"/>
    <w:tmpl w:val="FFFFFFFF"/>
    <w:lvl w:ilvl="0" w:tplc="7B167658">
      <w:start w:val="1"/>
      <w:numFmt w:val="bullet"/>
      <w:lvlText w:val="-"/>
      <w:lvlJc w:val="left"/>
      <w:pPr>
        <w:ind w:left="720" w:hanging="360"/>
      </w:pPr>
      <w:rPr>
        <w:rFonts w:hint="default" w:ascii="Aptos" w:hAnsi="Aptos"/>
      </w:rPr>
    </w:lvl>
    <w:lvl w:ilvl="1" w:tplc="7C8C7FB0">
      <w:start w:val="1"/>
      <w:numFmt w:val="bullet"/>
      <w:lvlText w:val="o"/>
      <w:lvlJc w:val="left"/>
      <w:pPr>
        <w:ind w:left="1440" w:hanging="360"/>
      </w:pPr>
      <w:rPr>
        <w:rFonts w:hint="default" w:ascii="Courier New" w:hAnsi="Courier New"/>
      </w:rPr>
    </w:lvl>
    <w:lvl w:ilvl="2" w:tplc="1A36CF20">
      <w:start w:val="1"/>
      <w:numFmt w:val="bullet"/>
      <w:lvlText w:val=""/>
      <w:lvlJc w:val="left"/>
      <w:pPr>
        <w:ind w:left="2160" w:hanging="360"/>
      </w:pPr>
      <w:rPr>
        <w:rFonts w:hint="default" w:ascii="Wingdings" w:hAnsi="Wingdings"/>
      </w:rPr>
    </w:lvl>
    <w:lvl w:ilvl="3" w:tplc="A4D85C94">
      <w:start w:val="1"/>
      <w:numFmt w:val="bullet"/>
      <w:lvlText w:val=""/>
      <w:lvlJc w:val="left"/>
      <w:pPr>
        <w:ind w:left="2880" w:hanging="360"/>
      </w:pPr>
      <w:rPr>
        <w:rFonts w:hint="default" w:ascii="Symbol" w:hAnsi="Symbol"/>
      </w:rPr>
    </w:lvl>
    <w:lvl w:ilvl="4" w:tplc="FAC05010">
      <w:start w:val="1"/>
      <w:numFmt w:val="bullet"/>
      <w:lvlText w:val="o"/>
      <w:lvlJc w:val="left"/>
      <w:pPr>
        <w:ind w:left="3600" w:hanging="360"/>
      </w:pPr>
      <w:rPr>
        <w:rFonts w:hint="default" w:ascii="Courier New" w:hAnsi="Courier New"/>
      </w:rPr>
    </w:lvl>
    <w:lvl w:ilvl="5" w:tplc="C47C7D74">
      <w:start w:val="1"/>
      <w:numFmt w:val="bullet"/>
      <w:lvlText w:val=""/>
      <w:lvlJc w:val="left"/>
      <w:pPr>
        <w:ind w:left="4320" w:hanging="360"/>
      </w:pPr>
      <w:rPr>
        <w:rFonts w:hint="default" w:ascii="Wingdings" w:hAnsi="Wingdings"/>
      </w:rPr>
    </w:lvl>
    <w:lvl w:ilvl="6" w:tplc="3C0634F0">
      <w:start w:val="1"/>
      <w:numFmt w:val="bullet"/>
      <w:lvlText w:val=""/>
      <w:lvlJc w:val="left"/>
      <w:pPr>
        <w:ind w:left="5040" w:hanging="360"/>
      </w:pPr>
      <w:rPr>
        <w:rFonts w:hint="default" w:ascii="Symbol" w:hAnsi="Symbol"/>
      </w:rPr>
    </w:lvl>
    <w:lvl w:ilvl="7" w:tplc="379E2446">
      <w:start w:val="1"/>
      <w:numFmt w:val="bullet"/>
      <w:lvlText w:val="o"/>
      <w:lvlJc w:val="left"/>
      <w:pPr>
        <w:ind w:left="5760" w:hanging="360"/>
      </w:pPr>
      <w:rPr>
        <w:rFonts w:hint="default" w:ascii="Courier New" w:hAnsi="Courier New"/>
      </w:rPr>
    </w:lvl>
    <w:lvl w:ilvl="8" w:tplc="18DE494C">
      <w:start w:val="1"/>
      <w:numFmt w:val="bullet"/>
      <w:lvlText w:val=""/>
      <w:lvlJc w:val="left"/>
      <w:pPr>
        <w:ind w:left="6480" w:hanging="360"/>
      </w:pPr>
      <w:rPr>
        <w:rFonts w:hint="default" w:ascii="Wingdings" w:hAnsi="Wingdings"/>
      </w:rPr>
    </w:lvl>
  </w:abstractNum>
  <w:abstractNum w:abstractNumId="40" w15:restartNumberingAfterBreak="0">
    <w:nsid w:val="4A4FE6F2"/>
    <w:multiLevelType w:val="hybridMultilevel"/>
    <w:tmpl w:val="FFFFFFFF"/>
    <w:lvl w:ilvl="0" w:tplc="D55006F4">
      <w:start w:val="1"/>
      <w:numFmt w:val="bullet"/>
      <w:lvlText w:val="-"/>
      <w:lvlJc w:val="left"/>
      <w:pPr>
        <w:ind w:left="720" w:hanging="360"/>
      </w:pPr>
      <w:rPr>
        <w:rFonts w:hint="default" w:ascii="Aptos" w:hAnsi="Aptos"/>
      </w:rPr>
    </w:lvl>
    <w:lvl w:ilvl="1" w:tplc="386AC07E">
      <w:start w:val="1"/>
      <w:numFmt w:val="bullet"/>
      <w:lvlText w:val="o"/>
      <w:lvlJc w:val="left"/>
      <w:pPr>
        <w:ind w:left="1440" w:hanging="360"/>
      </w:pPr>
      <w:rPr>
        <w:rFonts w:hint="default" w:ascii="Courier New" w:hAnsi="Courier New"/>
      </w:rPr>
    </w:lvl>
    <w:lvl w:ilvl="2" w:tplc="1A92B420">
      <w:start w:val="1"/>
      <w:numFmt w:val="bullet"/>
      <w:lvlText w:val=""/>
      <w:lvlJc w:val="left"/>
      <w:pPr>
        <w:ind w:left="2160" w:hanging="360"/>
      </w:pPr>
      <w:rPr>
        <w:rFonts w:hint="default" w:ascii="Wingdings" w:hAnsi="Wingdings"/>
      </w:rPr>
    </w:lvl>
    <w:lvl w:ilvl="3" w:tplc="C1B02F28">
      <w:start w:val="1"/>
      <w:numFmt w:val="bullet"/>
      <w:lvlText w:val=""/>
      <w:lvlJc w:val="left"/>
      <w:pPr>
        <w:ind w:left="2880" w:hanging="360"/>
      </w:pPr>
      <w:rPr>
        <w:rFonts w:hint="default" w:ascii="Symbol" w:hAnsi="Symbol"/>
      </w:rPr>
    </w:lvl>
    <w:lvl w:ilvl="4" w:tplc="5B309F9A">
      <w:start w:val="1"/>
      <w:numFmt w:val="bullet"/>
      <w:lvlText w:val="o"/>
      <w:lvlJc w:val="left"/>
      <w:pPr>
        <w:ind w:left="3600" w:hanging="360"/>
      </w:pPr>
      <w:rPr>
        <w:rFonts w:hint="default" w:ascii="Courier New" w:hAnsi="Courier New"/>
      </w:rPr>
    </w:lvl>
    <w:lvl w:ilvl="5" w:tplc="7846B492">
      <w:start w:val="1"/>
      <w:numFmt w:val="bullet"/>
      <w:lvlText w:val=""/>
      <w:lvlJc w:val="left"/>
      <w:pPr>
        <w:ind w:left="4320" w:hanging="360"/>
      </w:pPr>
      <w:rPr>
        <w:rFonts w:hint="default" w:ascii="Wingdings" w:hAnsi="Wingdings"/>
      </w:rPr>
    </w:lvl>
    <w:lvl w:ilvl="6" w:tplc="F50C7F3C">
      <w:start w:val="1"/>
      <w:numFmt w:val="bullet"/>
      <w:lvlText w:val=""/>
      <w:lvlJc w:val="left"/>
      <w:pPr>
        <w:ind w:left="5040" w:hanging="360"/>
      </w:pPr>
      <w:rPr>
        <w:rFonts w:hint="default" w:ascii="Symbol" w:hAnsi="Symbol"/>
      </w:rPr>
    </w:lvl>
    <w:lvl w:ilvl="7" w:tplc="922ACB7E">
      <w:start w:val="1"/>
      <w:numFmt w:val="bullet"/>
      <w:lvlText w:val="o"/>
      <w:lvlJc w:val="left"/>
      <w:pPr>
        <w:ind w:left="5760" w:hanging="360"/>
      </w:pPr>
      <w:rPr>
        <w:rFonts w:hint="default" w:ascii="Courier New" w:hAnsi="Courier New"/>
      </w:rPr>
    </w:lvl>
    <w:lvl w:ilvl="8" w:tplc="5EA2C86A">
      <w:start w:val="1"/>
      <w:numFmt w:val="bullet"/>
      <w:lvlText w:val=""/>
      <w:lvlJc w:val="left"/>
      <w:pPr>
        <w:ind w:left="6480" w:hanging="360"/>
      </w:pPr>
      <w:rPr>
        <w:rFonts w:hint="default" w:ascii="Wingdings" w:hAnsi="Wingdings"/>
      </w:rPr>
    </w:lvl>
  </w:abstractNum>
  <w:abstractNum w:abstractNumId="41" w15:restartNumberingAfterBreak="0">
    <w:nsid w:val="4CA868CD"/>
    <w:multiLevelType w:val="hybridMultilevel"/>
    <w:tmpl w:val="FFFFFFFF"/>
    <w:lvl w:ilvl="0" w:tplc="3ED6E8A4">
      <w:start w:val="1"/>
      <w:numFmt w:val="bullet"/>
      <w:lvlText w:val=""/>
      <w:lvlJc w:val="left"/>
      <w:pPr>
        <w:ind w:left="720" w:hanging="360"/>
      </w:pPr>
      <w:rPr>
        <w:rFonts w:hint="default" w:ascii="Symbol" w:hAnsi="Symbol"/>
      </w:rPr>
    </w:lvl>
    <w:lvl w:ilvl="1" w:tplc="82E4CCF4">
      <w:start w:val="1"/>
      <w:numFmt w:val="bullet"/>
      <w:lvlText w:val="o"/>
      <w:lvlJc w:val="left"/>
      <w:pPr>
        <w:ind w:left="1440" w:hanging="360"/>
      </w:pPr>
      <w:rPr>
        <w:rFonts w:hint="default" w:ascii="Courier New" w:hAnsi="Courier New"/>
      </w:rPr>
    </w:lvl>
    <w:lvl w:ilvl="2" w:tplc="5314ABFA">
      <w:start w:val="1"/>
      <w:numFmt w:val="bullet"/>
      <w:lvlText w:val=""/>
      <w:lvlJc w:val="left"/>
      <w:pPr>
        <w:ind w:left="2160" w:hanging="360"/>
      </w:pPr>
      <w:rPr>
        <w:rFonts w:hint="default" w:ascii="Wingdings" w:hAnsi="Wingdings"/>
      </w:rPr>
    </w:lvl>
    <w:lvl w:ilvl="3" w:tplc="0DEC721A">
      <w:start w:val="1"/>
      <w:numFmt w:val="bullet"/>
      <w:lvlText w:val=""/>
      <w:lvlJc w:val="left"/>
      <w:pPr>
        <w:ind w:left="2880" w:hanging="360"/>
      </w:pPr>
      <w:rPr>
        <w:rFonts w:hint="default" w:ascii="Symbol" w:hAnsi="Symbol"/>
      </w:rPr>
    </w:lvl>
    <w:lvl w:ilvl="4" w:tplc="F418C960">
      <w:start w:val="1"/>
      <w:numFmt w:val="bullet"/>
      <w:lvlText w:val="o"/>
      <w:lvlJc w:val="left"/>
      <w:pPr>
        <w:ind w:left="3600" w:hanging="360"/>
      </w:pPr>
      <w:rPr>
        <w:rFonts w:hint="default" w:ascii="Courier New" w:hAnsi="Courier New"/>
      </w:rPr>
    </w:lvl>
    <w:lvl w:ilvl="5" w:tplc="0DC0DEC8">
      <w:start w:val="1"/>
      <w:numFmt w:val="bullet"/>
      <w:lvlText w:val=""/>
      <w:lvlJc w:val="left"/>
      <w:pPr>
        <w:ind w:left="4320" w:hanging="360"/>
      </w:pPr>
      <w:rPr>
        <w:rFonts w:hint="default" w:ascii="Wingdings" w:hAnsi="Wingdings"/>
      </w:rPr>
    </w:lvl>
    <w:lvl w:ilvl="6" w:tplc="2980563C">
      <w:start w:val="1"/>
      <w:numFmt w:val="bullet"/>
      <w:lvlText w:val=""/>
      <w:lvlJc w:val="left"/>
      <w:pPr>
        <w:ind w:left="5040" w:hanging="360"/>
      </w:pPr>
      <w:rPr>
        <w:rFonts w:hint="default" w:ascii="Symbol" w:hAnsi="Symbol"/>
      </w:rPr>
    </w:lvl>
    <w:lvl w:ilvl="7" w:tplc="95020E5A">
      <w:start w:val="1"/>
      <w:numFmt w:val="bullet"/>
      <w:lvlText w:val="o"/>
      <w:lvlJc w:val="left"/>
      <w:pPr>
        <w:ind w:left="5760" w:hanging="360"/>
      </w:pPr>
      <w:rPr>
        <w:rFonts w:hint="default" w:ascii="Courier New" w:hAnsi="Courier New"/>
      </w:rPr>
    </w:lvl>
    <w:lvl w:ilvl="8" w:tplc="FFEA6ABE">
      <w:start w:val="1"/>
      <w:numFmt w:val="bullet"/>
      <w:lvlText w:val=""/>
      <w:lvlJc w:val="left"/>
      <w:pPr>
        <w:ind w:left="6480" w:hanging="360"/>
      </w:pPr>
      <w:rPr>
        <w:rFonts w:hint="default" w:ascii="Wingdings" w:hAnsi="Wingdings"/>
      </w:rPr>
    </w:lvl>
  </w:abstractNum>
  <w:abstractNum w:abstractNumId="42" w15:restartNumberingAfterBreak="0">
    <w:nsid w:val="4D0F27E6"/>
    <w:multiLevelType w:val="hybridMultilevel"/>
    <w:tmpl w:val="BD061F40"/>
    <w:lvl w:ilvl="0" w:tplc="2084DC5A">
      <w:start w:val="1"/>
      <w:numFmt w:val="bullet"/>
      <w:lvlText w:val=""/>
      <w:lvlJc w:val="left"/>
      <w:pPr>
        <w:ind w:left="720" w:hanging="360"/>
      </w:pPr>
      <w:rPr>
        <w:rFonts w:hint="default" w:ascii="Symbol" w:hAnsi="Symbol"/>
      </w:rPr>
    </w:lvl>
    <w:lvl w:ilvl="1" w:tplc="08703566">
      <w:start w:val="1"/>
      <w:numFmt w:val="bullet"/>
      <w:lvlText w:val="o"/>
      <w:lvlJc w:val="left"/>
      <w:pPr>
        <w:ind w:left="1440" w:hanging="360"/>
      </w:pPr>
      <w:rPr>
        <w:rFonts w:hint="default" w:ascii="Courier New" w:hAnsi="Courier New"/>
      </w:rPr>
    </w:lvl>
    <w:lvl w:ilvl="2" w:tplc="07F8140C">
      <w:start w:val="1"/>
      <w:numFmt w:val="bullet"/>
      <w:lvlText w:val=""/>
      <w:lvlJc w:val="left"/>
      <w:pPr>
        <w:ind w:left="2160" w:hanging="360"/>
      </w:pPr>
      <w:rPr>
        <w:rFonts w:hint="default" w:ascii="Wingdings" w:hAnsi="Wingdings"/>
      </w:rPr>
    </w:lvl>
    <w:lvl w:ilvl="3" w:tplc="6A82726A">
      <w:start w:val="1"/>
      <w:numFmt w:val="bullet"/>
      <w:lvlText w:val=""/>
      <w:lvlJc w:val="left"/>
      <w:pPr>
        <w:ind w:left="2880" w:hanging="360"/>
      </w:pPr>
      <w:rPr>
        <w:rFonts w:hint="default" w:ascii="Symbol" w:hAnsi="Symbol"/>
      </w:rPr>
    </w:lvl>
    <w:lvl w:ilvl="4" w:tplc="E85A40C0">
      <w:start w:val="1"/>
      <w:numFmt w:val="bullet"/>
      <w:lvlText w:val="o"/>
      <w:lvlJc w:val="left"/>
      <w:pPr>
        <w:ind w:left="3600" w:hanging="360"/>
      </w:pPr>
      <w:rPr>
        <w:rFonts w:hint="default" w:ascii="Courier New" w:hAnsi="Courier New"/>
      </w:rPr>
    </w:lvl>
    <w:lvl w:ilvl="5" w:tplc="8AA6874E">
      <w:start w:val="1"/>
      <w:numFmt w:val="bullet"/>
      <w:lvlText w:val=""/>
      <w:lvlJc w:val="left"/>
      <w:pPr>
        <w:ind w:left="4320" w:hanging="360"/>
      </w:pPr>
      <w:rPr>
        <w:rFonts w:hint="default" w:ascii="Wingdings" w:hAnsi="Wingdings"/>
      </w:rPr>
    </w:lvl>
    <w:lvl w:ilvl="6" w:tplc="2714833A">
      <w:start w:val="1"/>
      <w:numFmt w:val="bullet"/>
      <w:lvlText w:val=""/>
      <w:lvlJc w:val="left"/>
      <w:pPr>
        <w:ind w:left="5040" w:hanging="360"/>
      </w:pPr>
      <w:rPr>
        <w:rFonts w:hint="default" w:ascii="Symbol" w:hAnsi="Symbol"/>
      </w:rPr>
    </w:lvl>
    <w:lvl w:ilvl="7" w:tplc="D5FEEA34">
      <w:start w:val="1"/>
      <w:numFmt w:val="bullet"/>
      <w:lvlText w:val="o"/>
      <w:lvlJc w:val="left"/>
      <w:pPr>
        <w:ind w:left="5760" w:hanging="360"/>
      </w:pPr>
      <w:rPr>
        <w:rFonts w:hint="default" w:ascii="Courier New" w:hAnsi="Courier New"/>
      </w:rPr>
    </w:lvl>
    <w:lvl w:ilvl="8" w:tplc="4B92B184">
      <w:start w:val="1"/>
      <w:numFmt w:val="bullet"/>
      <w:lvlText w:val=""/>
      <w:lvlJc w:val="left"/>
      <w:pPr>
        <w:ind w:left="6480" w:hanging="360"/>
      </w:pPr>
      <w:rPr>
        <w:rFonts w:hint="default" w:ascii="Wingdings" w:hAnsi="Wingdings"/>
      </w:rPr>
    </w:lvl>
  </w:abstractNum>
  <w:abstractNum w:abstractNumId="43" w15:restartNumberingAfterBreak="0">
    <w:nsid w:val="4F054ACB"/>
    <w:multiLevelType w:val="multilevel"/>
    <w:tmpl w:val="2640BB0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52A52C9D"/>
    <w:multiLevelType w:val="hybridMultilevel"/>
    <w:tmpl w:val="FFFFFFFF"/>
    <w:lvl w:ilvl="0" w:tplc="579688BC">
      <w:start w:val="1"/>
      <w:numFmt w:val="bullet"/>
      <w:lvlText w:val=""/>
      <w:lvlJc w:val="left"/>
      <w:pPr>
        <w:ind w:left="720" w:hanging="360"/>
      </w:pPr>
      <w:rPr>
        <w:rFonts w:hint="default" w:ascii="Symbol" w:hAnsi="Symbol"/>
      </w:rPr>
    </w:lvl>
    <w:lvl w:ilvl="1" w:tplc="2F1A3E84">
      <w:start w:val="1"/>
      <w:numFmt w:val="bullet"/>
      <w:lvlText w:val="o"/>
      <w:lvlJc w:val="left"/>
      <w:pPr>
        <w:ind w:left="1440" w:hanging="360"/>
      </w:pPr>
      <w:rPr>
        <w:rFonts w:hint="default" w:ascii="Courier New" w:hAnsi="Courier New"/>
      </w:rPr>
    </w:lvl>
    <w:lvl w:ilvl="2" w:tplc="9AFC5802">
      <w:start w:val="1"/>
      <w:numFmt w:val="bullet"/>
      <w:lvlText w:val=""/>
      <w:lvlJc w:val="left"/>
      <w:pPr>
        <w:ind w:left="2160" w:hanging="360"/>
      </w:pPr>
      <w:rPr>
        <w:rFonts w:hint="default" w:ascii="Wingdings" w:hAnsi="Wingdings"/>
      </w:rPr>
    </w:lvl>
    <w:lvl w:ilvl="3" w:tplc="DB06EFD8">
      <w:start w:val="1"/>
      <w:numFmt w:val="bullet"/>
      <w:lvlText w:val=""/>
      <w:lvlJc w:val="left"/>
      <w:pPr>
        <w:ind w:left="2880" w:hanging="360"/>
      </w:pPr>
      <w:rPr>
        <w:rFonts w:hint="default" w:ascii="Symbol" w:hAnsi="Symbol"/>
      </w:rPr>
    </w:lvl>
    <w:lvl w:ilvl="4" w:tplc="DBCCC3A8">
      <w:start w:val="1"/>
      <w:numFmt w:val="bullet"/>
      <w:lvlText w:val="o"/>
      <w:lvlJc w:val="left"/>
      <w:pPr>
        <w:ind w:left="3600" w:hanging="360"/>
      </w:pPr>
      <w:rPr>
        <w:rFonts w:hint="default" w:ascii="Courier New" w:hAnsi="Courier New"/>
      </w:rPr>
    </w:lvl>
    <w:lvl w:ilvl="5" w:tplc="76D448DE">
      <w:start w:val="1"/>
      <w:numFmt w:val="bullet"/>
      <w:lvlText w:val=""/>
      <w:lvlJc w:val="left"/>
      <w:pPr>
        <w:ind w:left="4320" w:hanging="360"/>
      </w:pPr>
      <w:rPr>
        <w:rFonts w:hint="default" w:ascii="Wingdings" w:hAnsi="Wingdings"/>
      </w:rPr>
    </w:lvl>
    <w:lvl w:ilvl="6" w:tplc="F678D9EA">
      <w:start w:val="1"/>
      <w:numFmt w:val="bullet"/>
      <w:lvlText w:val=""/>
      <w:lvlJc w:val="left"/>
      <w:pPr>
        <w:ind w:left="5040" w:hanging="360"/>
      </w:pPr>
      <w:rPr>
        <w:rFonts w:hint="default" w:ascii="Symbol" w:hAnsi="Symbol"/>
      </w:rPr>
    </w:lvl>
    <w:lvl w:ilvl="7" w:tplc="766EF008">
      <w:start w:val="1"/>
      <w:numFmt w:val="bullet"/>
      <w:lvlText w:val="o"/>
      <w:lvlJc w:val="left"/>
      <w:pPr>
        <w:ind w:left="5760" w:hanging="360"/>
      </w:pPr>
      <w:rPr>
        <w:rFonts w:hint="default" w:ascii="Courier New" w:hAnsi="Courier New"/>
      </w:rPr>
    </w:lvl>
    <w:lvl w:ilvl="8" w:tplc="1D244B9C">
      <w:start w:val="1"/>
      <w:numFmt w:val="bullet"/>
      <w:lvlText w:val=""/>
      <w:lvlJc w:val="left"/>
      <w:pPr>
        <w:ind w:left="6480" w:hanging="360"/>
      </w:pPr>
      <w:rPr>
        <w:rFonts w:hint="default" w:ascii="Wingdings" w:hAnsi="Wingdings"/>
      </w:rPr>
    </w:lvl>
  </w:abstractNum>
  <w:abstractNum w:abstractNumId="45" w15:restartNumberingAfterBreak="0">
    <w:nsid w:val="540BA049"/>
    <w:multiLevelType w:val="hybridMultilevel"/>
    <w:tmpl w:val="FFFFFFFF"/>
    <w:lvl w:ilvl="0" w:tplc="C2BAD358">
      <w:start w:val="1"/>
      <w:numFmt w:val="bullet"/>
      <w:lvlText w:val=""/>
      <w:lvlJc w:val="left"/>
      <w:pPr>
        <w:ind w:left="720" w:hanging="360"/>
      </w:pPr>
      <w:rPr>
        <w:rFonts w:hint="default" w:ascii="Symbol" w:hAnsi="Symbol"/>
      </w:rPr>
    </w:lvl>
    <w:lvl w:ilvl="1" w:tplc="5302CDBC">
      <w:start w:val="1"/>
      <w:numFmt w:val="bullet"/>
      <w:lvlText w:val="o"/>
      <w:lvlJc w:val="left"/>
      <w:pPr>
        <w:ind w:left="1440" w:hanging="360"/>
      </w:pPr>
      <w:rPr>
        <w:rFonts w:hint="default" w:ascii="Courier New" w:hAnsi="Courier New"/>
      </w:rPr>
    </w:lvl>
    <w:lvl w:ilvl="2" w:tplc="40AA0F56">
      <w:start w:val="1"/>
      <w:numFmt w:val="bullet"/>
      <w:lvlText w:val=""/>
      <w:lvlJc w:val="left"/>
      <w:pPr>
        <w:ind w:left="2160" w:hanging="360"/>
      </w:pPr>
      <w:rPr>
        <w:rFonts w:hint="default" w:ascii="Wingdings" w:hAnsi="Wingdings"/>
      </w:rPr>
    </w:lvl>
    <w:lvl w:ilvl="3" w:tplc="D390E29C">
      <w:start w:val="1"/>
      <w:numFmt w:val="bullet"/>
      <w:lvlText w:val=""/>
      <w:lvlJc w:val="left"/>
      <w:pPr>
        <w:ind w:left="2880" w:hanging="360"/>
      </w:pPr>
      <w:rPr>
        <w:rFonts w:hint="default" w:ascii="Symbol" w:hAnsi="Symbol"/>
      </w:rPr>
    </w:lvl>
    <w:lvl w:ilvl="4" w:tplc="FEE06672">
      <w:start w:val="1"/>
      <w:numFmt w:val="bullet"/>
      <w:lvlText w:val="o"/>
      <w:lvlJc w:val="left"/>
      <w:pPr>
        <w:ind w:left="3600" w:hanging="360"/>
      </w:pPr>
      <w:rPr>
        <w:rFonts w:hint="default" w:ascii="Courier New" w:hAnsi="Courier New"/>
      </w:rPr>
    </w:lvl>
    <w:lvl w:ilvl="5" w:tplc="9014BEFA">
      <w:start w:val="1"/>
      <w:numFmt w:val="bullet"/>
      <w:lvlText w:val=""/>
      <w:lvlJc w:val="left"/>
      <w:pPr>
        <w:ind w:left="4320" w:hanging="360"/>
      </w:pPr>
      <w:rPr>
        <w:rFonts w:hint="default" w:ascii="Wingdings" w:hAnsi="Wingdings"/>
      </w:rPr>
    </w:lvl>
    <w:lvl w:ilvl="6" w:tplc="235AA0F8">
      <w:start w:val="1"/>
      <w:numFmt w:val="bullet"/>
      <w:lvlText w:val=""/>
      <w:lvlJc w:val="left"/>
      <w:pPr>
        <w:ind w:left="5040" w:hanging="360"/>
      </w:pPr>
      <w:rPr>
        <w:rFonts w:hint="default" w:ascii="Symbol" w:hAnsi="Symbol"/>
      </w:rPr>
    </w:lvl>
    <w:lvl w:ilvl="7" w:tplc="BF56CFD8">
      <w:start w:val="1"/>
      <w:numFmt w:val="bullet"/>
      <w:lvlText w:val="o"/>
      <w:lvlJc w:val="left"/>
      <w:pPr>
        <w:ind w:left="5760" w:hanging="360"/>
      </w:pPr>
      <w:rPr>
        <w:rFonts w:hint="default" w:ascii="Courier New" w:hAnsi="Courier New"/>
      </w:rPr>
    </w:lvl>
    <w:lvl w:ilvl="8" w:tplc="26B8C988">
      <w:start w:val="1"/>
      <w:numFmt w:val="bullet"/>
      <w:lvlText w:val=""/>
      <w:lvlJc w:val="left"/>
      <w:pPr>
        <w:ind w:left="6480" w:hanging="360"/>
      </w:pPr>
      <w:rPr>
        <w:rFonts w:hint="default" w:ascii="Wingdings" w:hAnsi="Wingdings"/>
      </w:rPr>
    </w:lvl>
  </w:abstractNum>
  <w:abstractNum w:abstractNumId="46" w15:restartNumberingAfterBreak="0">
    <w:nsid w:val="543AFD02"/>
    <w:multiLevelType w:val="hybridMultilevel"/>
    <w:tmpl w:val="FFFFFFFF"/>
    <w:lvl w:ilvl="0" w:tplc="DD025990">
      <w:start w:val="1"/>
      <w:numFmt w:val="bullet"/>
      <w:lvlText w:val=""/>
      <w:lvlJc w:val="left"/>
      <w:pPr>
        <w:ind w:left="720" w:hanging="360"/>
      </w:pPr>
      <w:rPr>
        <w:rFonts w:hint="default" w:ascii="Symbol" w:hAnsi="Symbol"/>
      </w:rPr>
    </w:lvl>
    <w:lvl w:ilvl="1" w:tplc="75105AA4">
      <w:start w:val="1"/>
      <w:numFmt w:val="bullet"/>
      <w:lvlText w:val="o"/>
      <w:lvlJc w:val="left"/>
      <w:pPr>
        <w:ind w:left="1440" w:hanging="360"/>
      </w:pPr>
      <w:rPr>
        <w:rFonts w:hint="default" w:ascii="Courier New" w:hAnsi="Courier New"/>
      </w:rPr>
    </w:lvl>
    <w:lvl w:ilvl="2" w:tplc="D2F21EFA">
      <w:start w:val="1"/>
      <w:numFmt w:val="bullet"/>
      <w:lvlText w:val=""/>
      <w:lvlJc w:val="left"/>
      <w:pPr>
        <w:ind w:left="2160" w:hanging="360"/>
      </w:pPr>
      <w:rPr>
        <w:rFonts w:hint="default" w:ascii="Wingdings" w:hAnsi="Wingdings"/>
      </w:rPr>
    </w:lvl>
    <w:lvl w:ilvl="3" w:tplc="DBB684F4">
      <w:start w:val="1"/>
      <w:numFmt w:val="bullet"/>
      <w:lvlText w:val=""/>
      <w:lvlJc w:val="left"/>
      <w:pPr>
        <w:ind w:left="2880" w:hanging="360"/>
      </w:pPr>
      <w:rPr>
        <w:rFonts w:hint="default" w:ascii="Symbol" w:hAnsi="Symbol"/>
      </w:rPr>
    </w:lvl>
    <w:lvl w:ilvl="4" w:tplc="1CA0AEE2">
      <w:start w:val="1"/>
      <w:numFmt w:val="bullet"/>
      <w:lvlText w:val="o"/>
      <w:lvlJc w:val="left"/>
      <w:pPr>
        <w:ind w:left="3600" w:hanging="360"/>
      </w:pPr>
      <w:rPr>
        <w:rFonts w:hint="default" w:ascii="Courier New" w:hAnsi="Courier New"/>
      </w:rPr>
    </w:lvl>
    <w:lvl w:ilvl="5" w:tplc="845C3880">
      <w:start w:val="1"/>
      <w:numFmt w:val="bullet"/>
      <w:lvlText w:val=""/>
      <w:lvlJc w:val="left"/>
      <w:pPr>
        <w:ind w:left="4320" w:hanging="360"/>
      </w:pPr>
      <w:rPr>
        <w:rFonts w:hint="default" w:ascii="Wingdings" w:hAnsi="Wingdings"/>
      </w:rPr>
    </w:lvl>
    <w:lvl w:ilvl="6" w:tplc="E31C43B0">
      <w:start w:val="1"/>
      <w:numFmt w:val="bullet"/>
      <w:lvlText w:val=""/>
      <w:lvlJc w:val="left"/>
      <w:pPr>
        <w:ind w:left="5040" w:hanging="360"/>
      </w:pPr>
      <w:rPr>
        <w:rFonts w:hint="default" w:ascii="Symbol" w:hAnsi="Symbol"/>
      </w:rPr>
    </w:lvl>
    <w:lvl w:ilvl="7" w:tplc="0D7E0D86">
      <w:start w:val="1"/>
      <w:numFmt w:val="bullet"/>
      <w:lvlText w:val="o"/>
      <w:lvlJc w:val="left"/>
      <w:pPr>
        <w:ind w:left="5760" w:hanging="360"/>
      </w:pPr>
      <w:rPr>
        <w:rFonts w:hint="default" w:ascii="Courier New" w:hAnsi="Courier New"/>
      </w:rPr>
    </w:lvl>
    <w:lvl w:ilvl="8" w:tplc="2760ED0C">
      <w:start w:val="1"/>
      <w:numFmt w:val="bullet"/>
      <w:lvlText w:val=""/>
      <w:lvlJc w:val="left"/>
      <w:pPr>
        <w:ind w:left="6480" w:hanging="360"/>
      </w:pPr>
      <w:rPr>
        <w:rFonts w:hint="default" w:ascii="Wingdings" w:hAnsi="Wingdings"/>
      </w:rPr>
    </w:lvl>
  </w:abstractNum>
  <w:abstractNum w:abstractNumId="47" w15:restartNumberingAfterBreak="0">
    <w:nsid w:val="55C8555C"/>
    <w:multiLevelType w:val="hybridMultilevel"/>
    <w:tmpl w:val="FFFFFFFF"/>
    <w:lvl w:ilvl="0" w:tplc="309A13B6">
      <w:start w:val="1"/>
      <w:numFmt w:val="decimal"/>
      <w:lvlText w:val="%1."/>
      <w:lvlJc w:val="left"/>
      <w:pPr>
        <w:ind w:left="720" w:hanging="360"/>
      </w:pPr>
    </w:lvl>
    <w:lvl w:ilvl="1" w:tplc="804EA682">
      <w:start w:val="1"/>
      <w:numFmt w:val="lowerLetter"/>
      <w:lvlText w:val="%2."/>
      <w:lvlJc w:val="left"/>
      <w:pPr>
        <w:ind w:left="1440" w:hanging="360"/>
      </w:pPr>
    </w:lvl>
    <w:lvl w:ilvl="2" w:tplc="758AAD6C">
      <w:start w:val="1"/>
      <w:numFmt w:val="lowerRoman"/>
      <w:lvlText w:val="%3."/>
      <w:lvlJc w:val="right"/>
      <w:pPr>
        <w:ind w:left="2160" w:hanging="180"/>
      </w:pPr>
    </w:lvl>
    <w:lvl w:ilvl="3" w:tplc="8780DAA2">
      <w:start w:val="1"/>
      <w:numFmt w:val="decimal"/>
      <w:lvlText w:val="%4."/>
      <w:lvlJc w:val="left"/>
      <w:pPr>
        <w:ind w:left="2880" w:hanging="360"/>
      </w:pPr>
    </w:lvl>
    <w:lvl w:ilvl="4" w:tplc="FC5A9404">
      <w:start w:val="1"/>
      <w:numFmt w:val="lowerLetter"/>
      <w:lvlText w:val="%5."/>
      <w:lvlJc w:val="left"/>
      <w:pPr>
        <w:ind w:left="3600" w:hanging="360"/>
      </w:pPr>
    </w:lvl>
    <w:lvl w:ilvl="5" w:tplc="CDE431AE">
      <w:start w:val="1"/>
      <w:numFmt w:val="lowerRoman"/>
      <w:lvlText w:val="%6."/>
      <w:lvlJc w:val="right"/>
      <w:pPr>
        <w:ind w:left="4320" w:hanging="180"/>
      </w:pPr>
    </w:lvl>
    <w:lvl w:ilvl="6" w:tplc="6D225344">
      <w:start w:val="1"/>
      <w:numFmt w:val="decimal"/>
      <w:lvlText w:val="%7."/>
      <w:lvlJc w:val="left"/>
      <w:pPr>
        <w:ind w:left="5040" w:hanging="360"/>
      </w:pPr>
    </w:lvl>
    <w:lvl w:ilvl="7" w:tplc="B072862C">
      <w:start w:val="1"/>
      <w:numFmt w:val="lowerLetter"/>
      <w:lvlText w:val="%8."/>
      <w:lvlJc w:val="left"/>
      <w:pPr>
        <w:ind w:left="5760" w:hanging="360"/>
      </w:pPr>
    </w:lvl>
    <w:lvl w:ilvl="8" w:tplc="BED6A424">
      <w:start w:val="1"/>
      <w:numFmt w:val="lowerRoman"/>
      <w:lvlText w:val="%9."/>
      <w:lvlJc w:val="right"/>
      <w:pPr>
        <w:ind w:left="6480" w:hanging="180"/>
      </w:pPr>
    </w:lvl>
  </w:abstractNum>
  <w:abstractNum w:abstractNumId="48" w15:restartNumberingAfterBreak="0">
    <w:nsid w:val="57734453"/>
    <w:multiLevelType w:val="hybridMultilevel"/>
    <w:tmpl w:val="FFFFFFFF"/>
    <w:lvl w:ilvl="0" w:tplc="82EAE972">
      <w:start w:val="1"/>
      <w:numFmt w:val="bullet"/>
      <w:lvlText w:val=""/>
      <w:lvlJc w:val="left"/>
      <w:pPr>
        <w:ind w:left="720" w:hanging="360"/>
      </w:pPr>
      <w:rPr>
        <w:rFonts w:hint="default" w:ascii="Symbol" w:hAnsi="Symbol"/>
      </w:rPr>
    </w:lvl>
    <w:lvl w:ilvl="1" w:tplc="73EED6AC">
      <w:start w:val="1"/>
      <w:numFmt w:val="bullet"/>
      <w:lvlText w:val="o"/>
      <w:lvlJc w:val="left"/>
      <w:pPr>
        <w:ind w:left="1440" w:hanging="360"/>
      </w:pPr>
      <w:rPr>
        <w:rFonts w:hint="default" w:ascii="Courier New" w:hAnsi="Courier New"/>
      </w:rPr>
    </w:lvl>
    <w:lvl w:ilvl="2" w:tplc="2116BCDE">
      <w:start w:val="1"/>
      <w:numFmt w:val="bullet"/>
      <w:lvlText w:val=""/>
      <w:lvlJc w:val="left"/>
      <w:pPr>
        <w:ind w:left="2160" w:hanging="360"/>
      </w:pPr>
      <w:rPr>
        <w:rFonts w:hint="default" w:ascii="Wingdings" w:hAnsi="Wingdings"/>
      </w:rPr>
    </w:lvl>
    <w:lvl w:ilvl="3" w:tplc="1682CBFE">
      <w:start w:val="1"/>
      <w:numFmt w:val="bullet"/>
      <w:lvlText w:val=""/>
      <w:lvlJc w:val="left"/>
      <w:pPr>
        <w:ind w:left="2880" w:hanging="360"/>
      </w:pPr>
      <w:rPr>
        <w:rFonts w:hint="default" w:ascii="Symbol" w:hAnsi="Symbol"/>
      </w:rPr>
    </w:lvl>
    <w:lvl w:ilvl="4" w:tplc="4AF0654C">
      <w:start w:val="1"/>
      <w:numFmt w:val="bullet"/>
      <w:lvlText w:val="o"/>
      <w:lvlJc w:val="left"/>
      <w:pPr>
        <w:ind w:left="3600" w:hanging="360"/>
      </w:pPr>
      <w:rPr>
        <w:rFonts w:hint="default" w:ascii="Courier New" w:hAnsi="Courier New"/>
      </w:rPr>
    </w:lvl>
    <w:lvl w:ilvl="5" w:tplc="875EB85C">
      <w:start w:val="1"/>
      <w:numFmt w:val="bullet"/>
      <w:lvlText w:val=""/>
      <w:lvlJc w:val="left"/>
      <w:pPr>
        <w:ind w:left="4320" w:hanging="360"/>
      </w:pPr>
      <w:rPr>
        <w:rFonts w:hint="default" w:ascii="Wingdings" w:hAnsi="Wingdings"/>
      </w:rPr>
    </w:lvl>
    <w:lvl w:ilvl="6" w:tplc="1E8AD53E">
      <w:start w:val="1"/>
      <w:numFmt w:val="bullet"/>
      <w:lvlText w:val=""/>
      <w:lvlJc w:val="left"/>
      <w:pPr>
        <w:ind w:left="5040" w:hanging="360"/>
      </w:pPr>
      <w:rPr>
        <w:rFonts w:hint="default" w:ascii="Symbol" w:hAnsi="Symbol"/>
      </w:rPr>
    </w:lvl>
    <w:lvl w:ilvl="7" w:tplc="29F2B038">
      <w:start w:val="1"/>
      <w:numFmt w:val="bullet"/>
      <w:lvlText w:val="o"/>
      <w:lvlJc w:val="left"/>
      <w:pPr>
        <w:ind w:left="5760" w:hanging="360"/>
      </w:pPr>
      <w:rPr>
        <w:rFonts w:hint="default" w:ascii="Courier New" w:hAnsi="Courier New"/>
      </w:rPr>
    </w:lvl>
    <w:lvl w:ilvl="8" w:tplc="CD605418">
      <w:start w:val="1"/>
      <w:numFmt w:val="bullet"/>
      <w:lvlText w:val=""/>
      <w:lvlJc w:val="left"/>
      <w:pPr>
        <w:ind w:left="6480" w:hanging="360"/>
      </w:pPr>
      <w:rPr>
        <w:rFonts w:hint="default" w:ascii="Wingdings" w:hAnsi="Wingdings"/>
      </w:rPr>
    </w:lvl>
  </w:abstractNum>
  <w:abstractNum w:abstractNumId="49" w15:restartNumberingAfterBreak="0">
    <w:nsid w:val="57978E16"/>
    <w:multiLevelType w:val="hybridMultilevel"/>
    <w:tmpl w:val="FFFFFFFF"/>
    <w:lvl w:ilvl="0" w:tplc="85FA2ACA">
      <w:start w:val="1"/>
      <w:numFmt w:val="decimal"/>
      <w:lvlText w:val="%1."/>
      <w:lvlJc w:val="left"/>
      <w:pPr>
        <w:ind w:left="720" w:hanging="360"/>
      </w:pPr>
    </w:lvl>
    <w:lvl w:ilvl="1" w:tplc="06706C82">
      <w:start w:val="1"/>
      <w:numFmt w:val="lowerLetter"/>
      <w:lvlText w:val="%2."/>
      <w:lvlJc w:val="left"/>
      <w:pPr>
        <w:ind w:left="1440" w:hanging="360"/>
      </w:pPr>
    </w:lvl>
    <w:lvl w:ilvl="2" w:tplc="23D025A8">
      <w:start w:val="1"/>
      <w:numFmt w:val="lowerRoman"/>
      <w:lvlText w:val="%3."/>
      <w:lvlJc w:val="right"/>
      <w:pPr>
        <w:ind w:left="2160" w:hanging="180"/>
      </w:pPr>
    </w:lvl>
    <w:lvl w:ilvl="3" w:tplc="1C8EF894">
      <w:start w:val="1"/>
      <w:numFmt w:val="decimal"/>
      <w:lvlText w:val="%4."/>
      <w:lvlJc w:val="left"/>
      <w:pPr>
        <w:ind w:left="2880" w:hanging="360"/>
      </w:pPr>
    </w:lvl>
    <w:lvl w:ilvl="4" w:tplc="E45069F0">
      <w:start w:val="1"/>
      <w:numFmt w:val="lowerLetter"/>
      <w:lvlText w:val="%5."/>
      <w:lvlJc w:val="left"/>
      <w:pPr>
        <w:ind w:left="3600" w:hanging="360"/>
      </w:pPr>
    </w:lvl>
    <w:lvl w:ilvl="5" w:tplc="90687878">
      <w:start w:val="1"/>
      <w:numFmt w:val="lowerRoman"/>
      <w:lvlText w:val="%6."/>
      <w:lvlJc w:val="right"/>
      <w:pPr>
        <w:ind w:left="4320" w:hanging="180"/>
      </w:pPr>
    </w:lvl>
    <w:lvl w:ilvl="6" w:tplc="346EAE52">
      <w:start w:val="1"/>
      <w:numFmt w:val="decimal"/>
      <w:lvlText w:val="%7."/>
      <w:lvlJc w:val="left"/>
      <w:pPr>
        <w:ind w:left="5040" w:hanging="360"/>
      </w:pPr>
    </w:lvl>
    <w:lvl w:ilvl="7" w:tplc="2A6E12CE">
      <w:start w:val="1"/>
      <w:numFmt w:val="lowerLetter"/>
      <w:lvlText w:val="%8."/>
      <w:lvlJc w:val="left"/>
      <w:pPr>
        <w:ind w:left="5760" w:hanging="360"/>
      </w:pPr>
    </w:lvl>
    <w:lvl w:ilvl="8" w:tplc="EB9433CE">
      <w:start w:val="1"/>
      <w:numFmt w:val="lowerRoman"/>
      <w:lvlText w:val="%9."/>
      <w:lvlJc w:val="right"/>
      <w:pPr>
        <w:ind w:left="6480" w:hanging="180"/>
      </w:pPr>
    </w:lvl>
  </w:abstractNum>
  <w:abstractNum w:abstractNumId="50" w15:restartNumberingAfterBreak="0">
    <w:nsid w:val="5CE8B274"/>
    <w:multiLevelType w:val="hybridMultilevel"/>
    <w:tmpl w:val="FFFFFFFF"/>
    <w:lvl w:ilvl="0" w:tplc="62BC1E6A">
      <w:start w:val="1"/>
      <w:numFmt w:val="bullet"/>
      <w:lvlText w:val=""/>
      <w:lvlJc w:val="left"/>
      <w:pPr>
        <w:ind w:left="720" w:hanging="360"/>
      </w:pPr>
      <w:rPr>
        <w:rFonts w:hint="default" w:ascii="Symbol" w:hAnsi="Symbol"/>
      </w:rPr>
    </w:lvl>
    <w:lvl w:ilvl="1" w:tplc="19B482FC">
      <w:start w:val="1"/>
      <w:numFmt w:val="bullet"/>
      <w:lvlText w:val="o"/>
      <w:lvlJc w:val="left"/>
      <w:pPr>
        <w:ind w:left="1440" w:hanging="360"/>
      </w:pPr>
      <w:rPr>
        <w:rFonts w:hint="default" w:ascii="Courier New" w:hAnsi="Courier New"/>
      </w:rPr>
    </w:lvl>
    <w:lvl w:ilvl="2" w:tplc="8B50FC52">
      <w:start w:val="1"/>
      <w:numFmt w:val="bullet"/>
      <w:lvlText w:val=""/>
      <w:lvlJc w:val="left"/>
      <w:pPr>
        <w:ind w:left="2160" w:hanging="360"/>
      </w:pPr>
      <w:rPr>
        <w:rFonts w:hint="default" w:ascii="Wingdings" w:hAnsi="Wingdings"/>
      </w:rPr>
    </w:lvl>
    <w:lvl w:ilvl="3" w:tplc="7E145CEA">
      <w:start w:val="1"/>
      <w:numFmt w:val="bullet"/>
      <w:lvlText w:val=""/>
      <w:lvlJc w:val="left"/>
      <w:pPr>
        <w:ind w:left="2880" w:hanging="360"/>
      </w:pPr>
      <w:rPr>
        <w:rFonts w:hint="default" w:ascii="Symbol" w:hAnsi="Symbol"/>
      </w:rPr>
    </w:lvl>
    <w:lvl w:ilvl="4" w:tplc="EE44503A">
      <w:start w:val="1"/>
      <w:numFmt w:val="bullet"/>
      <w:lvlText w:val="o"/>
      <w:lvlJc w:val="left"/>
      <w:pPr>
        <w:ind w:left="3600" w:hanging="360"/>
      </w:pPr>
      <w:rPr>
        <w:rFonts w:hint="default" w:ascii="Courier New" w:hAnsi="Courier New"/>
      </w:rPr>
    </w:lvl>
    <w:lvl w:ilvl="5" w:tplc="163A234A">
      <w:start w:val="1"/>
      <w:numFmt w:val="bullet"/>
      <w:lvlText w:val=""/>
      <w:lvlJc w:val="left"/>
      <w:pPr>
        <w:ind w:left="4320" w:hanging="360"/>
      </w:pPr>
      <w:rPr>
        <w:rFonts w:hint="default" w:ascii="Wingdings" w:hAnsi="Wingdings"/>
      </w:rPr>
    </w:lvl>
    <w:lvl w:ilvl="6" w:tplc="34A06150">
      <w:start w:val="1"/>
      <w:numFmt w:val="bullet"/>
      <w:lvlText w:val=""/>
      <w:lvlJc w:val="left"/>
      <w:pPr>
        <w:ind w:left="5040" w:hanging="360"/>
      </w:pPr>
      <w:rPr>
        <w:rFonts w:hint="default" w:ascii="Symbol" w:hAnsi="Symbol"/>
      </w:rPr>
    </w:lvl>
    <w:lvl w:ilvl="7" w:tplc="AFFAABD2">
      <w:start w:val="1"/>
      <w:numFmt w:val="bullet"/>
      <w:lvlText w:val="o"/>
      <w:lvlJc w:val="left"/>
      <w:pPr>
        <w:ind w:left="5760" w:hanging="360"/>
      </w:pPr>
      <w:rPr>
        <w:rFonts w:hint="default" w:ascii="Courier New" w:hAnsi="Courier New"/>
      </w:rPr>
    </w:lvl>
    <w:lvl w:ilvl="8" w:tplc="1A8E1866">
      <w:start w:val="1"/>
      <w:numFmt w:val="bullet"/>
      <w:lvlText w:val=""/>
      <w:lvlJc w:val="left"/>
      <w:pPr>
        <w:ind w:left="6480" w:hanging="360"/>
      </w:pPr>
      <w:rPr>
        <w:rFonts w:hint="default" w:ascii="Wingdings" w:hAnsi="Wingdings"/>
      </w:rPr>
    </w:lvl>
  </w:abstractNum>
  <w:abstractNum w:abstractNumId="51" w15:restartNumberingAfterBreak="0">
    <w:nsid w:val="5D66D190"/>
    <w:multiLevelType w:val="hybridMultilevel"/>
    <w:tmpl w:val="FFFFFFFF"/>
    <w:lvl w:ilvl="0" w:tplc="1CBC9E44">
      <w:start w:val="1"/>
      <w:numFmt w:val="decimal"/>
      <w:lvlText w:val="%1."/>
      <w:lvlJc w:val="left"/>
      <w:pPr>
        <w:ind w:left="720" w:hanging="360"/>
      </w:pPr>
    </w:lvl>
    <w:lvl w:ilvl="1" w:tplc="21A6534A">
      <w:start w:val="1"/>
      <w:numFmt w:val="lowerLetter"/>
      <w:lvlText w:val="%2."/>
      <w:lvlJc w:val="left"/>
      <w:pPr>
        <w:ind w:left="1440" w:hanging="360"/>
      </w:pPr>
    </w:lvl>
    <w:lvl w:ilvl="2" w:tplc="A348A744">
      <w:start w:val="1"/>
      <w:numFmt w:val="lowerRoman"/>
      <w:lvlText w:val="%3."/>
      <w:lvlJc w:val="right"/>
      <w:pPr>
        <w:ind w:left="2160" w:hanging="180"/>
      </w:pPr>
    </w:lvl>
    <w:lvl w:ilvl="3" w:tplc="7E8C2C6A">
      <w:start w:val="1"/>
      <w:numFmt w:val="decimal"/>
      <w:lvlText w:val="%4."/>
      <w:lvlJc w:val="left"/>
      <w:pPr>
        <w:ind w:left="2880" w:hanging="360"/>
      </w:pPr>
    </w:lvl>
    <w:lvl w:ilvl="4" w:tplc="3D64733E">
      <w:start w:val="1"/>
      <w:numFmt w:val="lowerLetter"/>
      <w:lvlText w:val="%5."/>
      <w:lvlJc w:val="left"/>
      <w:pPr>
        <w:ind w:left="3600" w:hanging="360"/>
      </w:pPr>
    </w:lvl>
    <w:lvl w:ilvl="5" w:tplc="B19C3204">
      <w:start w:val="1"/>
      <w:numFmt w:val="lowerRoman"/>
      <w:lvlText w:val="%6."/>
      <w:lvlJc w:val="right"/>
      <w:pPr>
        <w:ind w:left="4320" w:hanging="180"/>
      </w:pPr>
    </w:lvl>
    <w:lvl w:ilvl="6" w:tplc="331C307C">
      <w:start w:val="1"/>
      <w:numFmt w:val="decimal"/>
      <w:lvlText w:val="%7."/>
      <w:lvlJc w:val="left"/>
      <w:pPr>
        <w:ind w:left="5040" w:hanging="360"/>
      </w:pPr>
    </w:lvl>
    <w:lvl w:ilvl="7" w:tplc="4D7019D0">
      <w:start w:val="1"/>
      <w:numFmt w:val="lowerLetter"/>
      <w:lvlText w:val="%8."/>
      <w:lvlJc w:val="left"/>
      <w:pPr>
        <w:ind w:left="5760" w:hanging="360"/>
      </w:pPr>
    </w:lvl>
    <w:lvl w:ilvl="8" w:tplc="A0461424">
      <w:start w:val="1"/>
      <w:numFmt w:val="lowerRoman"/>
      <w:lvlText w:val="%9."/>
      <w:lvlJc w:val="right"/>
      <w:pPr>
        <w:ind w:left="6480" w:hanging="180"/>
      </w:pPr>
    </w:lvl>
  </w:abstractNum>
  <w:abstractNum w:abstractNumId="52" w15:restartNumberingAfterBreak="0">
    <w:nsid w:val="62100AE9"/>
    <w:multiLevelType w:val="hybridMultilevel"/>
    <w:tmpl w:val="FFFFFFFF"/>
    <w:lvl w:ilvl="0" w:tplc="9ED626C6">
      <w:start w:val="1"/>
      <w:numFmt w:val="bullet"/>
      <w:lvlText w:val=""/>
      <w:lvlJc w:val="left"/>
      <w:pPr>
        <w:ind w:left="720" w:hanging="360"/>
      </w:pPr>
      <w:rPr>
        <w:rFonts w:hint="default" w:ascii="Symbol" w:hAnsi="Symbol"/>
      </w:rPr>
    </w:lvl>
    <w:lvl w:ilvl="1" w:tplc="D820EF0C">
      <w:start w:val="1"/>
      <w:numFmt w:val="bullet"/>
      <w:lvlText w:val="o"/>
      <w:lvlJc w:val="left"/>
      <w:pPr>
        <w:ind w:left="1440" w:hanging="360"/>
      </w:pPr>
      <w:rPr>
        <w:rFonts w:hint="default" w:ascii="Courier New" w:hAnsi="Courier New"/>
      </w:rPr>
    </w:lvl>
    <w:lvl w:ilvl="2" w:tplc="387AF258">
      <w:start w:val="1"/>
      <w:numFmt w:val="bullet"/>
      <w:lvlText w:val=""/>
      <w:lvlJc w:val="left"/>
      <w:pPr>
        <w:ind w:left="2160" w:hanging="360"/>
      </w:pPr>
      <w:rPr>
        <w:rFonts w:hint="default" w:ascii="Wingdings" w:hAnsi="Wingdings"/>
      </w:rPr>
    </w:lvl>
    <w:lvl w:ilvl="3" w:tplc="C0DC6A2C">
      <w:start w:val="1"/>
      <w:numFmt w:val="bullet"/>
      <w:lvlText w:val=""/>
      <w:lvlJc w:val="left"/>
      <w:pPr>
        <w:ind w:left="2880" w:hanging="360"/>
      </w:pPr>
      <w:rPr>
        <w:rFonts w:hint="default" w:ascii="Symbol" w:hAnsi="Symbol"/>
      </w:rPr>
    </w:lvl>
    <w:lvl w:ilvl="4" w:tplc="767E3F50">
      <w:start w:val="1"/>
      <w:numFmt w:val="bullet"/>
      <w:lvlText w:val="o"/>
      <w:lvlJc w:val="left"/>
      <w:pPr>
        <w:ind w:left="3600" w:hanging="360"/>
      </w:pPr>
      <w:rPr>
        <w:rFonts w:hint="default" w:ascii="Courier New" w:hAnsi="Courier New"/>
      </w:rPr>
    </w:lvl>
    <w:lvl w:ilvl="5" w:tplc="43A46C26">
      <w:start w:val="1"/>
      <w:numFmt w:val="bullet"/>
      <w:lvlText w:val=""/>
      <w:lvlJc w:val="left"/>
      <w:pPr>
        <w:ind w:left="4320" w:hanging="360"/>
      </w:pPr>
      <w:rPr>
        <w:rFonts w:hint="default" w:ascii="Wingdings" w:hAnsi="Wingdings"/>
      </w:rPr>
    </w:lvl>
    <w:lvl w:ilvl="6" w:tplc="85708D78">
      <w:start w:val="1"/>
      <w:numFmt w:val="bullet"/>
      <w:lvlText w:val=""/>
      <w:lvlJc w:val="left"/>
      <w:pPr>
        <w:ind w:left="5040" w:hanging="360"/>
      </w:pPr>
      <w:rPr>
        <w:rFonts w:hint="default" w:ascii="Symbol" w:hAnsi="Symbol"/>
      </w:rPr>
    </w:lvl>
    <w:lvl w:ilvl="7" w:tplc="B94E83E0">
      <w:start w:val="1"/>
      <w:numFmt w:val="bullet"/>
      <w:lvlText w:val="o"/>
      <w:lvlJc w:val="left"/>
      <w:pPr>
        <w:ind w:left="5760" w:hanging="360"/>
      </w:pPr>
      <w:rPr>
        <w:rFonts w:hint="default" w:ascii="Courier New" w:hAnsi="Courier New"/>
      </w:rPr>
    </w:lvl>
    <w:lvl w:ilvl="8" w:tplc="B880AE50">
      <w:start w:val="1"/>
      <w:numFmt w:val="bullet"/>
      <w:lvlText w:val=""/>
      <w:lvlJc w:val="left"/>
      <w:pPr>
        <w:ind w:left="6480" w:hanging="360"/>
      </w:pPr>
      <w:rPr>
        <w:rFonts w:hint="default" w:ascii="Wingdings" w:hAnsi="Wingdings"/>
      </w:rPr>
    </w:lvl>
  </w:abstractNum>
  <w:abstractNum w:abstractNumId="53" w15:restartNumberingAfterBreak="0">
    <w:nsid w:val="64748EE7"/>
    <w:multiLevelType w:val="multilevel"/>
    <w:tmpl w:val="769A907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4" w15:restartNumberingAfterBreak="0">
    <w:nsid w:val="64F32D45"/>
    <w:multiLevelType w:val="hybridMultilevel"/>
    <w:tmpl w:val="6D4C63E6"/>
    <w:lvl w:ilvl="0" w:tplc="06008ECA">
      <w:start w:val="1"/>
      <w:numFmt w:val="bullet"/>
      <w:lvlText w:val=""/>
      <w:lvlJc w:val="left"/>
      <w:pPr>
        <w:ind w:left="720" w:hanging="360"/>
      </w:pPr>
      <w:rPr>
        <w:rFonts w:hint="default" w:ascii="Symbol" w:hAnsi="Symbol"/>
      </w:rPr>
    </w:lvl>
    <w:lvl w:ilvl="1" w:tplc="7B08703C">
      <w:start w:val="1"/>
      <w:numFmt w:val="bullet"/>
      <w:lvlText w:val="o"/>
      <w:lvlJc w:val="left"/>
      <w:pPr>
        <w:ind w:left="1440" w:hanging="360"/>
      </w:pPr>
      <w:rPr>
        <w:rFonts w:hint="default" w:ascii="Courier New" w:hAnsi="Courier New"/>
      </w:rPr>
    </w:lvl>
    <w:lvl w:ilvl="2" w:tplc="28A8137C">
      <w:start w:val="1"/>
      <w:numFmt w:val="bullet"/>
      <w:lvlText w:val=""/>
      <w:lvlJc w:val="left"/>
      <w:pPr>
        <w:ind w:left="2160" w:hanging="360"/>
      </w:pPr>
      <w:rPr>
        <w:rFonts w:hint="default" w:ascii="Wingdings" w:hAnsi="Wingdings"/>
      </w:rPr>
    </w:lvl>
    <w:lvl w:ilvl="3" w:tplc="D63AEB02">
      <w:start w:val="1"/>
      <w:numFmt w:val="bullet"/>
      <w:lvlText w:val=""/>
      <w:lvlJc w:val="left"/>
      <w:pPr>
        <w:ind w:left="2880" w:hanging="360"/>
      </w:pPr>
      <w:rPr>
        <w:rFonts w:hint="default" w:ascii="Symbol" w:hAnsi="Symbol"/>
      </w:rPr>
    </w:lvl>
    <w:lvl w:ilvl="4" w:tplc="4CE0BC52">
      <w:start w:val="1"/>
      <w:numFmt w:val="bullet"/>
      <w:lvlText w:val="o"/>
      <w:lvlJc w:val="left"/>
      <w:pPr>
        <w:ind w:left="3600" w:hanging="360"/>
      </w:pPr>
      <w:rPr>
        <w:rFonts w:hint="default" w:ascii="Courier New" w:hAnsi="Courier New"/>
      </w:rPr>
    </w:lvl>
    <w:lvl w:ilvl="5" w:tplc="4102696E">
      <w:start w:val="1"/>
      <w:numFmt w:val="bullet"/>
      <w:lvlText w:val=""/>
      <w:lvlJc w:val="left"/>
      <w:pPr>
        <w:ind w:left="4320" w:hanging="360"/>
      </w:pPr>
      <w:rPr>
        <w:rFonts w:hint="default" w:ascii="Wingdings" w:hAnsi="Wingdings"/>
      </w:rPr>
    </w:lvl>
    <w:lvl w:ilvl="6" w:tplc="32124964">
      <w:start w:val="1"/>
      <w:numFmt w:val="bullet"/>
      <w:lvlText w:val=""/>
      <w:lvlJc w:val="left"/>
      <w:pPr>
        <w:ind w:left="5040" w:hanging="360"/>
      </w:pPr>
      <w:rPr>
        <w:rFonts w:hint="default" w:ascii="Symbol" w:hAnsi="Symbol"/>
      </w:rPr>
    </w:lvl>
    <w:lvl w:ilvl="7" w:tplc="E8465A92">
      <w:start w:val="1"/>
      <w:numFmt w:val="bullet"/>
      <w:lvlText w:val="o"/>
      <w:lvlJc w:val="left"/>
      <w:pPr>
        <w:ind w:left="5760" w:hanging="360"/>
      </w:pPr>
      <w:rPr>
        <w:rFonts w:hint="default" w:ascii="Courier New" w:hAnsi="Courier New"/>
      </w:rPr>
    </w:lvl>
    <w:lvl w:ilvl="8" w:tplc="FD14B4DA">
      <w:start w:val="1"/>
      <w:numFmt w:val="bullet"/>
      <w:lvlText w:val=""/>
      <w:lvlJc w:val="left"/>
      <w:pPr>
        <w:ind w:left="6480" w:hanging="360"/>
      </w:pPr>
      <w:rPr>
        <w:rFonts w:hint="default" w:ascii="Wingdings" w:hAnsi="Wingdings"/>
      </w:rPr>
    </w:lvl>
  </w:abstractNum>
  <w:abstractNum w:abstractNumId="55" w15:restartNumberingAfterBreak="0">
    <w:nsid w:val="6589A9AF"/>
    <w:multiLevelType w:val="hybridMultilevel"/>
    <w:tmpl w:val="D2A8F06C"/>
    <w:lvl w:ilvl="0" w:tplc="F370C250">
      <w:start w:val="1"/>
      <w:numFmt w:val="bullet"/>
      <w:lvlText w:val=""/>
      <w:lvlJc w:val="left"/>
      <w:pPr>
        <w:ind w:left="720" w:hanging="360"/>
      </w:pPr>
      <w:rPr>
        <w:rFonts w:hint="default" w:ascii="Symbol" w:hAnsi="Symbol"/>
      </w:rPr>
    </w:lvl>
    <w:lvl w:ilvl="1" w:tplc="1C46F0BC">
      <w:start w:val="1"/>
      <w:numFmt w:val="bullet"/>
      <w:lvlText w:val="o"/>
      <w:lvlJc w:val="left"/>
      <w:pPr>
        <w:ind w:left="1440" w:hanging="360"/>
      </w:pPr>
      <w:rPr>
        <w:rFonts w:hint="default" w:ascii="Courier New" w:hAnsi="Courier New"/>
      </w:rPr>
    </w:lvl>
    <w:lvl w:ilvl="2" w:tplc="FB86EB6A">
      <w:start w:val="1"/>
      <w:numFmt w:val="bullet"/>
      <w:lvlText w:val=""/>
      <w:lvlJc w:val="left"/>
      <w:pPr>
        <w:ind w:left="2160" w:hanging="360"/>
      </w:pPr>
      <w:rPr>
        <w:rFonts w:hint="default" w:ascii="Wingdings" w:hAnsi="Wingdings"/>
      </w:rPr>
    </w:lvl>
    <w:lvl w:ilvl="3" w:tplc="C9381FF8">
      <w:start w:val="1"/>
      <w:numFmt w:val="bullet"/>
      <w:lvlText w:val=""/>
      <w:lvlJc w:val="left"/>
      <w:pPr>
        <w:ind w:left="2880" w:hanging="360"/>
      </w:pPr>
      <w:rPr>
        <w:rFonts w:hint="default" w:ascii="Symbol" w:hAnsi="Symbol"/>
      </w:rPr>
    </w:lvl>
    <w:lvl w:ilvl="4" w:tplc="EDFA18E6">
      <w:start w:val="1"/>
      <w:numFmt w:val="bullet"/>
      <w:lvlText w:val="o"/>
      <w:lvlJc w:val="left"/>
      <w:pPr>
        <w:ind w:left="3600" w:hanging="360"/>
      </w:pPr>
      <w:rPr>
        <w:rFonts w:hint="default" w:ascii="Courier New" w:hAnsi="Courier New"/>
      </w:rPr>
    </w:lvl>
    <w:lvl w:ilvl="5" w:tplc="9710C034">
      <w:start w:val="1"/>
      <w:numFmt w:val="bullet"/>
      <w:lvlText w:val=""/>
      <w:lvlJc w:val="left"/>
      <w:pPr>
        <w:ind w:left="4320" w:hanging="360"/>
      </w:pPr>
      <w:rPr>
        <w:rFonts w:hint="default" w:ascii="Wingdings" w:hAnsi="Wingdings"/>
      </w:rPr>
    </w:lvl>
    <w:lvl w:ilvl="6" w:tplc="3594E278">
      <w:start w:val="1"/>
      <w:numFmt w:val="bullet"/>
      <w:lvlText w:val=""/>
      <w:lvlJc w:val="left"/>
      <w:pPr>
        <w:ind w:left="5040" w:hanging="360"/>
      </w:pPr>
      <w:rPr>
        <w:rFonts w:hint="default" w:ascii="Symbol" w:hAnsi="Symbol"/>
      </w:rPr>
    </w:lvl>
    <w:lvl w:ilvl="7" w:tplc="CE06588A">
      <w:start w:val="1"/>
      <w:numFmt w:val="bullet"/>
      <w:lvlText w:val="o"/>
      <w:lvlJc w:val="left"/>
      <w:pPr>
        <w:ind w:left="5760" w:hanging="360"/>
      </w:pPr>
      <w:rPr>
        <w:rFonts w:hint="default" w:ascii="Courier New" w:hAnsi="Courier New"/>
      </w:rPr>
    </w:lvl>
    <w:lvl w:ilvl="8" w:tplc="03461206">
      <w:start w:val="1"/>
      <w:numFmt w:val="bullet"/>
      <w:lvlText w:val=""/>
      <w:lvlJc w:val="left"/>
      <w:pPr>
        <w:ind w:left="6480" w:hanging="360"/>
      </w:pPr>
      <w:rPr>
        <w:rFonts w:hint="default" w:ascii="Wingdings" w:hAnsi="Wingdings"/>
      </w:rPr>
    </w:lvl>
  </w:abstractNum>
  <w:abstractNum w:abstractNumId="56" w15:restartNumberingAfterBreak="0">
    <w:nsid w:val="6825AB73"/>
    <w:multiLevelType w:val="hybridMultilevel"/>
    <w:tmpl w:val="4720F7C8"/>
    <w:lvl w:ilvl="0" w:tplc="34E0D892">
      <w:start w:val="1"/>
      <w:numFmt w:val="decimal"/>
      <w:lvlText w:val="%1."/>
      <w:lvlJc w:val="left"/>
      <w:pPr>
        <w:ind w:left="720" w:hanging="360"/>
      </w:pPr>
    </w:lvl>
    <w:lvl w:ilvl="1" w:tplc="D478778A">
      <w:start w:val="1"/>
      <w:numFmt w:val="lowerLetter"/>
      <w:lvlText w:val="%2."/>
      <w:lvlJc w:val="left"/>
      <w:pPr>
        <w:ind w:left="1440" w:hanging="360"/>
      </w:pPr>
    </w:lvl>
    <w:lvl w:ilvl="2" w:tplc="477264BE">
      <w:start w:val="1"/>
      <w:numFmt w:val="lowerRoman"/>
      <w:lvlText w:val="%3."/>
      <w:lvlJc w:val="right"/>
      <w:pPr>
        <w:ind w:left="2160" w:hanging="180"/>
      </w:pPr>
    </w:lvl>
    <w:lvl w:ilvl="3" w:tplc="3EFA62E4">
      <w:start w:val="1"/>
      <w:numFmt w:val="decimal"/>
      <w:lvlText w:val="%4."/>
      <w:lvlJc w:val="left"/>
      <w:pPr>
        <w:ind w:left="2880" w:hanging="360"/>
      </w:pPr>
    </w:lvl>
    <w:lvl w:ilvl="4" w:tplc="4C246AF0">
      <w:start w:val="1"/>
      <w:numFmt w:val="lowerLetter"/>
      <w:lvlText w:val="%5."/>
      <w:lvlJc w:val="left"/>
      <w:pPr>
        <w:ind w:left="3600" w:hanging="360"/>
      </w:pPr>
    </w:lvl>
    <w:lvl w:ilvl="5" w:tplc="F0A81382">
      <w:start w:val="1"/>
      <w:numFmt w:val="lowerRoman"/>
      <w:lvlText w:val="%6."/>
      <w:lvlJc w:val="right"/>
      <w:pPr>
        <w:ind w:left="4320" w:hanging="180"/>
      </w:pPr>
    </w:lvl>
    <w:lvl w:ilvl="6" w:tplc="A7747A4E">
      <w:start w:val="1"/>
      <w:numFmt w:val="decimal"/>
      <w:lvlText w:val="%7."/>
      <w:lvlJc w:val="left"/>
      <w:pPr>
        <w:ind w:left="5040" w:hanging="360"/>
      </w:pPr>
    </w:lvl>
    <w:lvl w:ilvl="7" w:tplc="9FC86C5A">
      <w:start w:val="1"/>
      <w:numFmt w:val="lowerLetter"/>
      <w:lvlText w:val="%8."/>
      <w:lvlJc w:val="left"/>
      <w:pPr>
        <w:ind w:left="5760" w:hanging="360"/>
      </w:pPr>
    </w:lvl>
    <w:lvl w:ilvl="8" w:tplc="1FD0F67C">
      <w:start w:val="1"/>
      <w:numFmt w:val="lowerRoman"/>
      <w:lvlText w:val="%9."/>
      <w:lvlJc w:val="right"/>
      <w:pPr>
        <w:ind w:left="6480" w:hanging="180"/>
      </w:pPr>
    </w:lvl>
  </w:abstractNum>
  <w:abstractNum w:abstractNumId="57" w15:restartNumberingAfterBreak="0">
    <w:nsid w:val="6D63732F"/>
    <w:multiLevelType w:val="hybridMultilevel"/>
    <w:tmpl w:val="FF9467D8"/>
    <w:lvl w:ilvl="0" w:tplc="3244A934">
      <w:start w:val="1"/>
      <w:numFmt w:val="bullet"/>
      <w:lvlText w:val=""/>
      <w:lvlJc w:val="left"/>
      <w:pPr>
        <w:ind w:left="720" w:hanging="360"/>
      </w:pPr>
      <w:rPr>
        <w:rFonts w:hint="default" w:ascii="Symbol" w:hAnsi="Symbol"/>
      </w:rPr>
    </w:lvl>
    <w:lvl w:ilvl="1" w:tplc="DF3821F6">
      <w:start w:val="1"/>
      <w:numFmt w:val="bullet"/>
      <w:lvlText w:val="o"/>
      <w:lvlJc w:val="left"/>
      <w:pPr>
        <w:ind w:left="1440" w:hanging="360"/>
      </w:pPr>
      <w:rPr>
        <w:rFonts w:hint="default" w:ascii="Courier New" w:hAnsi="Courier New"/>
      </w:rPr>
    </w:lvl>
    <w:lvl w:ilvl="2" w:tplc="3F74CF7E">
      <w:start w:val="1"/>
      <w:numFmt w:val="bullet"/>
      <w:lvlText w:val=""/>
      <w:lvlJc w:val="left"/>
      <w:pPr>
        <w:ind w:left="2160" w:hanging="360"/>
      </w:pPr>
      <w:rPr>
        <w:rFonts w:hint="default" w:ascii="Wingdings" w:hAnsi="Wingdings"/>
      </w:rPr>
    </w:lvl>
    <w:lvl w:ilvl="3" w:tplc="C436EB2E">
      <w:start w:val="1"/>
      <w:numFmt w:val="bullet"/>
      <w:lvlText w:val=""/>
      <w:lvlJc w:val="left"/>
      <w:pPr>
        <w:ind w:left="2880" w:hanging="360"/>
      </w:pPr>
      <w:rPr>
        <w:rFonts w:hint="default" w:ascii="Symbol" w:hAnsi="Symbol"/>
      </w:rPr>
    </w:lvl>
    <w:lvl w:ilvl="4" w:tplc="F144476A">
      <w:start w:val="1"/>
      <w:numFmt w:val="bullet"/>
      <w:lvlText w:val="o"/>
      <w:lvlJc w:val="left"/>
      <w:pPr>
        <w:ind w:left="3600" w:hanging="360"/>
      </w:pPr>
      <w:rPr>
        <w:rFonts w:hint="default" w:ascii="Courier New" w:hAnsi="Courier New"/>
      </w:rPr>
    </w:lvl>
    <w:lvl w:ilvl="5" w:tplc="1E3668E0">
      <w:start w:val="1"/>
      <w:numFmt w:val="bullet"/>
      <w:lvlText w:val=""/>
      <w:lvlJc w:val="left"/>
      <w:pPr>
        <w:ind w:left="4320" w:hanging="360"/>
      </w:pPr>
      <w:rPr>
        <w:rFonts w:hint="default" w:ascii="Wingdings" w:hAnsi="Wingdings"/>
      </w:rPr>
    </w:lvl>
    <w:lvl w:ilvl="6" w:tplc="ED8A4616">
      <w:start w:val="1"/>
      <w:numFmt w:val="bullet"/>
      <w:lvlText w:val=""/>
      <w:lvlJc w:val="left"/>
      <w:pPr>
        <w:ind w:left="5040" w:hanging="360"/>
      </w:pPr>
      <w:rPr>
        <w:rFonts w:hint="default" w:ascii="Symbol" w:hAnsi="Symbol"/>
      </w:rPr>
    </w:lvl>
    <w:lvl w:ilvl="7" w:tplc="4F40A22C">
      <w:start w:val="1"/>
      <w:numFmt w:val="bullet"/>
      <w:lvlText w:val="o"/>
      <w:lvlJc w:val="left"/>
      <w:pPr>
        <w:ind w:left="5760" w:hanging="360"/>
      </w:pPr>
      <w:rPr>
        <w:rFonts w:hint="default" w:ascii="Courier New" w:hAnsi="Courier New"/>
      </w:rPr>
    </w:lvl>
    <w:lvl w:ilvl="8" w:tplc="0660DCAE">
      <w:start w:val="1"/>
      <w:numFmt w:val="bullet"/>
      <w:lvlText w:val=""/>
      <w:lvlJc w:val="left"/>
      <w:pPr>
        <w:ind w:left="6480" w:hanging="360"/>
      </w:pPr>
      <w:rPr>
        <w:rFonts w:hint="default" w:ascii="Wingdings" w:hAnsi="Wingdings"/>
      </w:rPr>
    </w:lvl>
  </w:abstractNum>
  <w:abstractNum w:abstractNumId="58" w15:restartNumberingAfterBreak="0">
    <w:nsid w:val="6DF437D3"/>
    <w:multiLevelType w:val="multilevel"/>
    <w:tmpl w:val="8F16B4D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9" w15:restartNumberingAfterBreak="0">
    <w:nsid w:val="7095E5D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0" w15:restartNumberingAfterBreak="0">
    <w:nsid w:val="70F7D230"/>
    <w:multiLevelType w:val="hybridMultilevel"/>
    <w:tmpl w:val="FFFFFFFF"/>
    <w:lvl w:ilvl="0" w:tplc="47F284A0">
      <w:start w:val="1"/>
      <w:numFmt w:val="bullet"/>
      <w:lvlText w:val="-"/>
      <w:lvlJc w:val="left"/>
      <w:pPr>
        <w:ind w:left="720" w:hanging="360"/>
      </w:pPr>
      <w:rPr>
        <w:rFonts w:hint="default" w:ascii="Aptos" w:hAnsi="Aptos"/>
      </w:rPr>
    </w:lvl>
    <w:lvl w:ilvl="1" w:tplc="8FB6C6C0">
      <w:start w:val="1"/>
      <w:numFmt w:val="bullet"/>
      <w:lvlText w:val="o"/>
      <w:lvlJc w:val="left"/>
      <w:pPr>
        <w:ind w:left="1440" w:hanging="360"/>
      </w:pPr>
      <w:rPr>
        <w:rFonts w:hint="default" w:ascii="Courier New" w:hAnsi="Courier New"/>
      </w:rPr>
    </w:lvl>
    <w:lvl w:ilvl="2" w:tplc="3880E62E">
      <w:start w:val="1"/>
      <w:numFmt w:val="bullet"/>
      <w:lvlText w:val=""/>
      <w:lvlJc w:val="left"/>
      <w:pPr>
        <w:ind w:left="2160" w:hanging="360"/>
      </w:pPr>
      <w:rPr>
        <w:rFonts w:hint="default" w:ascii="Wingdings" w:hAnsi="Wingdings"/>
      </w:rPr>
    </w:lvl>
    <w:lvl w:ilvl="3" w:tplc="18A2762E">
      <w:start w:val="1"/>
      <w:numFmt w:val="bullet"/>
      <w:lvlText w:val=""/>
      <w:lvlJc w:val="left"/>
      <w:pPr>
        <w:ind w:left="2880" w:hanging="360"/>
      </w:pPr>
      <w:rPr>
        <w:rFonts w:hint="default" w:ascii="Symbol" w:hAnsi="Symbol"/>
      </w:rPr>
    </w:lvl>
    <w:lvl w:ilvl="4" w:tplc="4D3663D2">
      <w:start w:val="1"/>
      <w:numFmt w:val="bullet"/>
      <w:lvlText w:val="o"/>
      <w:lvlJc w:val="left"/>
      <w:pPr>
        <w:ind w:left="3600" w:hanging="360"/>
      </w:pPr>
      <w:rPr>
        <w:rFonts w:hint="default" w:ascii="Courier New" w:hAnsi="Courier New"/>
      </w:rPr>
    </w:lvl>
    <w:lvl w:ilvl="5" w:tplc="D7B242B4">
      <w:start w:val="1"/>
      <w:numFmt w:val="bullet"/>
      <w:lvlText w:val=""/>
      <w:lvlJc w:val="left"/>
      <w:pPr>
        <w:ind w:left="4320" w:hanging="360"/>
      </w:pPr>
      <w:rPr>
        <w:rFonts w:hint="default" w:ascii="Wingdings" w:hAnsi="Wingdings"/>
      </w:rPr>
    </w:lvl>
    <w:lvl w:ilvl="6" w:tplc="6346DAE8">
      <w:start w:val="1"/>
      <w:numFmt w:val="bullet"/>
      <w:lvlText w:val=""/>
      <w:lvlJc w:val="left"/>
      <w:pPr>
        <w:ind w:left="5040" w:hanging="360"/>
      </w:pPr>
      <w:rPr>
        <w:rFonts w:hint="default" w:ascii="Symbol" w:hAnsi="Symbol"/>
      </w:rPr>
    </w:lvl>
    <w:lvl w:ilvl="7" w:tplc="7DF232CC">
      <w:start w:val="1"/>
      <w:numFmt w:val="bullet"/>
      <w:lvlText w:val="o"/>
      <w:lvlJc w:val="left"/>
      <w:pPr>
        <w:ind w:left="5760" w:hanging="360"/>
      </w:pPr>
      <w:rPr>
        <w:rFonts w:hint="default" w:ascii="Courier New" w:hAnsi="Courier New"/>
      </w:rPr>
    </w:lvl>
    <w:lvl w:ilvl="8" w:tplc="4C8630F8">
      <w:start w:val="1"/>
      <w:numFmt w:val="bullet"/>
      <w:lvlText w:val=""/>
      <w:lvlJc w:val="left"/>
      <w:pPr>
        <w:ind w:left="6480" w:hanging="360"/>
      </w:pPr>
      <w:rPr>
        <w:rFonts w:hint="default" w:ascii="Wingdings" w:hAnsi="Wingdings"/>
      </w:rPr>
    </w:lvl>
  </w:abstractNum>
  <w:abstractNum w:abstractNumId="61" w15:restartNumberingAfterBreak="0">
    <w:nsid w:val="7292B1C3"/>
    <w:multiLevelType w:val="hybridMultilevel"/>
    <w:tmpl w:val="FFFFFFFF"/>
    <w:lvl w:ilvl="0" w:tplc="E9BA21BE">
      <w:start w:val="1"/>
      <w:numFmt w:val="decimal"/>
      <w:lvlText w:val="%1."/>
      <w:lvlJc w:val="left"/>
      <w:pPr>
        <w:ind w:left="720" w:hanging="360"/>
      </w:pPr>
    </w:lvl>
    <w:lvl w:ilvl="1" w:tplc="C6542194">
      <w:start w:val="1"/>
      <w:numFmt w:val="lowerLetter"/>
      <w:lvlText w:val="%2."/>
      <w:lvlJc w:val="left"/>
      <w:pPr>
        <w:ind w:left="1440" w:hanging="360"/>
      </w:pPr>
    </w:lvl>
    <w:lvl w:ilvl="2" w:tplc="9EE09CC2">
      <w:start w:val="1"/>
      <w:numFmt w:val="lowerRoman"/>
      <w:lvlText w:val="%3."/>
      <w:lvlJc w:val="right"/>
      <w:pPr>
        <w:ind w:left="2160" w:hanging="180"/>
      </w:pPr>
    </w:lvl>
    <w:lvl w:ilvl="3" w:tplc="4BA091EE">
      <w:start w:val="1"/>
      <w:numFmt w:val="decimal"/>
      <w:lvlText w:val="%4."/>
      <w:lvlJc w:val="left"/>
      <w:pPr>
        <w:ind w:left="2880" w:hanging="360"/>
      </w:pPr>
    </w:lvl>
    <w:lvl w:ilvl="4" w:tplc="CA5814BC">
      <w:start w:val="1"/>
      <w:numFmt w:val="lowerLetter"/>
      <w:lvlText w:val="%5."/>
      <w:lvlJc w:val="left"/>
      <w:pPr>
        <w:ind w:left="3600" w:hanging="360"/>
      </w:pPr>
    </w:lvl>
    <w:lvl w:ilvl="5" w:tplc="C4AC861A">
      <w:start w:val="1"/>
      <w:numFmt w:val="lowerRoman"/>
      <w:lvlText w:val="%6."/>
      <w:lvlJc w:val="right"/>
      <w:pPr>
        <w:ind w:left="4320" w:hanging="180"/>
      </w:pPr>
    </w:lvl>
    <w:lvl w:ilvl="6" w:tplc="12FC9DD0">
      <w:start w:val="1"/>
      <w:numFmt w:val="decimal"/>
      <w:lvlText w:val="%7."/>
      <w:lvlJc w:val="left"/>
      <w:pPr>
        <w:ind w:left="5040" w:hanging="360"/>
      </w:pPr>
    </w:lvl>
    <w:lvl w:ilvl="7" w:tplc="B11ADF10">
      <w:start w:val="1"/>
      <w:numFmt w:val="lowerLetter"/>
      <w:lvlText w:val="%8."/>
      <w:lvlJc w:val="left"/>
      <w:pPr>
        <w:ind w:left="5760" w:hanging="360"/>
      </w:pPr>
    </w:lvl>
    <w:lvl w:ilvl="8" w:tplc="083E907A">
      <w:start w:val="1"/>
      <w:numFmt w:val="lowerRoman"/>
      <w:lvlText w:val="%9."/>
      <w:lvlJc w:val="right"/>
      <w:pPr>
        <w:ind w:left="6480" w:hanging="180"/>
      </w:pPr>
    </w:lvl>
  </w:abstractNum>
  <w:abstractNum w:abstractNumId="62" w15:restartNumberingAfterBreak="0">
    <w:nsid w:val="7A5B825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63" w15:restartNumberingAfterBreak="0">
    <w:nsid w:val="7B2BA03C"/>
    <w:multiLevelType w:val="hybridMultilevel"/>
    <w:tmpl w:val="FFFFFFFF"/>
    <w:lvl w:ilvl="0" w:tplc="C6682EB6">
      <w:start w:val="1"/>
      <w:numFmt w:val="bullet"/>
      <w:lvlText w:val="-"/>
      <w:lvlJc w:val="left"/>
      <w:pPr>
        <w:ind w:left="720" w:hanging="360"/>
      </w:pPr>
      <w:rPr>
        <w:rFonts w:hint="default" w:ascii="Aptos" w:hAnsi="Aptos"/>
      </w:rPr>
    </w:lvl>
    <w:lvl w:ilvl="1" w:tplc="5254CEBC">
      <w:start w:val="1"/>
      <w:numFmt w:val="bullet"/>
      <w:lvlText w:val="o"/>
      <w:lvlJc w:val="left"/>
      <w:pPr>
        <w:ind w:left="1440" w:hanging="360"/>
      </w:pPr>
      <w:rPr>
        <w:rFonts w:hint="default" w:ascii="Courier New" w:hAnsi="Courier New"/>
      </w:rPr>
    </w:lvl>
    <w:lvl w:ilvl="2" w:tplc="85DA8C22">
      <w:start w:val="1"/>
      <w:numFmt w:val="bullet"/>
      <w:lvlText w:val=""/>
      <w:lvlJc w:val="left"/>
      <w:pPr>
        <w:ind w:left="2160" w:hanging="360"/>
      </w:pPr>
      <w:rPr>
        <w:rFonts w:hint="default" w:ascii="Wingdings" w:hAnsi="Wingdings"/>
      </w:rPr>
    </w:lvl>
    <w:lvl w:ilvl="3" w:tplc="900C9DD0">
      <w:start w:val="1"/>
      <w:numFmt w:val="bullet"/>
      <w:lvlText w:val=""/>
      <w:lvlJc w:val="left"/>
      <w:pPr>
        <w:ind w:left="2880" w:hanging="360"/>
      </w:pPr>
      <w:rPr>
        <w:rFonts w:hint="default" w:ascii="Symbol" w:hAnsi="Symbol"/>
      </w:rPr>
    </w:lvl>
    <w:lvl w:ilvl="4" w:tplc="BD1A1D6C">
      <w:start w:val="1"/>
      <w:numFmt w:val="bullet"/>
      <w:lvlText w:val="o"/>
      <w:lvlJc w:val="left"/>
      <w:pPr>
        <w:ind w:left="3600" w:hanging="360"/>
      </w:pPr>
      <w:rPr>
        <w:rFonts w:hint="default" w:ascii="Courier New" w:hAnsi="Courier New"/>
      </w:rPr>
    </w:lvl>
    <w:lvl w:ilvl="5" w:tplc="210AF9A6">
      <w:start w:val="1"/>
      <w:numFmt w:val="bullet"/>
      <w:lvlText w:val=""/>
      <w:lvlJc w:val="left"/>
      <w:pPr>
        <w:ind w:left="4320" w:hanging="360"/>
      </w:pPr>
      <w:rPr>
        <w:rFonts w:hint="default" w:ascii="Wingdings" w:hAnsi="Wingdings"/>
      </w:rPr>
    </w:lvl>
    <w:lvl w:ilvl="6" w:tplc="161A53B8">
      <w:start w:val="1"/>
      <w:numFmt w:val="bullet"/>
      <w:lvlText w:val=""/>
      <w:lvlJc w:val="left"/>
      <w:pPr>
        <w:ind w:left="5040" w:hanging="360"/>
      </w:pPr>
      <w:rPr>
        <w:rFonts w:hint="default" w:ascii="Symbol" w:hAnsi="Symbol"/>
      </w:rPr>
    </w:lvl>
    <w:lvl w:ilvl="7" w:tplc="3990C7F4">
      <w:start w:val="1"/>
      <w:numFmt w:val="bullet"/>
      <w:lvlText w:val="o"/>
      <w:lvlJc w:val="left"/>
      <w:pPr>
        <w:ind w:left="5760" w:hanging="360"/>
      </w:pPr>
      <w:rPr>
        <w:rFonts w:hint="default" w:ascii="Courier New" w:hAnsi="Courier New"/>
      </w:rPr>
    </w:lvl>
    <w:lvl w:ilvl="8" w:tplc="75A24A9C">
      <w:start w:val="1"/>
      <w:numFmt w:val="bullet"/>
      <w:lvlText w:val=""/>
      <w:lvlJc w:val="left"/>
      <w:pPr>
        <w:ind w:left="6480" w:hanging="360"/>
      </w:pPr>
      <w:rPr>
        <w:rFonts w:hint="default" w:ascii="Wingdings" w:hAnsi="Wingdings"/>
      </w:rPr>
    </w:lvl>
  </w:abstractNum>
  <w:abstractNum w:abstractNumId="64" w15:restartNumberingAfterBreak="0">
    <w:nsid w:val="7C6054BE"/>
    <w:multiLevelType w:val="hybridMultilevel"/>
    <w:tmpl w:val="FA52BF24"/>
    <w:lvl w:ilvl="0" w:tplc="47D886DC">
      <w:start w:val="1"/>
      <w:numFmt w:val="bullet"/>
      <w:lvlText w:val=""/>
      <w:lvlJc w:val="left"/>
      <w:pPr>
        <w:ind w:left="720" w:hanging="360"/>
      </w:pPr>
      <w:rPr>
        <w:rFonts w:hint="default" w:ascii="Symbol" w:hAnsi="Symbol"/>
      </w:rPr>
    </w:lvl>
    <w:lvl w:ilvl="1" w:tplc="41387EDC">
      <w:start w:val="1"/>
      <w:numFmt w:val="bullet"/>
      <w:lvlText w:val="o"/>
      <w:lvlJc w:val="left"/>
      <w:pPr>
        <w:ind w:left="1440" w:hanging="360"/>
      </w:pPr>
      <w:rPr>
        <w:rFonts w:hint="default" w:ascii="Courier New" w:hAnsi="Courier New"/>
      </w:rPr>
    </w:lvl>
    <w:lvl w:ilvl="2" w:tplc="3C0E6B4C">
      <w:start w:val="1"/>
      <w:numFmt w:val="bullet"/>
      <w:lvlText w:val=""/>
      <w:lvlJc w:val="left"/>
      <w:pPr>
        <w:ind w:left="2160" w:hanging="360"/>
      </w:pPr>
      <w:rPr>
        <w:rFonts w:hint="default" w:ascii="Wingdings" w:hAnsi="Wingdings"/>
      </w:rPr>
    </w:lvl>
    <w:lvl w:ilvl="3" w:tplc="A956E126">
      <w:start w:val="1"/>
      <w:numFmt w:val="bullet"/>
      <w:lvlText w:val=""/>
      <w:lvlJc w:val="left"/>
      <w:pPr>
        <w:ind w:left="2880" w:hanging="360"/>
      </w:pPr>
      <w:rPr>
        <w:rFonts w:hint="default" w:ascii="Symbol" w:hAnsi="Symbol"/>
      </w:rPr>
    </w:lvl>
    <w:lvl w:ilvl="4" w:tplc="F5181E2A">
      <w:start w:val="1"/>
      <w:numFmt w:val="bullet"/>
      <w:lvlText w:val="o"/>
      <w:lvlJc w:val="left"/>
      <w:pPr>
        <w:ind w:left="3600" w:hanging="360"/>
      </w:pPr>
      <w:rPr>
        <w:rFonts w:hint="default" w:ascii="Courier New" w:hAnsi="Courier New"/>
      </w:rPr>
    </w:lvl>
    <w:lvl w:ilvl="5" w:tplc="795EAEB8">
      <w:start w:val="1"/>
      <w:numFmt w:val="bullet"/>
      <w:lvlText w:val=""/>
      <w:lvlJc w:val="left"/>
      <w:pPr>
        <w:ind w:left="4320" w:hanging="360"/>
      </w:pPr>
      <w:rPr>
        <w:rFonts w:hint="default" w:ascii="Wingdings" w:hAnsi="Wingdings"/>
      </w:rPr>
    </w:lvl>
    <w:lvl w:ilvl="6" w:tplc="37087D4E">
      <w:start w:val="1"/>
      <w:numFmt w:val="bullet"/>
      <w:lvlText w:val=""/>
      <w:lvlJc w:val="left"/>
      <w:pPr>
        <w:ind w:left="5040" w:hanging="360"/>
      </w:pPr>
      <w:rPr>
        <w:rFonts w:hint="default" w:ascii="Symbol" w:hAnsi="Symbol"/>
      </w:rPr>
    </w:lvl>
    <w:lvl w:ilvl="7" w:tplc="92703F16">
      <w:start w:val="1"/>
      <w:numFmt w:val="bullet"/>
      <w:lvlText w:val="o"/>
      <w:lvlJc w:val="left"/>
      <w:pPr>
        <w:ind w:left="5760" w:hanging="360"/>
      </w:pPr>
      <w:rPr>
        <w:rFonts w:hint="default" w:ascii="Courier New" w:hAnsi="Courier New"/>
      </w:rPr>
    </w:lvl>
    <w:lvl w:ilvl="8" w:tplc="9F0E4CFE">
      <w:start w:val="1"/>
      <w:numFmt w:val="bullet"/>
      <w:lvlText w:val=""/>
      <w:lvlJc w:val="left"/>
      <w:pPr>
        <w:ind w:left="6480" w:hanging="360"/>
      </w:pPr>
      <w:rPr>
        <w:rFonts w:hint="default" w:ascii="Wingdings" w:hAnsi="Wingdings"/>
      </w:rPr>
    </w:lvl>
  </w:abstractNum>
  <w:abstractNum w:abstractNumId="65" w15:restartNumberingAfterBreak="0">
    <w:nsid w:val="7CC8A807"/>
    <w:multiLevelType w:val="hybridMultilevel"/>
    <w:tmpl w:val="FFFFFFFF"/>
    <w:lvl w:ilvl="0" w:tplc="CE0E8510">
      <w:start w:val="1"/>
      <w:numFmt w:val="bullet"/>
      <w:lvlText w:val=""/>
      <w:lvlJc w:val="left"/>
      <w:pPr>
        <w:ind w:left="720" w:hanging="360"/>
      </w:pPr>
      <w:rPr>
        <w:rFonts w:hint="default" w:ascii="Symbol" w:hAnsi="Symbol"/>
      </w:rPr>
    </w:lvl>
    <w:lvl w:ilvl="1" w:tplc="435453E6">
      <w:start w:val="1"/>
      <w:numFmt w:val="bullet"/>
      <w:lvlText w:val="o"/>
      <w:lvlJc w:val="left"/>
      <w:pPr>
        <w:ind w:left="1440" w:hanging="360"/>
      </w:pPr>
      <w:rPr>
        <w:rFonts w:hint="default" w:ascii="Courier New" w:hAnsi="Courier New"/>
      </w:rPr>
    </w:lvl>
    <w:lvl w:ilvl="2" w:tplc="1174FC66">
      <w:start w:val="1"/>
      <w:numFmt w:val="bullet"/>
      <w:lvlText w:val=""/>
      <w:lvlJc w:val="left"/>
      <w:pPr>
        <w:ind w:left="2160" w:hanging="360"/>
      </w:pPr>
      <w:rPr>
        <w:rFonts w:hint="default" w:ascii="Wingdings" w:hAnsi="Wingdings"/>
      </w:rPr>
    </w:lvl>
    <w:lvl w:ilvl="3" w:tplc="9EF210D4">
      <w:start w:val="1"/>
      <w:numFmt w:val="bullet"/>
      <w:lvlText w:val=""/>
      <w:lvlJc w:val="left"/>
      <w:pPr>
        <w:ind w:left="2880" w:hanging="360"/>
      </w:pPr>
      <w:rPr>
        <w:rFonts w:hint="default" w:ascii="Symbol" w:hAnsi="Symbol"/>
      </w:rPr>
    </w:lvl>
    <w:lvl w:ilvl="4" w:tplc="0D388204">
      <w:start w:val="1"/>
      <w:numFmt w:val="bullet"/>
      <w:lvlText w:val="o"/>
      <w:lvlJc w:val="left"/>
      <w:pPr>
        <w:ind w:left="3600" w:hanging="360"/>
      </w:pPr>
      <w:rPr>
        <w:rFonts w:hint="default" w:ascii="Courier New" w:hAnsi="Courier New"/>
      </w:rPr>
    </w:lvl>
    <w:lvl w:ilvl="5" w:tplc="59A2F0E4">
      <w:start w:val="1"/>
      <w:numFmt w:val="bullet"/>
      <w:lvlText w:val=""/>
      <w:lvlJc w:val="left"/>
      <w:pPr>
        <w:ind w:left="4320" w:hanging="360"/>
      </w:pPr>
      <w:rPr>
        <w:rFonts w:hint="default" w:ascii="Wingdings" w:hAnsi="Wingdings"/>
      </w:rPr>
    </w:lvl>
    <w:lvl w:ilvl="6" w:tplc="F7B69F7E">
      <w:start w:val="1"/>
      <w:numFmt w:val="bullet"/>
      <w:lvlText w:val=""/>
      <w:lvlJc w:val="left"/>
      <w:pPr>
        <w:ind w:left="5040" w:hanging="360"/>
      </w:pPr>
      <w:rPr>
        <w:rFonts w:hint="default" w:ascii="Symbol" w:hAnsi="Symbol"/>
      </w:rPr>
    </w:lvl>
    <w:lvl w:ilvl="7" w:tplc="10726BF4">
      <w:start w:val="1"/>
      <w:numFmt w:val="bullet"/>
      <w:lvlText w:val="o"/>
      <w:lvlJc w:val="left"/>
      <w:pPr>
        <w:ind w:left="5760" w:hanging="360"/>
      </w:pPr>
      <w:rPr>
        <w:rFonts w:hint="default" w:ascii="Courier New" w:hAnsi="Courier New"/>
      </w:rPr>
    </w:lvl>
    <w:lvl w:ilvl="8" w:tplc="D7DEF698">
      <w:start w:val="1"/>
      <w:numFmt w:val="bullet"/>
      <w:lvlText w:val=""/>
      <w:lvlJc w:val="left"/>
      <w:pPr>
        <w:ind w:left="6480" w:hanging="360"/>
      </w:pPr>
      <w:rPr>
        <w:rFonts w:hint="default" w:ascii="Wingdings" w:hAnsi="Wingdings"/>
      </w:rPr>
    </w:lvl>
  </w:abstractNum>
  <w:abstractNum w:abstractNumId="66" w15:restartNumberingAfterBreak="0">
    <w:nsid w:val="7E443DE8"/>
    <w:multiLevelType w:val="hybridMultilevel"/>
    <w:tmpl w:val="FFFFFFFF"/>
    <w:lvl w:ilvl="0" w:tplc="7FCC2660">
      <w:start w:val="1"/>
      <w:numFmt w:val="bullet"/>
      <w:lvlText w:val=""/>
      <w:lvlJc w:val="left"/>
      <w:pPr>
        <w:ind w:left="720" w:hanging="360"/>
      </w:pPr>
      <w:rPr>
        <w:rFonts w:hint="default" w:ascii="Symbol" w:hAnsi="Symbol"/>
      </w:rPr>
    </w:lvl>
    <w:lvl w:ilvl="1" w:tplc="847CF7A4">
      <w:start w:val="1"/>
      <w:numFmt w:val="bullet"/>
      <w:lvlText w:val="o"/>
      <w:lvlJc w:val="left"/>
      <w:pPr>
        <w:ind w:left="1440" w:hanging="360"/>
      </w:pPr>
      <w:rPr>
        <w:rFonts w:hint="default" w:ascii="Courier New" w:hAnsi="Courier New"/>
      </w:rPr>
    </w:lvl>
    <w:lvl w:ilvl="2" w:tplc="01EE6D5E">
      <w:start w:val="1"/>
      <w:numFmt w:val="bullet"/>
      <w:lvlText w:val=""/>
      <w:lvlJc w:val="left"/>
      <w:pPr>
        <w:ind w:left="2160" w:hanging="360"/>
      </w:pPr>
      <w:rPr>
        <w:rFonts w:hint="default" w:ascii="Wingdings" w:hAnsi="Wingdings"/>
      </w:rPr>
    </w:lvl>
    <w:lvl w:ilvl="3" w:tplc="0C14AE0E">
      <w:start w:val="1"/>
      <w:numFmt w:val="bullet"/>
      <w:lvlText w:val=""/>
      <w:lvlJc w:val="left"/>
      <w:pPr>
        <w:ind w:left="2880" w:hanging="360"/>
      </w:pPr>
      <w:rPr>
        <w:rFonts w:hint="default" w:ascii="Symbol" w:hAnsi="Symbol"/>
      </w:rPr>
    </w:lvl>
    <w:lvl w:ilvl="4" w:tplc="F3B06E96">
      <w:start w:val="1"/>
      <w:numFmt w:val="bullet"/>
      <w:lvlText w:val="o"/>
      <w:lvlJc w:val="left"/>
      <w:pPr>
        <w:ind w:left="3600" w:hanging="360"/>
      </w:pPr>
      <w:rPr>
        <w:rFonts w:hint="default" w:ascii="Courier New" w:hAnsi="Courier New"/>
      </w:rPr>
    </w:lvl>
    <w:lvl w:ilvl="5" w:tplc="D5747720">
      <w:start w:val="1"/>
      <w:numFmt w:val="bullet"/>
      <w:lvlText w:val=""/>
      <w:lvlJc w:val="left"/>
      <w:pPr>
        <w:ind w:left="4320" w:hanging="360"/>
      </w:pPr>
      <w:rPr>
        <w:rFonts w:hint="default" w:ascii="Wingdings" w:hAnsi="Wingdings"/>
      </w:rPr>
    </w:lvl>
    <w:lvl w:ilvl="6" w:tplc="771C136C">
      <w:start w:val="1"/>
      <w:numFmt w:val="bullet"/>
      <w:lvlText w:val=""/>
      <w:lvlJc w:val="left"/>
      <w:pPr>
        <w:ind w:left="5040" w:hanging="360"/>
      </w:pPr>
      <w:rPr>
        <w:rFonts w:hint="default" w:ascii="Symbol" w:hAnsi="Symbol"/>
      </w:rPr>
    </w:lvl>
    <w:lvl w:ilvl="7" w:tplc="974832A4">
      <w:start w:val="1"/>
      <w:numFmt w:val="bullet"/>
      <w:lvlText w:val="o"/>
      <w:lvlJc w:val="left"/>
      <w:pPr>
        <w:ind w:left="5760" w:hanging="360"/>
      </w:pPr>
      <w:rPr>
        <w:rFonts w:hint="default" w:ascii="Courier New" w:hAnsi="Courier New"/>
      </w:rPr>
    </w:lvl>
    <w:lvl w:ilvl="8" w:tplc="4DBEF152">
      <w:start w:val="1"/>
      <w:numFmt w:val="bullet"/>
      <w:lvlText w:val=""/>
      <w:lvlJc w:val="left"/>
      <w:pPr>
        <w:ind w:left="6480" w:hanging="360"/>
      </w:pPr>
      <w:rPr>
        <w:rFonts w:hint="default" w:ascii="Wingdings" w:hAnsi="Wingdings"/>
      </w:rPr>
    </w:lvl>
  </w:abstractNum>
  <w:abstractNum w:abstractNumId="67" w15:restartNumberingAfterBreak="0">
    <w:nsid w:val="7E4E656B"/>
    <w:multiLevelType w:val="hybridMultilevel"/>
    <w:tmpl w:val="FFFFFFFF"/>
    <w:lvl w:ilvl="0" w:tplc="E3885BF8">
      <w:start w:val="1"/>
      <w:numFmt w:val="decimal"/>
      <w:lvlText w:val="%1."/>
      <w:lvlJc w:val="left"/>
      <w:pPr>
        <w:ind w:left="720" w:hanging="360"/>
      </w:pPr>
    </w:lvl>
    <w:lvl w:ilvl="1" w:tplc="CC2AEC3A">
      <w:start w:val="1"/>
      <w:numFmt w:val="lowerLetter"/>
      <w:lvlText w:val="%2."/>
      <w:lvlJc w:val="left"/>
      <w:pPr>
        <w:ind w:left="1440" w:hanging="360"/>
      </w:pPr>
    </w:lvl>
    <w:lvl w:ilvl="2" w:tplc="28FEF8EE">
      <w:start w:val="1"/>
      <w:numFmt w:val="lowerRoman"/>
      <w:lvlText w:val="%3."/>
      <w:lvlJc w:val="right"/>
      <w:pPr>
        <w:ind w:left="2160" w:hanging="180"/>
      </w:pPr>
    </w:lvl>
    <w:lvl w:ilvl="3" w:tplc="4B928F9A">
      <w:start w:val="1"/>
      <w:numFmt w:val="decimal"/>
      <w:lvlText w:val="%4."/>
      <w:lvlJc w:val="left"/>
      <w:pPr>
        <w:ind w:left="2880" w:hanging="360"/>
      </w:pPr>
    </w:lvl>
    <w:lvl w:ilvl="4" w:tplc="763E8F00">
      <w:start w:val="1"/>
      <w:numFmt w:val="lowerLetter"/>
      <w:lvlText w:val="%5."/>
      <w:lvlJc w:val="left"/>
      <w:pPr>
        <w:ind w:left="3600" w:hanging="360"/>
      </w:pPr>
    </w:lvl>
    <w:lvl w:ilvl="5" w:tplc="806401EC">
      <w:start w:val="1"/>
      <w:numFmt w:val="lowerRoman"/>
      <w:lvlText w:val="%6."/>
      <w:lvlJc w:val="right"/>
      <w:pPr>
        <w:ind w:left="4320" w:hanging="180"/>
      </w:pPr>
    </w:lvl>
    <w:lvl w:ilvl="6" w:tplc="23003870">
      <w:start w:val="1"/>
      <w:numFmt w:val="decimal"/>
      <w:lvlText w:val="%7."/>
      <w:lvlJc w:val="left"/>
      <w:pPr>
        <w:ind w:left="5040" w:hanging="360"/>
      </w:pPr>
    </w:lvl>
    <w:lvl w:ilvl="7" w:tplc="778E23EC">
      <w:start w:val="1"/>
      <w:numFmt w:val="lowerLetter"/>
      <w:lvlText w:val="%8."/>
      <w:lvlJc w:val="left"/>
      <w:pPr>
        <w:ind w:left="5760" w:hanging="360"/>
      </w:pPr>
    </w:lvl>
    <w:lvl w:ilvl="8" w:tplc="76144860">
      <w:start w:val="1"/>
      <w:numFmt w:val="lowerRoman"/>
      <w:lvlText w:val="%9."/>
      <w:lvlJc w:val="right"/>
      <w:pPr>
        <w:ind w:left="6480" w:hanging="180"/>
      </w:pPr>
    </w:lvl>
  </w:abstractNum>
  <w:abstractNum w:abstractNumId="68" w15:restartNumberingAfterBreak="0">
    <w:nsid w:val="7EB4D814"/>
    <w:multiLevelType w:val="hybridMultilevel"/>
    <w:tmpl w:val="FFFFFFFF"/>
    <w:lvl w:ilvl="0" w:tplc="351E0BB4">
      <w:start w:val="1"/>
      <w:numFmt w:val="bullet"/>
      <w:lvlText w:val=""/>
      <w:lvlJc w:val="left"/>
      <w:pPr>
        <w:ind w:left="720" w:hanging="360"/>
      </w:pPr>
      <w:rPr>
        <w:rFonts w:hint="default" w:ascii="Symbol" w:hAnsi="Symbol"/>
      </w:rPr>
    </w:lvl>
    <w:lvl w:ilvl="1" w:tplc="55F643DE">
      <w:start w:val="1"/>
      <w:numFmt w:val="bullet"/>
      <w:lvlText w:val="o"/>
      <w:lvlJc w:val="left"/>
      <w:pPr>
        <w:ind w:left="1440" w:hanging="360"/>
      </w:pPr>
      <w:rPr>
        <w:rFonts w:hint="default" w:ascii="Courier New" w:hAnsi="Courier New"/>
      </w:rPr>
    </w:lvl>
    <w:lvl w:ilvl="2" w:tplc="EC786828">
      <w:start w:val="1"/>
      <w:numFmt w:val="bullet"/>
      <w:lvlText w:val=""/>
      <w:lvlJc w:val="left"/>
      <w:pPr>
        <w:ind w:left="2160" w:hanging="360"/>
      </w:pPr>
      <w:rPr>
        <w:rFonts w:hint="default" w:ascii="Wingdings" w:hAnsi="Wingdings"/>
      </w:rPr>
    </w:lvl>
    <w:lvl w:ilvl="3" w:tplc="45D2EE98">
      <w:start w:val="1"/>
      <w:numFmt w:val="bullet"/>
      <w:lvlText w:val=""/>
      <w:lvlJc w:val="left"/>
      <w:pPr>
        <w:ind w:left="2880" w:hanging="360"/>
      </w:pPr>
      <w:rPr>
        <w:rFonts w:hint="default" w:ascii="Symbol" w:hAnsi="Symbol"/>
      </w:rPr>
    </w:lvl>
    <w:lvl w:ilvl="4" w:tplc="07222242">
      <w:start w:val="1"/>
      <w:numFmt w:val="bullet"/>
      <w:lvlText w:val="o"/>
      <w:lvlJc w:val="left"/>
      <w:pPr>
        <w:ind w:left="3600" w:hanging="360"/>
      </w:pPr>
      <w:rPr>
        <w:rFonts w:hint="default" w:ascii="Courier New" w:hAnsi="Courier New"/>
      </w:rPr>
    </w:lvl>
    <w:lvl w:ilvl="5" w:tplc="924CFA98">
      <w:start w:val="1"/>
      <w:numFmt w:val="bullet"/>
      <w:lvlText w:val=""/>
      <w:lvlJc w:val="left"/>
      <w:pPr>
        <w:ind w:left="4320" w:hanging="360"/>
      </w:pPr>
      <w:rPr>
        <w:rFonts w:hint="default" w:ascii="Wingdings" w:hAnsi="Wingdings"/>
      </w:rPr>
    </w:lvl>
    <w:lvl w:ilvl="6" w:tplc="5FCEE9EA">
      <w:start w:val="1"/>
      <w:numFmt w:val="bullet"/>
      <w:lvlText w:val=""/>
      <w:lvlJc w:val="left"/>
      <w:pPr>
        <w:ind w:left="5040" w:hanging="360"/>
      </w:pPr>
      <w:rPr>
        <w:rFonts w:hint="default" w:ascii="Symbol" w:hAnsi="Symbol"/>
      </w:rPr>
    </w:lvl>
    <w:lvl w:ilvl="7" w:tplc="52ACE816">
      <w:start w:val="1"/>
      <w:numFmt w:val="bullet"/>
      <w:lvlText w:val="o"/>
      <w:lvlJc w:val="left"/>
      <w:pPr>
        <w:ind w:left="5760" w:hanging="360"/>
      </w:pPr>
      <w:rPr>
        <w:rFonts w:hint="default" w:ascii="Courier New" w:hAnsi="Courier New"/>
      </w:rPr>
    </w:lvl>
    <w:lvl w:ilvl="8" w:tplc="463C01F8">
      <w:start w:val="1"/>
      <w:numFmt w:val="bullet"/>
      <w:lvlText w:val=""/>
      <w:lvlJc w:val="left"/>
      <w:pPr>
        <w:ind w:left="6480" w:hanging="360"/>
      </w:pPr>
      <w:rPr>
        <w:rFonts w:hint="default" w:ascii="Wingdings" w:hAnsi="Wingdings"/>
      </w:rPr>
    </w:lvl>
  </w:abstractNum>
  <w:num w:numId="1" w16cid:durableId="991830472">
    <w:abstractNumId w:val="5"/>
  </w:num>
  <w:num w:numId="2" w16cid:durableId="1347711329">
    <w:abstractNumId w:val="8"/>
  </w:num>
  <w:num w:numId="3" w16cid:durableId="119806404">
    <w:abstractNumId w:val="2"/>
  </w:num>
  <w:num w:numId="4" w16cid:durableId="851921727">
    <w:abstractNumId w:val="29"/>
  </w:num>
  <w:num w:numId="5" w16cid:durableId="207453540">
    <w:abstractNumId w:val="54"/>
  </w:num>
  <w:num w:numId="6" w16cid:durableId="1686707014">
    <w:abstractNumId w:val="42"/>
  </w:num>
  <w:num w:numId="7" w16cid:durableId="383216257">
    <w:abstractNumId w:val="27"/>
  </w:num>
  <w:num w:numId="8" w16cid:durableId="1246721137">
    <w:abstractNumId w:val="1"/>
  </w:num>
  <w:num w:numId="9" w16cid:durableId="2058967354">
    <w:abstractNumId w:val="32"/>
  </w:num>
  <w:num w:numId="10" w16cid:durableId="146285153">
    <w:abstractNumId w:val="28"/>
  </w:num>
  <w:num w:numId="11" w16cid:durableId="233590154">
    <w:abstractNumId w:val="25"/>
  </w:num>
  <w:num w:numId="12" w16cid:durableId="890114871">
    <w:abstractNumId w:val="64"/>
  </w:num>
  <w:num w:numId="13" w16cid:durableId="1958288751">
    <w:abstractNumId w:val="57"/>
  </w:num>
  <w:num w:numId="14" w16cid:durableId="1081173266">
    <w:abstractNumId w:val="26"/>
  </w:num>
  <w:num w:numId="15" w16cid:durableId="478889066">
    <w:abstractNumId w:val="0"/>
  </w:num>
  <w:num w:numId="16" w16cid:durableId="916137257">
    <w:abstractNumId w:val="58"/>
  </w:num>
  <w:num w:numId="17" w16cid:durableId="525020803">
    <w:abstractNumId w:val="14"/>
  </w:num>
  <w:num w:numId="18" w16cid:durableId="973869402">
    <w:abstractNumId w:val="23"/>
  </w:num>
  <w:num w:numId="19" w16cid:durableId="1155799158">
    <w:abstractNumId w:val="53"/>
  </w:num>
  <w:num w:numId="20" w16cid:durableId="1244408972">
    <w:abstractNumId w:val="30"/>
  </w:num>
  <w:num w:numId="21" w16cid:durableId="1529023232">
    <w:abstractNumId w:val="22"/>
  </w:num>
  <w:num w:numId="22" w16cid:durableId="1511022318">
    <w:abstractNumId w:val="24"/>
  </w:num>
  <w:num w:numId="23" w16cid:durableId="1940138032">
    <w:abstractNumId w:val="56"/>
  </w:num>
  <w:num w:numId="24" w16cid:durableId="1468012260">
    <w:abstractNumId w:val="17"/>
  </w:num>
  <w:num w:numId="25" w16cid:durableId="1439058729">
    <w:abstractNumId w:val="55"/>
  </w:num>
  <w:num w:numId="26" w16cid:durableId="1224633090">
    <w:abstractNumId w:val="65"/>
  </w:num>
  <w:num w:numId="27" w16cid:durableId="1663698774">
    <w:abstractNumId w:val="41"/>
  </w:num>
  <w:num w:numId="28" w16cid:durableId="1267228643">
    <w:abstractNumId w:val="6"/>
  </w:num>
  <w:num w:numId="29" w16cid:durableId="144590738">
    <w:abstractNumId w:val="38"/>
  </w:num>
  <w:num w:numId="30" w16cid:durableId="102579917">
    <w:abstractNumId w:val="60"/>
  </w:num>
  <w:num w:numId="31" w16cid:durableId="1009481201">
    <w:abstractNumId w:val="33"/>
  </w:num>
  <w:num w:numId="32" w16cid:durableId="342634874">
    <w:abstractNumId w:val="20"/>
  </w:num>
  <w:num w:numId="33" w16cid:durableId="90053891">
    <w:abstractNumId w:val="39"/>
  </w:num>
  <w:num w:numId="34" w16cid:durableId="1171598575">
    <w:abstractNumId w:val="16"/>
  </w:num>
  <w:num w:numId="35" w16cid:durableId="1408502908">
    <w:abstractNumId w:val="62"/>
  </w:num>
  <w:num w:numId="36" w16cid:durableId="47267844">
    <w:abstractNumId w:val="59"/>
  </w:num>
  <w:num w:numId="37" w16cid:durableId="413817204">
    <w:abstractNumId w:val="52"/>
  </w:num>
  <w:num w:numId="38" w16cid:durableId="515854202">
    <w:abstractNumId w:val="31"/>
  </w:num>
  <w:num w:numId="39" w16cid:durableId="1677222576">
    <w:abstractNumId w:val="34"/>
  </w:num>
  <w:num w:numId="40" w16cid:durableId="930624051">
    <w:abstractNumId w:val="40"/>
  </w:num>
  <w:num w:numId="41" w16cid:durableId="116023808">
    <w:abstractNumId w:val="44"/>
  </w:num>
  <w:num w:numId="42" w16cid:durableId="1157455916">
    <w:abstractNumId w:val="3"/>
  </w:num>
  <w:num w:numId="43" w16cid:durableId="1869635630">
    <w:abstractNumId w:val="48"/>
  </w:num>
  <w:num w:numId="44" w16cid:durableId="922420184">
    <w:abstractNumId w:val="4"/>
  </w:num>
  <w:num w:numId="45" w16cid:durableId="2123572218">
    <w:abstractNumId w:val="50"/>
  </w:num>
  <w:num w:numId="46" w16cid:durableId="1707636243">
    <w:abstractNumId w:val="51"/>
  </w:num>
  <w:num w:numId="47" w16cid:durableId="212616433">
    <w:abstractNumId w:val="45"/>
  </w:num>
  <w:num w:numId="48" w16cid:durableId="275603915">
    <w:abstractNumId w:val="66"/>
  </w:num>
  <w:num w:numId="49" w16cid:durableId="1622420714">
    <w:abstractNumId w:val="37"/>
  </w:num>
  <w:num w:numId="50" w16cid:durableId="754936214">
    <w:abstractNumId w:val="11"/>
  </w:num>
  <w:num w:numId="51" w16cid:durableId="813526938">
    <w:abstractNumId w:val="46"/>
  </w:num>
  <w:num w:numId="52" w16cid:durableId="812404123">
    <w:abstractNumId w:val="35"/>
  </w:num>
  <w:num w:numId="53" w16cid:durableId="1738473672">
    <w:abstractNumId w:val="7"/>
  </w:num>
  <w:num w:numId="54" w16cid:durableId="1705910562">
    <w:abstractNumId w:val="63"/>
  </w:num>
  <w:num w:numId="55" w16cid:durableId="911082014">
    <w:abstractNumId w:val="15"/>
  </w:num>
  <w:num w:numId="56" w16cid:durableId="162018820">
    <w:abstractNumId w:val="49"/>
  </w:num>
  <w:num w:numId="57" w16cid:durableId="2121800696">
    <w:abstractNumId w:val="61"/>
  </w:num>
  <w:num w:numId="58" w16cid:durableId="817190105">
    <w:abstractNumId w:val="18"/>
  </w:num>
  <w:num w:numId="59" w16cid:durableId="790053764">
    <w:abstractNumId w:val="47"/>
  </w:num>
  <w:num w:numId="60" w16cid:durableId="1878733157">
    <w:abstractNumId w:val="21"/>
  </w:num>
  <w:num w:numId="61" w16cid:durableId="205992191">
    <w:abstractNumId w:val="67"/>
  </w:num>
  <w:num w:numId="62" w16cid:durableId="1937446491">
    <w:abstractNumId w:val="36"/>
  </w:num>
  <w:num w:numId="63" w16cid:durableId="34429944">
    <w:abstractNumId w:val="13"/>
  </w:num>
  <w:num w:numId="64" w16cid:durableId="1081875623">
    <w:abstractNumId w:val="19"/>
  </w:num>
  <w:num w:numId="65" w16cid:durableId="359430342">
    <w:abstractNumId w:val="68"/>
  </w:num>
  <w:num w:numId="66" w16cid:durableId="1225214949">
    <w:abstractNumId w:val="10"/>
  </w:num>
  <w:num w:numId="67" w16cid:durableId="485128947">
    <w:abstractNumId w:val="12"/>
  </w:num>
  <w:num w:numId="68" w16cid:durableId="1716810711">
    <w:abstractNumId w:val="9"/>
  </w:num>
  <w:num w:numId="69" w16cid:durableId="1718821664">
    <w:abstractNumId w:val="43"/>
  </w:num>
  <w:numIdMacAtCleanup w:val="6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hibley, Simon">
    <w15:presenceInfo w15:providerId="AD" w15:userId="S::simon.whibley@bl.uk::a6892df8-ecd3-497c-b87e-9e690b74c148"/>
  </w15:person>
  <w15:person w15:author="Arnold-Stratford, Linda">
    <w15:presenceInfo w15:providerId="AD" w15:userId="S::Linda.Arnold-Stratford@bl.uk::2fe90c56-baf8-472c-a11f-f843c48a00be"/>
  </w15:person>
  <w15:person w15:author="Joshua Routh">
    <w15:presenceInfo w15:providerId="AD" w15:userId="S::jrouth_highwirepress.com#ext#@bluk.onmicrosoft.com::3c2fe335-d614-4b25-b6b5-dfd6c01707c7"/>
  </w15:person>
  <w15:person w15:author="Cunnea, Paul">
    <w15:presenceInfo w15:providerId="AD" w15:userId="S::p.cunnea_nls.uk#ext#@bluk.onmicrosoft.com::225db1dd-1c24-4893-b4cd-dbb5cffaf616"/>
  </w15:person>
  <w15:person w15:author="Walker, Ian">
    <w15:presenceInfo w15:providerId="AD" w15:userId="S::ian.walker@bl.uk::490bb455-a836-43d9-9640-388caec3d5f4"/>
  </w15:person>
  <w15:person w15:author="Caulfield, Claire">
    <w15:presenceInfo w15:providerId="AD" w15:userId="S::claire.caulfield@bl.uk::522a8065-2c65-4ecb-adbe-3cb3ca774e8a"/>
  </w15:person>
  <w15:person w15:author="Ellison, Mark">
    <w15:presenceInfo w15:providerId="AD" w15:userId="S::Mark.Ellison@bl.uk::a73fe8f2-3e70-45ec-a6df-9532506709f7"/>
  </w15:person>
  <w15:person w15:author="Taylor, Tracy">
    <w15:presenceInfo w15:providerId="AD" w15:userId="S::tracy.taylor@bl.uk::42837340-6b4b-4e71-9c54-fcc24bf97264"/>
  </w15:person>
  <w15:person w15:author="Thurlow, Paul">
    <w15:presenceInfo w15:providerId="AD" w15:userId="S::paul.thurlow@bl.uk::56f1641e-4174-48e4-892e-193b190248f7"/>
  </w15:person>
  <w15:person w15:author="Cooke, Ian">
    <w15:presenceInfo w15:providerId="AD" w15:userId="S::ian.cooke@bl.uk::f2d51639-9b1c-4f6a-a510-b9643e3d1c0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2AC"/>
    <w:rsid w:val="000002B2"/>
    <w:rsid w:val="0000051A"/>
    <w:rsid w:val="00001950"/>
    <w:rsid w:val="00003854"/>
    <w:rsid w:val="00003F1F"/>
    <w:rsid w:val="0000407C"/>
    <w:rsid w:val="000059EC"/>
    <w:rsid w:val="00015063"/>
    <w:rsid w:val="000153DA"/>
    <w:rsid w:val="0001642A"/>
    <w:rsid w:val="00016C68"/>
    <w:rsid w:val="000212B1"/>
    <w:rsid w:val="0002338C"/>
    <w:rsid w:val="00024060"/>
    <w:rsid w:val="000343AD"/>
    <w:rsid w:val="000348BA"/>
    <w:rsid w:val="000352F2"/>
    <w:rsid w:val="000359FF"/>
    <w:rsid w:val="00041D0D"/>
    <w:rsid w:val="000432CE"/>
    <w:rsid w:val="0005135D"/>
    <w:rsid w:val="0005431F"/>
    <w:rsid w:val="00055E2A"/>
    <w:rsid w:val="00057A1A"/>
    <w:rsid w:val="000621CB"/>
    <w:rsid w:val="00066307"/>
    <w:rsid w:val="00070F58"/>
    <w:rsid w:val="00072448"/>
    <w:rsid w:val="00074D3D"/>
    <w:rsid w:val="00081896"/>
    <w:rsid w:val="00082998"/>
    <w:rsid w:val="0008413F"/>
    <w:rsid w:val="000854F1"/>
    <w:rsid w:val="00086627"/>
    <w:rsid w:val="000917F9"/>
    <w:rsid w:val="00092F99"/>
    <w:rsid w:val="00093BAB"/>
    <w:rsid w:val="000962B9"/>
    <w:rsid w:val="000A01FA"/>
    <w:rsid w:val="000A21DE"/>
    <w:rsid w:val="000A2B52"/>
    <w:rsid w:val="000A58D3"/>
    <w:rsid w:val="000A7E53"/>
    <w:rsid w:val="000B5066"/>
    <w:rsid w:val="000B5FC5"/>
    <w:rsid w:val="000BEDE7"/>
    <w:rsid w:val="000C3CA4"/>
    <w:rsid w:val="000C5407"/>
    <w:rsid w:val="000C6615"/>
    <w:rsid w:val="000C7BA5"/>
    <w:rsid w:val="000D3CEC"/>
    <w:rsid w:val="000D701D"/>
    <w:rsid w:val="000E4DBE"/>
    <w:rsid w:val="000E7CC8"/>
    <w:rsid w:val="001026EA"/>
    <w:rsid w:val="0010291C"/>
    <w:rsid w:val="0010445E"/>
    <w:rsid w:val="001119BA"/>
    <w:rsid w:val="00113607"/>
    <w:rsid w:val="00116A0C"/>
    <w:rsid w:val="00117097"/>
    <w:rsid w:val="00117CCB"/>
    <w:rsid w:val="00122370"/>
    <w:rsid w:val="0012470D"/>
    <w:rsid w:val="0012632F"/>
    <w:rsid w:val="0012764A"/>
    <w:rsid w:val="00131718"/>
    <w:rsid w:val="00131E54"/>
    <w:rsid w:val="00134982"/>
    <w:rsid w:val="00134B33"/>
    <w:rsid w:val="001376C8"/>
    <w:rsid w:val="00137E0B"/>
    <w:rsid w:val="001407F1"/>
    <w:rsid w:val="00140DFC"/>
    <w:rsid w:val="00145636"/>
    <w:rsid w:val="00160414"/>
    <w:rsid w:val="00161A53"/>
    <w:rsid w:val="00173AAB"/>
    <w:rsid w:val="00175405"/>
    <w:rsid w:val="00177310"/>
    <w:rsid w:val="001876DB"/>
    <w:rsid w:val="00190EDB"/>
    <w:rsid w:val="001A07F5"/>
    <w:rsid w:val="001A0D9A"/>
    <w:rsid w:val="001A458C"/>
    <w:rsid w:val="001A5842"/>
    <w:rsid w:val="001A59C0"/>
    <w:rsid w:val="001A764F"/>
    <w:rsid w:val="001B5FBB"/>
    <w:rsid w:val="001B7014"/>
    <w:rsid w:val="001C3371"/>
    <w:rsid w:val="001C7A6E"/>
    <w:rsid w:val="001D1ECD"/>
    <w:rsid w:val="001D48E6"/>
    <w:rsid w:val="001D4BCC"/>
    <w:rsid w:val="001D790E"/>
    <w:rsid w:val="001E1436"/>
    <w:rsid w:val="001E4486"/>
    <w:rsid w:val="001E6326"/>
    <w:rsid w:val="001F4D85"/>
    <w:rsid w:val="001F725A"/>
    <w:rsid w:val="002026F4"/>
    <w:rsid w:val="002035FE"/>
    <w:rsid w:val="00203DEC"/>
    <w:rsid w:val="0020437C"/>
    <w:rsid w:val="002053AE"/>
    <w:rsid w:val="002056B2"/>
    <w:rsid w:val="0020FC97"/>
    <w:rsid w:val="0021227F"/>
    <w:rsid w:val="00213C53"/>
    <w:rsid w:val="00214ACC"/>
    <w:rsid w:val="002169B8"/>
    <w:rsid w:val="00223F6C"/>
    <w:rsid w:val="002257EC"/>
    <w:rsid w:val="00227833"/>
    <w:rsid w:val="002344AE"/>
    <w:rsid w:val="00234C92"/>
    <w:rsid w:val="00236F08"/>
    <w:rsid w:val="002371C4"/>
    <w:rsid w:val="002472EE"/>
    <w:rsid w:val="0025708E"/>
    <w:rsid w:val="00260AFE"/>
    <w:rsid w:val="002648C3"/>
    <w:rsid w:val="002655B4"/>
    <w:rsid w:val="002718A6"/>
    <w:rsid w:val="00272FA2"/>
    <w:rsid w:val="00273AB1"/>
    <w:rsid w:val="00273CD5"/>
    <w:rsid w:val="00284626"/>
    <w:rsid w:val="002867DE"/>
    <w:rsid w:val="002901A6"/>
    <w:rsid w:val="00292C4F"/>
    <w:rsid w:val="002936A5"/>
    <w:rsid w:val="00295364"/>
    <w:rsid w:val="002976B5"/>
    <w:rsid w:val="002A4A4E"/>
    <w:rsid w:val="002A516D"/>
    <w:rsid w:val="002A568A"/>
    <w:rsid w:val="002A62BA"/>
    <w:rsid w:val="002B24BC"/>
    <w:rsid w:val="002B2698"/>
    <w:rsid w:val="002C3574"/>
    <w:rsid w:val="002C3FF4"/>
    <w:rsid w:val="002D480E"/>
    <w:rsid w:val="002D4C5F"/>
    <w:rsid w:val="002E5FA5"/>
    <w:rsid w:val="002E6075"/>
    <w:rsid w:val="00300F11"/>
    <w:rsid w:val="0030357C"/>
    <w:rsid w:val="00304DD7"/>
    <w:rsid w:val="00310508"/>
    <w:rsid w:val="003106C2"/>
    <w:rsid w:val="003154FB"/>
    <w:rsid w:val="00320293"/>
    <w:rsid w:val="003206B7"/>
    <w:rsid w:val="00321FAD"/>
    <w:rsid w:val="00324307"/>
    <w:rsid w:val="00326177"/>
    <w:rsid w:val="00326F8A"/>
    <w:rsid w:val="003273C4"/>
    <w:rsid w:val="00330878"/>
    <w:rsid w:val="0033101E"/>
    <w:rsid w:val="00333072"/>
    <w:rsid w:val="0033316D"/>
    <w:rsid w:val="00333524"/>
    <w:rsid w:val="003336F7"/>
    <w:rsid w:val="00334831"/>
    <w:rsid w:val="00334E15"/>
    <w:rsid w:val="0033757E"/>
    <w:rsid w:val="00353BBE"/>
    <w:rsid w:val="00366661"/>
    <w:rsid w:val="00370B53"/>
    <w:rsid w:val="00373312"/>
    <w:rsid w:val="00373787"/>
    <w:rsid w:val="00381CD4"/>
    <w:rsid w:val="0038216A"/>
    <w:rsid w:val="0038313C"/>
    <w:rsid w:val="0038321B"/>
    <w:rsid w:val="003956DB"/>
    <w:rsid w:val="0039585F"/>
    <w:rsid w:val="003A0E92"/>
    <w:rsid w:val="003A1F83"/>
    <w:rsid w:val="003A2A62"/>
    <w:rsid w:val="003B13C4"/>
    <w:rsid w:val="003B4623"/>
    <w:rsid w:val="003B5DAA"/>
    <w:rsid w:val="003B7F79"/>
    <w:rsid w:val="003C4B9F"/>
    <w:rsid w:val="003C695A"/>
    <w:rsid w:val="003C7027"/>
    <w:rsid w:val="003C73BD"/>
    <w:rsid w:val="003D3C08"/>
    <w:rsid w:val="003D66D9"/>
    <w:rsid w:val="003D7D70"/>
    <w:rsid w:val="003E7298"/>
    <w:rsid w:val="003F04DE"/>
    <w:rsid w:val="003F15B2"/>
    <w:rsid w:val="003F288C"/>
    <w:rsid w:val="003F66CB"/>
    <w:rsid w:val="00400A4D"/>
    <w:rsid w:val="0040286F"/>
    <w:rsid w:val="0040595D"/>
    <w:rsid w:val="00406D6A"/>
    <w:rsid w:val="00410D8B"/>
    <w:rsid w:val="00416E71"/>
    <w:rsid w:val="00420410"/>
    <w:rsid w:val="00423389"/>
    <w:rsid w:val="00424CFE"/>
    <w:rsid w:val="0043038F"/>
    <w:rsid w:val="00432708"/>
    <w:rsid w:val="0043A32F"/>
    <w:rsid w:val="00441503"/>
    <w:rsid w:val="00444A16"/>
    <w:rsid w:val="004514F8"/>
    <w:rsid w:val="0045461D"/>
    <w:rsid w:val="004554F7"/>
    <w:rsid w:val="00460A0A"/>
    <w:rsid w:val="00465225"/>
    <w:rsid w:val="00467A49"/>
    <w:rsid w:val="004710E0"/>
    <w:rsid w:val="00471763"/>
    <w:rsid w:val="00473613"/>
    <w:rsid w:val="00475C85"/>
    <w:rsid w:val="0047681B"/>
    <w:rsid w:val="00476CB8"/>
    <w:rsid w:val="00476E09"/>
    <w:rsid w:val="004770DA"/>
    <w:rsid w:val="00482625"/>
    <w:rsid w:val="004828B2"/>
    <w:rsid w:val="004862AC"/>
    <w:rsid w:val="00494193"/>
    <w:rsid w:val="00495E4B"/>
    <w:rsid w:val="00497093"/>
    <w:rsid w:val="0049736D"/>
    <w:rsid w:val="004A1CEE"/>
    <w:rsid w:val="004A429B"/>
    <w:rsid w:val="004A5868"/>
    <w:rsid w:val="004A64AB"/>
    <w:rsid w:val="004A7471"/>
    <w:rsid w:val="004A7849"/>
    <w:rsid w:val="004B01C5"/>
    <w:rsid w:val="004B0463"/>
    <w:rsid w:val="004B4E42"/>
    <w:rsid w:val="004B66B5"/>
    <w:rsid w:val="004B7300"/>
    <w:rsid w:val="004C27E9"/>
    <w:rsid w:val="004C4F43"/>
    <w:rsid w:val="004C7F9E"/>
    <w:rsid w:val="004D21D2"/>
    <w:rsid w:val="004D512C"/>
    <w:rsid w:val="004E36F5"/>
    <w:rsid w:val="004E4391"/>
    <w:rsid w:val="004F2DB0"/>
    <w:rsid w:val="004F35B2"/>
    <w:rsid w:val="00503CCB"/>
    <w:rsid w:val="005051D9"/>
    <w:rsid w:val="00505A33"/>
    <w:rsid w:val="00507F46"/>
    <w:rsid w:val="005123B9"/>
    <w:rsid w:val="00514B34"/>
    <w:rsid w:val="00517B79"/>
    <w:rsid w:val="005201E5"/>
    <w:rsid w:val="00520AA2"/>
    <w:rsid w:val="005248F1"/>
    <w:rsid w:val="00527FFB"/>
    <w:rsid w:val="00532758"/>
    <w:rsid w:val="005333CB"/>
    <w:rsid w:val="00534E2C"/>
    <w:rsid w:val="00535955"/>
    <w:rsid w:val="00543253"/>
    <w:rsid w:val="00546D5E"/>
    <w:rsid w:val="00551263"/>
    <w:rsid w:val="0055388B"/>
    <w:rsid w:val="005610FE"/>
    <w:rsid w:val="00561FAF"/>
    <w:rsid w:val="00565D19"/>
    <w:rsid w:val="00570F02"/>
    <w:rsid w:val="00572DBB"/>
    <w:rsid w:val="00573214"/>
    <w:rsid w:val="0057459E"/>
    <w:rsid w:val="005773C4"/>
    <w:rsid w:val="00586E74"/>
    <w:rsid w:val="00592197"/>
    <w:rsid w:val="00592806"/>
    <w:rsid w:val="00595FE5"/>
    <w:rsid w:val="005971C7"/>
    <w:rsid w:val="005A07F5"/>
    <w:rsid w:val="005A2019"/>
    <w:rsid w:val="005A5745"/>
    <w:rsid w:val="005B1852"/>
    <w:rsid w:val="005B396A"/>
    <w:rsid w:val="005B3984"/>
    <w:rsid w:val="005B48DE"/>
    <w:rsid w:val="005B576B"/>
    <w:rsid w:val="005B5FF2"/>
    <w:rsid w:val="005B6129"/>
    <w:rsid w:val="005B6431"/>
    <w:rsid w:val="005B7AA1"/>
    <w:rsid w:val="005C36BC"/>
    <w:rsid w:val="005C3E23"/>
    <w:rsid w:val="005C786F"/>
    <w:rsid w:val="005C7D2E"/>
    <w:rsid w:val="005D0FD9"/>
    <w:rsid w:val="005D2D41"/>
    <w:rsid w:val="005D5208"/>
    <w:rsid w:val="005D5921"/>
    <w:rsid w:val="005D5D15"/>
    <w:rsid w:val="005E0E12"/>
    <w:rsid w:val="005E1CCD"/>
    <w:rsid w:val="005E1E46"/>
    <w:rsid w:val="005F4EB6"/>
    <w:rsid w:val="005F5766"/>
    <w:rsid w:val="005F713C"/>
    <w:rsid w:val="00602038"/>
    <w:rsid w:val="006072FE"/>
    <w:rsid w:val="00607708"/>
    <w:rsid w:val="00607CF9"/>
    <w:rsid w:val="00610B6E"/>
    <w:rsid w:val="00610E09"/>
    <w:rsid w:val="00620945"/>
    <w:rsid w:val="0062179C"/>
    <w:rsid w:val="006222ED"/>
    <w:rsid w:val="006242C9"/>
    <w:rsid w:val="00624C3F"/>
    <w:rsid w:val="00627CAA"/>
    <w:rsid w:val="00633E5C"/>
    <w:rsid w:val="0063474C"/>
    <w:rsid w:val="00636EF0"/>
    <w:rsid w:val="00640FE4"/>
    <w:rsid w:val="0064383A"/>
    <w:rsid w:val="00647435"/>
    <w:rsid w:val="00651ABB"/>
    <w:rsid w:val="00652DCE"/>
    <w:rsid w:val="00657DA3"/>
    <w:rsid w:val="00662E0D"/>
    <w:rsid w:val="006668FD"/>
    <w:rsid w:val="00671406"/>
    <w:rsid w:val="0067274B"/>
    <w:rsid w:val="00673E4B"/>
    <w:rsid w:val="00674E07"/>
    <w:rsid w:val="006751B5"/>
    <w:rsid w:val="00675B12"/>
    <w:rsid w:val="00675D3B"/>
    <w:rsid w:val="00680F2C"/>
    <w:rsid w:val="00683269"/>
    <w:rsid w:val="0068499D"/>
    <w:rsid w:val="00685E5A"/>
    <w:rsid w:val="0068667B"/>
    <w:rsid w:val="006911FD"/>
    <w:rsid w:val="006A24D2"/>
    <w:rsid w:val="006A24DA"/>
    <w:rsid w:val="006A2B90"/>
    <w:rsid w:val="006A3046"/>
    <w:rsid w:val="006A4E24"/>
    <w:rsid w:val="006A50BB"/>
    <w:rsid w:val="006A69EF"/>
    <w:rsid w:val="006A71F0"/>
    <w:rsid w:val="006A7465"/>
    <w:rsid w:val="006B1675"/>
    <w:rsid w:val="006B188E"/>
    <w:rsid w:val="006B4940"/>
    <w:rsid w:val="006B4C3B"/>
    <w:rsid w:val="006B7A80"/>
    <w:rsid w:val="006C4F91"/>
    <w:rsid w:val="006D6CAD"/>
    <w:rsid w:val="006E71D0"/>
    <w:rsid w:val="006EA53C"/>
    <w:rsid w:val="006F2536"/>
    <w:rsid w:val="006F329F"/>
    <w:rsid w:val="006F4DB9"/>
    <w:rsid w:val="006FAEED"/>
    <w:rsid w:val="007068F3"/>
    <w:rsid w:val="007069A0"/>
    <w:rsid w:val="00706D3F"/>
    <w:rsid w:val="00714A5A"/>
    <w:rsid w:val="0071750B"/>
    <w:rsid w:val="00717849"/>
    <w:rsid w:val="00721C7D"/>
    <w:rsid w:val="00721E74"/>
    <w:rsid w:val="007270E8"/>
    <w:rsid w:val="0072BB96"/>
    <w:rsid w:val="007413CF"/>
    <w:rsid w:val="0074390F"/>
    <w:rsid w:val="007439D4"/>
    <w:rsid w:val="0074BAE6"/>
    <w:rsid w:val="00760680"/>
    <w:rsid w:val="007610A9"/>
    <w:rsid w:val="00761635"/>
    <w:rsid w:val="00763923"/>
    <w:rsid w:val="0076513F"/>
    <w:rsid w:val="007666B8"/>
    <w:rsid w:val="0076790D"/>
    <w:rsid w:val="00767EB8"/>
    <w:rsid w:val="007722B7"/>
    <w:rsid w:val="0078158D"/>
    <w:rsid w:val="00781DE4"/>
    <w:rsid w:val="0078235D"/>
    <w:rsid w:val="00784C5F"/>
    <w:rsid w:val="007855BC"/>
    <w:rsid w:val="0079048A"/>
    <w:rsid w:val="0079198B"/>
    <w:rsid w:val="00792A87"/>
    <w:rsid w:val="0079633B"/>
    <w:rsid w:val="00796E9C"/>
    <w:rsid w:val="007977AC"/>
    <w:rsid w:val="007A64D5"/>
    <w:rsid w:val="007A7631"/>
    <w:rsid w:val="007B0AED"/>
    <w:rsid w:val="007B1D86"/>
    <w:rsid w:val="007B21D1"/>
    <w:rsid w:val="007B2657"/>
    <w:rsid w:val="007B7C42"/>
    <w:rsid w:val="007B7D92"/>
    <w:rsid w:val="007C7326"/>
    <w:rsid w:val="007D5EAF"/>
    <w:rsid w:val="007D6627"/>
    <w:rsid w:val="007E1708"/>
    <w:rsid w:val="007E20D8"/>
    <w:rsid w:val="007E2614"/>
    <w:rsid w:val="007E5BA4"/>
    <w:rsid w:val="007E7BF2"/>
    <w:rsid w:val="007F40CA"/>
    <w:rsid w:val="007F45AD"/>
    <w:rsid w:val="008003A3"/>
    <w:rsid w:val="00803BC0"/>
    <w:rsid w:val="0080718D"/>
    <w:rsid w:val="00807667"/>
    <w:rsid w:val="00811E02"/>
    <w:rsid w:val="00814C21"/>
    <w:rsid w:val="00815381"/>
    <w:rsid w:val="00820EA3"/>
    <w:rsid w:val="008239FB"/>
    <w:rsid w:val="00827C90"/>
    <w:rsid w:val="00832343"/>
    <w:rsid w:val="00834397"/>
    <w:rsid w:val="008354B0"/>
    <w:rsid w:val="00835C51"/>
    <w:rsid w:val="00837939"/>
    <w:rsid w:val="00840989"/>
    <w:rsid w:val="00844B54"/>
    <w:rsid w:val="00845BD2"/>
    <w:rsid w:val="00847668"/>
    <w:rsid w:val="00855A0C"/>
    <w:rsid w:val="00857ED5"/>
    <w:rsid w:val="00860EB1"/>
    <w:rsid w:val="00862927"/>
    <w:rsid w:val="00865878"/>
    <w:rsid w:val="00866CF8"/>
    <w:rsid w:val="0087189A"/>
    <w:rsid w:val="00871F40"/>
    <w:rsid w:val="008726F0"/>
    <w:rsid w:val="00876194"/>
    <w:rsid w:val="00876641"/>
    <w:rsid w:val="00880D3D"/>
    <w:rsid w:val="00882201"/>
    <w:rsid w:val="0088557A"/>
    <w:rsid w:val="00886AAE"/>
    <w:rsid w:val="00886EAE"/>
    <w:rsid w:val="00887F45"/>
    <w:rsid w:val="00891BEE"/>
    <w:rsid w:val="00891FE2"/>
    <w:rsid w:val="008926A4"/>
    <w:rsid w:val="008A0478"/>
    <w:rsid w:val="008A4599"/>
    <w:rsid w:val="008A4D80"/>
    <w:rsid w:val="008A7318"/>
    <w:rsid w:val="008B115D"/>
    <w:rsid w:val="008B273B"/>
    <w:rsid w:val="008B43D1"/>
    <w:rsid w:val="008B491F"/>
    <w:rsid w:val="008B5B6D"/>
    <w:rsid w:val="008B6D32"/>
    <w:rsid w:val="008C21AC"/>
    <w:rsid w:val="008C391B"/>
    <w:rsid w:val="008C6653"/>
    <w:rsid w:val="008D0973"/>
    <w:rsid w:val="008D18D4"/>
    <w:rsid w:val="008D1F39"/>
    <w:rsid w:val="008D2023"/>
    <w:rsid w:val="008D6049"/>
    <w:rsid w:val="008D6F67"/>
    <w:rsid w:val="008D7E53"/>
    <w:rsid w:val="008E1601"/>
    <w:rsid w:val="008E249E"/>
    <w:rsid w:val="008E520B"/>
    <w:rsid w:val="008E5932"/>
    <w:rsid w:val="008E593B"/>
    <w:rsid w:val="008E673A"/>
    <w:rsid w:val="008E67DD"/>
    <w:rsid w:val="008F16EE"/>
    <w:rsid w:val="008F1AD1"/>
    <w:rsid w:val="008F229F"/>
    <w:rsid w:val="008F3E39"/>
    <w:rsid w:val="008F4EEC"/>
    <w:rsid w:val="008F5192"/>
    <w:rsid w:val="0090197F"/>
    <w:rsid w:val="00904AF1"/>
    <w:rsid w:val="00906402"/>
    <w:rsid w:val="00907375"/>
    <w:rsid w:val="009077C0"/>
    <w:rsid w:val="0091339C"/>
    <w:rsid w:val="00913A74"/>
    <w:rsid w:val="0091578A"/>
    <w:rsid w:val="009237C3"/>
    <w:rsid w:val="00926414"/>
    <w:rsid w:val="00926FD8"/>
    <w:rsid w:val="009305DA"/>
    <w:rsid w:val="00931D0C"/>
    <w:rsid w:val="00934B35"/>
    <w:rsid w:val="0094351F"/>
    <w:rsid w:val="0095054B"/>
    <w:rsid w:val="00954F38"/>
    <w:rsid w:val="0096190F"/>
    <w:rsid w:val="0096604B"/>
    <w:rsid w:val="00973425"/>
    <w:rsid w:val="00973B21"/>
    <w:rsid w:val="0097714D"/>
    <w:rsid w:val="0098151F"/>
    <w:rsid w:val="0098245A"/>
    <w:rsid w:val="00983C61"/>
    <w:rsid w:val="0099047D"/>
    <w:rsid w:val="0099221E"/>
    <w:rsid w:val="00992598"/>
    <w:rsid w:val="009941B1"/>
    <w:rsid w:val="00994B31"/>
    <w:rsid w:val="009A0F13"/>
    <w:rsid w:val="009A118B"/>
    <w:rsid w:val="009A2AEA"/>
    <w:rsid w:val="009A35AA"/>
    <w:rsid w:val="009A57F3"/>
    <w:rsid w:val="009B133A"/>
    <w:rsid w:val="009B1B41"/>
    <w:rsid w:val="009B3C68"/>
    <w:rsid w:val="009B5FB1"/>
    <w:rsid w:val="009B6DF6"/>
    <w:rsid w:val="009C29B0"/>
    <w:rsid w:val="009C4E69"/>
    <w:rsid w:val="009C4F65"/>
    <w:rsid w:val="009C6AD2"/>
    <w:rsid w:val="009C75EA"/>
    <w:rsid w:val="009D0DEB"/>
    <w:rsid w:val="009D24F8"/>
    <w:rsid w:val="009D44D1"/>
    <w:rsid w:val="009D59A7"/>
    <w:rsid w:val="009D68F2"/>
    <w:rsid w:val="009F2AF0"/>
    <w:rsid w:val="009F2CE7"/>
    <w:rsid w:val="009F33B7"/>
    <w:rsid w:val="009F5851"/>
    <w:rsid w:val="00A01A91"/>
    <w:rsid w:val="00A02D22"/>
    <w:rsid w:val="00A0415E"/>
    <w:rsid w:val="00A0729D"/>
    <w:rsid w:val="00A12109"/>
    <w:rsid w:val="00A14BD7"/>
    <w:rsid w:val="00A17C26"/>
    <w:rsid w:val="00A24E34"/>
    <w:rsid w:val="00A2734F"/>
    <w:rsid w:val="00A31509"/>
    <w:rsid w:val="00A32369"/>
    <w:rsid w:val="00A363C6"/>
    <w:rsid w:val="00A4288A"/>
    <w:rsid w:val="00A51669"/>
    <w:rsid w:val="00A51687"/>
    <w:rsid w:val="00A5662E"/>
    <w:rsid w:val="00A60DC1"/>
    <w:rsid w:val="00A610D4"/>
    <w:rsid w:val="00A6121E"/>
    <w:rsid w:val="00A61657"/>
    <w:rsid w:val="00A61B37"/>
    <w:rsid w:val="00A6217C"/>
    <w:rsid w:val="00A67F44"/>
    <w:rsid w:val="00A70ED8"/>
    <w:rsid w:val="00A71875"/>
    <w:rsid w:val="00A75F3E"/>
    <w:rsid w:val="00A812D4"/>
    <w:rsid w:val="00A82996"/>
    <w:rsid w:val="00A8389A"/>
    <w:rsid w:val="00A83921"/>
    <w:rsid w:val="00A856D1"/>
    <w:rsid w:val="00A8626B"/>
    <w:rsid w:val="00A8803F"/>
    <w:rsid w:val="00A91A23"/>
    <w:rsid w:val="00A93532"/>
    <w:rsid w:val="00A96B88"/>
    <w:rsid w:val="00A97791"/>
    <w:rsid w:val="00AA1F50"/>
    <w:rsid w:val="00AA2A22"/>
    <w:rsid w:val="00AA6051"/>
    <w:rsid w:val="00AA7662"/>
    <w:rsid w:val="00AAB3F2"/>
    <w:rsid w:val="00AB7303"/>
    <w:rsid w:val="00AB76E6"/>
    <w:rsid w:val="00AC217D"/>
    <w:rsid w:val="00AC3D32"/>
    <w:rsid w:val="00AC465E"/>
    <w:rsid w:val="00AD0599"/>
    <w:rsid w:val="00AE07D1"/>
    <w:rsid w:val="00AE1331"/>
    <w:rsid w:val="00AE23B5"/>
    <w:rsid w:val="00AF5685"/>
    <w:rsid w:val="00AFD641"/>
    <w:rsid w:val="00B011C5"/>
    <w:rsid w:val="00B03CD2"/>
    <w:rsid w:val="00B113CE"/>
    <w:rsid w:val="00B133A6"/>
    <w:rsid w:val="00B16A5E"/>
    <w:rsid w:val="00B254A7"/>
    <w:rsid w:val="00B3451D"/>
    <w:rsid w:val="00B34F21"/>
    <w:rsid w:val="00B37DAA"/>
    <w:rsid w:val="00B40F59"/>
    <w:rsid w:val="00B47568"/>
    <w:rsid w:val="00B50C81"/>
    <w:rsid w:val="00B51F52"/>
    <w:rsid w:val="00B52557"/>
    <w:rsid w:val="00B52E24"/>
    <w:rsid w:val="00B545C0"/>
    <w:rsid w:val="00B570D6"/>
    <w:rsid w:val="00B610F8"/>
    <w:rsid w:val="00B64E48"/>
    <w:rsid w:val="00B75357"/>
    <w:rsid w:val="00B76BBF"/>
    <w:rsid w:val="00B76CFC"/>
    <w:rsid w:val="00B800F5"/>
    <w:rsid w:val="00B8159A"/>
    <w:rsid w:val="00B836DB"/>
    <w:rsid w:val="00B85C4B"/>
    <w:rsid w:val="00B91290"/>
    <w:rsid w:val="00B9336E"/>
    <w:rsid w:val="00B962F4"/>
    <w:rsid w:val="00BA2383"/>
    <w:rsid w:val="00BA45B7"/>
    <w:rsid w:val="00BB095A"/>
    <w:rsid w:val="00BB4B8E"/>
    <w:rsid w:val="00BC57F1"/>
    <w:rsid w:val="00BC5F2D"/>
    <w:rsid w:val="00BC7AC0"/>
    <w:rsid w:val="00BD29BA"/>
    <w:rsid w:val="00BD7202"/>
    <w:rsid w:val="00BE397B"/>
    <w:rsid w:val="00BE5DFA"/>
    <w:rsid w:val="00BE7C78"/>
    <w:rsid w:val="00BF2AF8"/>
    <w:rsid w:val="00BF3AA5"/>
    <w:rsid w:val="00BF5D1D"/>
    <w:rsid w:val="00BF6934"/>
    <w:rsid w:val="00C01A9D"/>
    <w:rsid w:val="00C03395"/>
    <w:rsid w:val="00C10130"/>
    <w:rsid w:val="00C10AB4"/>
    <w:rsid w:val="00C14359"/>
    <w:rsid w:val="00C1646F"/>
    <w:rsid w:val="00C23F37"/>
    <w:rsid w:val="00C278CA"/>
    <w:rsid w:val="00C321C0"/>
    <w:rsid w:val="00C35300"/>
    <w:rsid w:val="00C3550C"/>
    <w:rsid w:val="00C359F8"/>
    <w:rsid w:val="00C432F2"/>
    <w:rsid w:val="00C44479"/>
    <w:rsid w:val="00C478C1"/>
    <w:rsid w:val="00C527A7"/>
    <w:rsid w:val="00C52CC1"/>
    <w:rsid w:val="00C640BC"/>
    <w:rsid w:val="00C657FF"/>
    <w:rsid w:val="00C672C3"/>
    <w:rsid w:val="00C672EB"/>
    <w:rsid w:val="00C74375"/>
    <w:rsid w:val="00C80F88"/>
    <w:rsid w:val="00C83C2D"/>
    <w:rsid w:val="00C85278"/>
    <w:rsid w:val="00C908B8"/>
    <w:rsid w:val="00C92331"/>
    <w:rsid w:val="00C94D07"/>
    <w:rsid w:val="00C967BD"/>
    <w:rsid w:val="00CA3855"/>
    <w:rsid w:val="00CB2DE0"/>
    <w:rsid w:val="00CB4D84"/>
    <w:rsid w:val="00CC6D4B"/>
    <w:rsid w:val="00CC7767"/>
    <w:rsid w:val="00CC7826"/>
    <w:rsid w:val="00CC79CD"/>
    <w:rsid w:val="00CE0C15"/>
    <w:rsid w:val="00CE23D0"/>
    <w:rsid w:val="00CE4B9B"/>
    <w:rsid w:val="00CF0F0F"/>
    <w:rsid w:val="00CF233B"/>
    <w:rsid w:val="00CF40A3"/>
    <w:rsid w:val="00CF5933"/>
    <w:rsid w:val="00CF6927"/>
    <w:rsid w:val="00D01C28"/>
    <w:rsid w:val="00D12AC8"/>
    <w:rsid w:val="00D13161"/>
    <w:rsid w:val="00D147C9"/>
    <w:rsid w:val="00D15E14"/>
    <w:rsid w:val="00D175D2"/>
    <w:rsid w:val="00D22171"/>
    <w:rsid w:val="00D2319F"/>
    <w:rsid w:val="00D25DAB"/>
    <w:rsid w:val="00D31B71"/>
    <w:rsid w:val="00D33CD8"/>
    <w:rsid w:val="00D3641D"/>
    <w:rsid w:val="00D40068"/>
    <w:rsid w:val="00D511BA"/>
    <w:rsid w:val="00D517BB"/>
    <w:rsid w:val="00D52DE2"/>
    <w:rsid w:val="00D541CF"/>
    <w:rsid w:val="00D566DA"/>
    <w:rsid w:val="00D57114"/>
    <w:rsid w:val="00D6069B"/>
    <w:rsid w:val="00D61553"/>
    <w:rsid w:val="00D62478"/>
    <w:rsid w:val="00D64204"/>
    <w:rsid w:val="00D65EBD"/>
    <w:rsid w:val="00D8088B"/>
    <w:rsid w:val="00D80BC7"/>
    <w:rsid w:val="00D856FD"/>
    <w:rsid w:val="00D85E90"/>
    <w:rsid w:val="00D92A0C"/>
    <w:rsid w:val="00D94473"/>
    <w:rsid w:val="00D959EA"/>
    <w:rsid w:val="00D97A31"/>
    <w:rsid w:val="00DB38DC"/>
    <w:rsid w:val="00DB648C"/>
    <w:rsid w:val="00DC0A40"/>
    <w:rsid w:val="00DD4242"/>
    <w:rsid w:val="00DD6BC7"/>
    <w:rsid w:val="00DD71F0"/>
    <w:rsid w:val="00DE101A"/>
    <w:rsid w:val="00DF21CE"/>
    <w:rsid w:val="00E00114"/>
    <w:rsid w:val="00E04031"/>
    <w:rsid w:val="00E104D9"/>
    <w:rsid w:val="00E11B00"/>
    <w:rsid w:val="00E12ECA"/>
    <w:rsid w:val="00E21299"/>
    <w:rsid w:val="00E21CD1"/>
    <w:rsid w:val="00E229E5"/>
    <w:rsid w:val="00E24655"/>
    <w:rsid w:val="00E263A1"/>
    <w:rsid w:val="00E26EAB"/>
    <w:rsid w:val="00E31341"/>
    <w:rsid w:val="00E35EB4"/>
    <w:rsid w:val="00E37355"/>
    <w:rsid w:val="00E424CA"/>
    <w:rsid w:val="00E432C4"/>
    <w:rsid w:val="00E43C4D"/>
    <w:rsid w:val="00E443B7"/>
    <w:rsid w:val="00E51DFB"/>
    <w:rsid w:val="00E539DD"/>
    <w:rsid w:val="00E556DC"/>
    <w:rsid w:val="00E61A54"/>
    <w:rsid w:val="00E62A7B"/>
    <w:rsid w:val="00E64CF6"/>
    <w:rsid w:val="00E68DF2"/>
    <w:rsid w:val="00E722E9"/>
    <w:rsid w:val="00E723F8"/>
    <w:rsid w:val="00E739B8"/>
    <w:rsid w:val="00E76BD7"/>
    <w:rsid w:val="00E8133B"/>
    <w:rsid w:val="00E84D0C"/>
    <w:rsid w:val="00E86DC8"/>
    <w:rsid w:val="00E91F81"/>
    <w:rsid w:val="00E9270E"/>
    <w:rsid w:val="00EA5758"/>
    <w:rsid w:val="00EA77AA"/>
    <w:rsid w:val="00EB3916"/>
    <w:rsid w:val="00EB3B63"/>
    <w:rsid w:val="00EC26F8"/>
    <w:rsid w:val="00EC2909"/>
    <w:rsid w:val="00EC2968"/>
    <w:rsid w:val="00EC4BF8"/>
    <w:rsid w:val="00EC5FA5"/>
    <w:rsid w:val="00EC63B8"/>
    <w:rsid w:val="00EC7339"/>
    <w:rsid w:val="00ED0ED1"/>
    <w:rsid w:val="00ED11FE"/>
    <w:rsid w:val="00ED232F"/>
    <w:rsid w:val="00ED57B2"/>
    <w:rsid w:val="00EE1BFE"/>
    <w:rsid w:val="00EE2922"/>
    <w:rsid w:val="00EE7EF5"/>
    <w:rsid w:val="00EF14DF"/>
    <w:rsid w:val="00EF312B"/>
    <w:rsid w:val="00F0252A"/>
    <w:rsid w:val="00F028ED"/>
    <w:rsid w:val="00F176CF"/>
    <w:rsid w:val="00F308EA"/>
    <w:rsid w:val="00F35AB7"/>
    <w:rsid w:val="00F35DEC"/>
    <w:rsid w:val="00F426C6"/>
    <w:rsid w:val="00F456B6"/>
    <w:rsid w:val="00F56D0B"/>
    <w:rsid w:val="00F67937"/>
    <w:rsid w:val="00F70D36"/>
    <w:rsid w:val="00F7554E"/>
    <w:rsid w:val="00F75A88"/>
    <w:rsid w:val="00F825A7"/>
    <w:rsid w:val="00F900B9"/>
    <w:rsid w:val="00F9267A"/>
    <w:rsid w:val="00F9583A"/>
    <w:rsid w:val="00FA021B"/>
    <w:rsid w:val="00FA08ED"/>
    <w:rsid w:val="00FA1DE5"/>
    <w:rsid w:val="00FA69BC"/>
    <w:rsid w:val="00FA79A0"/>
    <w:rsid w:val="00FB1C48"/>
    <w:rsid w:val="00FB3A89"/>
    <w:rsid w:val="00FB3C7D"/>
    <w:rsid w:val="00FB48ED"/>
    <w:rsid w:val="00FB4934"/>
    <w:rsid w:val="00FB6BEB"/>
    <w:rsid w:val="00FB7587"/>
    <w:rsid w:val="00FB765B"/>
    <w:rsid w:val="00FC470C"/>
    <w:rsid w:val="00FC5B83"/>
    <w:rsid w:val="00FC7E28"/>
    <w:rsid w:val="00FD4415"/>
    <w:rsid w:val="00FE473E"/>
    <w:rsid w:val="00FE5383"/>
    <w:rsid w:val="00FE6565"/>
    <w:rsid w:val="00FF0995"/>
    <w:rsid w:val="00FF4027"/>
    <w:rsid w:val="00FF5431"/>
    <w:rsid w:val="00FF5FE4"/>
    <w:rsid w:val="00FF765F"/>
    <w:rsid w:val="00FF7FBA"/>
    <w:rsid w:val="01044410"/>
    <w:rsid w:val="0109534F"/>
    <w:rsid w:val="0110A0CE"/>
    <w:rsid w:val="01114D70"/>
    <w:rsid w:val="0118D0A4"/>
    <w:rsid w:val="0123A9F1"/>
    <w:rsid w:val="012648E5"/>
    <w:rsid w:val="013416D7"/>
    <w:rsid w:val="013DD4EF"/>
    <w:rsid w:val="01417A38"/>
    <w:rsid w:val="01490F38"/>
    <w:rsid w:val="015D7B73"/>
    <w:rsid w:val="0162C644"/>
    <w:rsid w:val="0174C580"/>
    <w:rsid w:val="017E991B"/>
    <w:rsid w:val="0191DF42"/>
    <w:rsid w:val="01967A18"/>
    <w:rsid w:val="019773B2"/>
    <w:rsid w:val="01A27023"/>
    <w:rsid w:val="01AA988C"/>
    <w:rsid w:val="01AD6AD8"/>
    <w:rsid w:val="01BF62A9"/>
    <w:rsid w:val="01C11060"/>
    <w:rsid w:val="01C22CA4"/>
    <w:rsid w:val="01C2A3AE"/>
    <w:rsid w:val="01CCCDAC"/>
    <w:rsid w:val="01CD9FD3"/>
    <w:rsid w:val="01DDC459"/>
    <w:rsid w:val="01E1EF03"/>
    <w:rsid w:val="0201557F"/>
    <w:rsid w:val="0204AD42"/>
    <w:rsid w:val="0212DB44"/>
    <w:rsid w:val="021607C3"/>
    <w:rsid w:val="022333C2"/>
    <w:rsid w:val="022D4B89"/>
    <w:rsid w:val="02301EC4"/>
    <w:rsid w:val="0233FD98"/>
    <w:rsid w:val="02439C05"/>
    <w:rsid w:val="0249FABF"/>
    <w:rsid w:val="0254A837"/>
    <w:rsid w:val="02610110"/>
    <w:rsid w:val="0261A021"/>
    <w:rsid w:val="026567A5"/>
    <w:rsid w:val="02752AD1"/>
    <w:rsid w:val="02753577"/>
    <w:rsid w:val="02814797"/>
    <w:rsid w:val="028C3701"/>
    <w:rsid w:val="028DD828"/>
    <w:rsid w:val="0293484D"/>
    <w:rsid w:val="02A9193E"/>
    <w:rsid w:val="02ACD334"/>
    <w:rsid w:val="02AE1D99"/>
    <w:rsid w:val="02AF70F5"/>
    <w:rsid w:val="02B1E24D"/>
    <w:rsid w:val="02B22EF3"/>
    <w:rsid w:val="02B920A3"/>
    <w:rsid w:val="02E03CB4"/>
    <w:rsid w:val="02E2B1CB"/>
    <w:rsid w:val="02EF587D"/>
    <w:rsid w:val="03047531"/>
    <w:rsid w:val="03103008"/>
    <w:rsid w:val="03193AC5"/>
    <w:rsid w:val="032024D4"/>
    <w:rsid w:val="032A1C4E"/>
    <w:rsid w:val="032A2CFA"/>
    <w:rsid w:val="032E4006"/>
    <w:rsid w:val="033F15E1"/>
    <w:rsid w:val="0348ACFB"/>
    <w:rsid w:val="03528AFA"/>
    <w:rsid w:val="035A24C4"/>
    <w:rsid w:val="035E0BA6"/>
    <w:rsid w:val="035ED9B5"/>
    <w:rsid w:val="035F70A1"/>
    <w:rsid w:val="0364AD50"/>
    <w:rsid w:val="036A89E6"/>
    <w:rsid w:val="03729937"/>
    <w:rsid w:val="0373BF49"/>
    <w:rsid w:val="0375CBB4"/>
    <w:rsid w:val="0379897C"/>
    <w:rsid w:val="037E3DF5"/>
    <w:rsid w:val="037F2354"/>
    <w:rsid w:val="038663A3"/>
    <w:rsid w:val="0390F1EB"/>
    <w:rsid w:val="0396C1CE"/>
    <w:rsid w:val="03A14C2A"/>
    <w:rsid w:val="03A87C89"/>
    <w:rsid w:val="03A8B46A"/>
    <w:rsid w:val="03ADE400"/>
    <w:rsid w:val="03B90260"/>
    <w:rsid w:val="03BB75EF"/>
    <w:rsid w:val="03BFD618"/>
    <w:rsid w:val="03C345DB"/>
    <w:rsid w:val="03CA06FA"/>
    <w:rsid w:val="03DA3831"/>
    <w:rsid w:val="03ECDE17"/>
    <w:rsid w:val="03F15FF4"/>
    <w:rsid w:val="03FE3257"/>
    <w:rsid w:val="041192C9"/>
    <w:rsid w:val="041A6AEF"/>
    <w:rsid w:val="04264131"/>
    <w:rsid w:val="042C3B08"/>
    <w:rsid w:val="044B267E"/>
    <w:rsid w:val="0456238D"/>
    <w:rsid w:val="045876C3"/>
    <w:rsid w:val="0459CD47"/>
    <w:rsid w:val="0466E55D"/>
    <w:rsid w:val="0474968D"/>
    <w:rsid w:val="047C50E9"/>
    <w:rsid w:val="047F14D8"/>
    <w:rsid w:val="048209BE"/>
    <w:rsid w:val="0497C48E"/>
    <w:rsid w:val="0497EDA6"/>
    <w:rsid w:val="04996045"/>
    <w:rsid w:val="04A8733A"/>
    <w:rsid w:val="04A93E2C"/>
    <w:rsid w:val="04B27B2C"/>
    <w:rsid w:val="04B9CF52"/>
    <w:rsid w:val="04CBCCB4"/>
    <w:rsid w:val="04CEE3F4"/>
    <w:rsid w:val="04D00DD9"/>
    <w:rsid w:val="04D20875"/>
    <w:rsid w:val="04D70217"/>
    <w:rsid w:val="04DE8AE7"/>
    <w:rsid w:val="04F691CB"/>
    <w:rsid w:val="05070555"/>
    <w:rsid w:val="051C1E9F"/>
    <w:rsid w:val="0532F8D4"/>
    <w:rsid w:val="0538A8E9"/>
    <w:rsid w:val="05414A10"/>
    <w:rsid w:val="0544EAD1"/>
    <w:rsid w:val="05471F3E"/>
    <w:rsid w:val="0553874C"/>
    <w:rsid w:val="05540909"/>
    <w:rsid w:val="0557A415"/>
    <w:rsid w:val="055C1F7A"/>
    <w:rsid w:val="0569D2A6"/>
    <w:rsid w:val="057A2E19"/>
    <w:rsid w:val="0588BF9B"/>
    <w:rsid w:val="059314CA"/>
    <w:rsid w:val="059AE98A"/>
    <w:rsid w:val="059CD051"/>
    <w:rsid w:val="059E71CB"/>
    <w:rsid w:val="05A5A043"/>
    <w:rsid w:val="05B1F6DF"/>
    <w:rsid w:val="05B3BD00"/>
    <w:rsid w:val="05B8695A"/>
    <w:rsid w:val="05B9D170"/>
    <w:rsid w:val="05BDD915"/>
    <w:rsid w:val="05C3BAD4"/>
    <w:rsid w:val="05C67F43"/>
    <w:rsid w:val="05C885EA"/>
    <w:rsid w:val="05CA121B"/>
    <w:rsid w:val="05CC8238"/>
    <w:rsid w:val="05FE4900"/>
    <w:rsid w:val="060DB386"/>
    <w:rsid w:val="06164D61"/>
    <w:rsid w:val="061FA4F2"/>
    <w:rsid w:val="06247698"/>
    <w:rsid w:val="06284E6E"/>
    <w:rsid w:val="063621B3"/>
    <w:rsid w:val="063621FB"/>
    <w:rsid w:val="063B9608"/>
    <w:rsid w:val="0640F401"/>
    <w:rsid w:val="06444DC3"/>
    <w:rsid w:val="0648491E"/>
    <w:rsid w:val="06579E73"/>
    <w:rsid w:val="066EDC5C"/>
    <w:rsid w:val="068183FC"/>
    <w:rsid w:val="0683B8E1"/>
    <w:rsid w:val="0685C313"/>
    <w:rsid w:val="0690C30A"/>
    <w:rsid w:val="0691DBC5"/>
    <w:rsid w:val="06938025"/>
    <w:rsid w:val="0695D5FD"/>
    <w:rsid w:val="0698A59A"/>
    <w:rsid w:val="069CCA20"/>
    <w:rsid w:val="06A62A97"/>
    <w:rsid w:val="06BAE66D"/>
    <w:rsid w:val="06C44708"/>
    <w:rsid w:val="06DA76BE"/>
    <w:rsid w:val="06E0E7D2"/>
    <w:rsid w:val="06EA2847"/>
    <w:rsid w:val="07044FFC"/>
    <w:rsid w:val="070F2714"/>
    <w:rsid w:val="0710DBAD"/>
    <w:rsid w:val="0718D5DD"/>
    <w:rsid w:val="071C5298"/>
    <w:rsid w:val="07215062"/>
    <w:rsid w:val="0724B9DF"/>
    <w:rsid w:val="072AB842"/>
    <w:rsid w:val="072D3C13"/>
    <w:rsid w:val="0738A9AA"/>
    <w:rsid w:val="073BB0BC"/>
    <w:rsid w:val="074BACD4"/>
    <w:rsid w:val="075419A7"/>
    <w:rsid w:val="076BB033"/>
    <w:rsid w:val="07747006"/>
    <w:rsid w:val="077B14E2"/>
    <w:rsid w:val="0782D302"/>
    <w:rsid w:val="0785CCE8"/>
    <w:rsid w:val="07903CEF"/>
    <w:rsid w:val="0791DD1A"/>
    <w:rsid w:val="0794BD69"/>
    <w:rsid w:val="079F5A7F"/>
    <w:rsid w:val="07BFCDD9"/>
    <w:rsid w:val="07C089A4"/>
    <w:rsid w:val="07C2CB22"/>
    <w:rsid w:val="07D33A02"/>
    <w:rsid w:val="07E141DE"/>
    <w:rsid w:val="07F92CC3"/>
    <w:rsid w:val="08146A8E"/>
    <w:rsid w:val="0817147D"/>
    <w:rsid w:val="081DBBBC"/>
    <w:rsid w:val="082A34C4"/>
    <w:rsid w:val="084BCE69"/>
    <w:rsid w:val="085AAF47"/>
    <w:rsid w:val="08666124"/>
    <w:rsid w:val="087229C3"/>
    <w:rsid w:val="08798C1B"/>
    <w:rsid w:val="088845DD"/>
    <w:rsid w:val="08935C75"/>
    <w:rsid w:val="08939A8C"/>
    <w:rsid w:val="0896E66A"/>
    <w:rsid w:val="08A4351C"/>
    <w:rsid w:val="08A5D758"/>
    <w:rsid w:val="08AADEC6"/>
    <w:rsid w:val="08B59F05"/>
    <w:rsid w:val="08BD19B8"/>
    <w:rsid w:val="08C8835F"/>
    <w:rsid w:val="08D00E59"/>
    <w:rsid w:val="08D99158"/>
    <w:rsid w:val="08E162AC"/>
    <w:rsid w:val="08EC1906"/>
    <w:rsid w:val="08F02FEC"/>
    <w:rsid w:val="08F03688"/>
    <w:rsid w:val="08FF98ED"/>
    <w:rsid w:val="09013AB8"/>
    <w:rsid w:val="0902CD90"/>
    <w:rsid w:val="0913EBA4"/>
    <w:rsid w:val="091F84A1"/>
    <w:rsid w:val="092068CC"/>
    <w:rsid w:val="0923C120"/>
    <w:rsid w:val="092B45EB"/>
    <w:rsid w:val="09317666"/>
    <w:rsid w:val="09464518"/>
    <w:rsid w:val="0946E15C"/>
    <w:rsid w:val="094885F4"/>
    <w:rsid w:val="0949CF1A"/>
    <w:rsid w:val="094ACC18"/>
    <w:rsid w:val="09526165"/>
    <w:rsid w:val="096E0460"/>
    <w:rsid w:val="09715C02"/>
    <w:rsid w:val="09773539"/>
    <w:rsid w:val="097B092B"/>
    <w:rsid w:val="09823ED6"/>
    <w:rsid w:val="09854EE0"/>
    <w:rsid w:val="0986806E"/>
    <w:rsid w:val="0993A5A3"/>
    <w:rsid w:val="099442ED"/>
    <w:rsid w:val="099741D9"/>
    <w:rsid w:val="0997B85F"/>
    <w:rsid w:val="099BD3A1"/>
    <w:rsid w:val="09A9AC82"/>
    <w:rsid w:val="09B70B59"/>
    <w:rsid w:val="09B9BAEA"/>
    <w:rsid w:val="09CB1C8B"/>
    <w:rsid w:val="09D5ADD0"/>
    <w:rsid w:val="09E2A4F4"/>
    <w:rsid w:val="09E73615"/>
    <w:rsid w:val="09F01987"/>
    <w:rsid w:val="09FAECB4"/>
    <w:rsid w:val="09FF6D9A"/>
    <w:rsid w:val="09FF8992"/>
    <w:rsid w:val="0A002408"/>
    <w:rsid w:val="0A056B90"/>
    <w:rsid w:val="0A09E86A"/>
    <w:rsid w:val="0A0AA8E6"/>
    <w:rsid w:val="0A0CA511"/>
    <w:rsid w:val="0A1654C4"/>
    <w:rsid w:val="0A379527"/>
    <w:rsid w:val="0A3D7F65"/>
    <w:rsid w:val="0A4AA2A1"/>
    <w:rsid w:val="0A573C0D"/>
    <w:rsid w:val="0A5E09D2"/>
    <w:rsid w:val="0A5F91F9"/>
    <w:rsid w:val="0A650F1E"/>
    <w:rsid w:val="0A77B52D"/>
    <w:rsid w:val="0A77F16D"/>
    <w:rsid w:val="0A7A5D8F"/>
    <w:rsid w:val="0A836013"/>
    <w:rsid w:val="0A8917F0"/>
    <w:rsid w:val="0A95CB06"/>
    <w:rsid w:val="0A9BCCDC"/>
    <w:rsid w:val="0AA7106C"/>
    <w:rsid w:val="0AAFDD56"/>
    <w:rsid w:val="0AB8C97B"/>
    <w:rsid w:val="0AC0145E"/>
    <w:rsid w:val="0ADBD304"/>
    <w:rsid w:val="0ADC6BD7"/>
    <w:rsid w:val="0ADD5B5E"/>
    <w:rsid w:val="0AE69DF6"/>
    <w:rsid w:val="0AEB36A2"/>
    <w:rsid w:val="0AF2A018"/>
    <w:rsid w:val="0B0C1A5B"/>
    <w:rsid w:val="0B1121F1"/>
    <w:rsid w:val="0B1345FC"/>
    <w:rsid w:val="0B15E7B5"/>
    <w:rsid w:val="0B169703"/>
    <w:rsid w:val="0B1DB019"/>
    <w:rsid w:val="0B3BF9EA"/>
    <w:rsid w:val="0B45D915"/>
    <w:rsid w:val="0B4E0F6A"/>
    <w:rsid w:val="0B4F220D"/>
    <w:rsid w:val="0B53C21A"/>
    <w:rsid w:val="0B61C64E"/>
    <w:rsid w:val="0B75CCDC"/>
    <w:rsid w:val="0B76859A"/>
    <w:rsid w:val="0B7B167C"/>
    <w:rsid w:val="0B7E8A81"/>
    <w:rsid w:val="0B85FAC7"/>
    <w:rsid w:val="0B8BBDB4"/>
    <w:rsid w:val="0B8CBE71"/>
    <w:rsid w:val="0B91666B"/>
    <w:rsid w:val="0B92DD1F"/>
    <w:rsid w:val="0B96A284"/>
    <w:rsid w:val="0B9F9FCE"/>
    <w:rsid w:val="0BACA1EC"/>
    <w:rsid w:val="0BB7623C"/>
    <w:rsid w:val="0BB77D5A"/>
    <w:rsid w:val="0BB7D3B1"/>
    <w:rsid w:val="0BCE1F03"/>
    <w:rsid w:val="0BD047C4"/>
    <w:rsid w:val="0BD67F26"/>
    <w:rsid w:val="0BDA971F"/>
    <w:rsid w:val="0BE64A0A"/>
    <w:rsid w:val="0BE84FFA"/>
    <w:rsid w:val="0BEB78DD"/>
    <w:rsid w:val="0BF555F2"/>
    <w:rsid w:val="0BF7CF10"/>
    <w:rsid w:val="0BFAA4C1"/>
    <w:rsid w:val="0BFF29E5"/>
    <w:rsid w:val="0C0D6F94"/>
    <w:rsid w:val="0C1C7BC8"/>
    <w:rsid w:val="0C24E23D"/>
    <w:rsid w:val="0C3539A0"/>
    <w:rsid w:val="0C388100"/>
    <w:rsid w:val="0C493A5D"/>
    <w:rsid w:val="0C4DEF81"/>
    <w:rsid w:val="0C4E86B4"/>
    <w:rsid w:val="0C5FFA18"/>
    <w:rsid w:val="0C79BA86"/>
    <w:rsid w:val="0C7E2F2C"/>
    <w:rsid w:val="0C81D30C"/>
    <w:rsid w:val="0C9655E0"/>
    <w:rsid w:val="0C9C16A2"/>
    <w:rsid w:val="0CA49FA6"/>
    <w:rsid w:val="0CA4C34E"/>
    <w:rsid w:val="0CA84831"/>
    <w:rsid w:val="0CC19B50"/>
    <w:rsid w:val="0CC3D9F0"/>
    <w:rsid w:val="0CCD64ED"/>
    <w:rsid w:val="0CD07F53"/>
    <w:rsid w:val="0CD58A49"/>
    <w:rsid w:val="0CDEA46E"/>
    <w:rsid w:val="0CEB9ED9"/>
    <w:rsid w:val="0CF495EB"/>
    <w:rsid w:val="0CF9F677"/>
    <w:rsid w:val="0D15DFD0"/>
    <w:rsid w:val="0D4A486C"/>
    <w:rsid w:val="0D536725"/>
    <w:rsid w:val="0D76BCE5"/>
    <w:rsid w:val="0D7A88C6"/>
    <w:rsid w:val="0D7C0C50"/>
    <w:rsid w:val="0D7FCED7"/>
    <w:rsid w:val="0D825AD7"/>
    <w:rsid w:val="0D90CB7D"/>
    <w:rsid w:val="0D9520A5"/>
    <w:rsid w:val="0D97FB48"/>
    <w:rsid w:val="0D9B59D0"/>
    <w:rsid w:val="0D9DA1AA"/>
    <w:rsid w:val="0DA08A71"/>
    <w:rsid w:val="0DA67206"/>
    <w:rsid w:val="0DB4C78F"/>
    <w:rsid w:val="0DBED26E"/>
    <w:rsid w:val="0DDDAC08"/>
    <w:rsid w:val="0DDF6F66"/>
    <w:rsid w:val="0DE65A1B"/>
    <w:rsid w:val="0DECB6C1"/>
    <w:rsid w:val="0DF8FA0F"/>
    <w:rsid w:val="0DFE0C24"/>
    <w:rsid w:val="0E08594D"/>
    <w:rsid w:val="0E15D2CC"/>
    <w:rsid w:val="0E191E9C"/>
    <w:rsid w:val="0E323261"/>
    <w:rsid w:val="0E379F1E"/>
    <w:rsid w:val="0E435428"/>
    <w:rsid w:val="0E4CAF01"/>
    <w:rsid w:val="0E5DDE30"/>
    <w:rsid w:val="0E60FFCB"/>
    <w:rsid w:val="0E6F55BA"/>
    <w:rsid w:val="0E71251D"/>
    <w:rsid w:val="0E8C64EA"/>
    <w:rsid w:val="0E970620"/>
    <w:rsid w:val="0E9CAF97"/>
    <w:rsid w:val="0ED1D470"/>
    <w:rsid w:val="0EDAC70C"/>
    <w:rsid w:val="0EE1380E"/>
    <w:rsid w:val="0EE27AE1"/>
    <w:rsid w:val="0EE59DEA"/>
    <w:rsid w:val="0EE71532"/>
    <w:rsid w:val="0EF58AB2"/>
    <w:rsid w:val="0F016C3D"/>
    <w:rsid w:val="0F2849F7"/>
    <w:rsid w:val="0F2AE056"/>
    <w:rsid w:val="0F399832"/>
    <w:rsid w:val="0F3C89D5"/>
    <w:rsid w:val="0F50CFBB"/>
    <w:rsid w:val="0F56FD88"/>
    <w:rsid w:val="0F59520A"/>
    <w:rsid w:val="0F59615A"/>
    <w:rsid w:val="0F5D220E"/>
    <w:rsid w:val="0F6AF91E"/>
    <w:rsid w:val="0F77BC62"/>
    <w:rsid w:val="0F7B2267"/>
    <w:rsid w:val="0F7F51E2"/>
    <w:rsid w:val="0FA3B172"/>
    <w:rsid w:val="0FA587AD"/>
    <w:rsid w:val="0FC51534"/>
    <w:rsid w:val="0FCA2181"/>
    <w:rsid w:val="0FD6C329"/>
    <w:rsid w:val="0FD7004C"/>
    <w:rsid w:val="0FDDD243"/>
    <w:rsid w:val="0FDE4311"/>
    <w:rsid w:val="0FE163D7"/>
    <w:rsid w:val="0FEF09A8"/>
    <w:rsid w:val="0FF5DC51"/>
    <w:rsid w:val="0FFADB6C"/>
    <w:rsid w:val="1001EB9B"/>
    <w:rsid w:val="1004D48D"/>
    <w:rsid w:val="100CF704"/>
    <w:rsid w:val="100E4759"/>
    <w:rsid w:val="101E60A9"/>
    <w:rsid w:val="10249A5B"/>
    <w:rsid w:val="1034BFCE"/>
    <w:rsid w:val="10354B2E"/>
    <w:rsid w:val="10473937"/>
    <w:rsid w:val="1051DD21"/>
    <w:rsid w:val="1055721F"/>
    <w:rsid w:val="105AC9D0"/>
    <w:rsid w:val="106DAC4A"/>
    <w:rsid w:val="106EC870"/>
    <w:rsid w:val="107C93DB"/>
    <w:rsid w:val="1092AAF6"/>
    <w:rsid w:val="10998767"/>
    <w:rsid w:val="109EEEA1"/>
    <w:rsid w:val="10A10C04"/>
    <w:rsid w:val="10B945F5"/>
    <w:rsid w:val="10BE1448"/>
    <w:rsid w:val="10BE165C"/>
    <w:rsid w:val="10C20C59"/>
    <w:rsid w:val="10C5F71C"/>
    <w:rsid w:val="10D436C5"/>
    <w:rsid w:val="10D9D6B4"/>
    <w:rsid w:val="10DA37EA"/>
    <w:rsid w:val="10DB85F3"/>
    <w:rsid w:val="10E3C3D4"/>
    <w:rsid w:val="10E55A90"/>
    <w:rsid w:val="10E62A5D"/>
    <w:rsid w:val="10F94F02"/>
    <w:rsid w:val="110164A7"/>
    <w:rsid w:val="11038E79"/>
    <w:rsid w:val="11126A0F"/>
    <w:rsid w:val="111FA10D"/>
    <w:rsid w:val="1124CC89"/>
    <w:rsid w:val="113195E5"/>
    <w:rsid w:val="113D006E"/>
    <w:rsid w:val="113D0505"/>
    <w:rsid w:val="113D6A84"/>
    <w:rsid w:val="11430BA2"/>
    <w:rsid w:val="1145955A"/>
    <w:rsid w:val="114B762C"/>
    <w:rsid w:val="115EEAE2"/>
    <w:rsid w:val="115FDD10"/>
    <w:rsid w:val="1164C3D8"/>
    <w:rsid w:val="11655400"/>
    <w:rsid w:val="116A15F4"/>
    <w:rsid w:val="11729B96"/>
    <w:rsid w:val="117FCF00"/>
    <w:rsid w:val="1185584D"/>
    <w:rsid w:val="11865713"/>
    <w:rsid w:val="11868CD7"/>
    <w:rsid w:val="119003D3"/>
    <w:rsid w:val="11989573"/>
    <w:rsid w:val="119DF989"/>
    <w:rsid w:val="11B7AA9D"/>
    <w:rsid w:val="11C812EB"/>
    <w:rsid w:val="11CF74D8"/>
    <w:rsid w:val="11D6C69A"/>
    <w:rsid w:val="11DB87B9"/>
    <w:rsid w:val="11DC4B36"/>
    <w:rsid w:val="11DE0DC9"/>
    <w:rsid w:val="11DEF611"/>
    <w:rsid w:val="11E103C1"/>
    <w:rsid w:val="11E2D190"/>
    <w:rsid w:val="11E67959"/>
    <w:rsid w:val="11E8637B"/>
    <w:rsid w:val="11E89B3A"/>
    <w:rsid w:val="11E8C986"/>
    <w:rsid w:val="11EB4C58"/>
    <w:rsid w:val="11F43386"/>
    <w:rsid w:val="11FD1693"/>
    <w:rsid w:val="11FE2C1F"/>
    <w:rsid w:val="11FF2089"/>
    <w:rsid w:val="12065A67"/>
    <w:rsid w:val="12132EFD"/>
    <w:rsid w:val="1225C9A5"/>
    <w:rsid w:val="1228A9CC"/>
    <w:rsid w:val="1231B36F"/>
    <w:rsid w:val="12334A46"/>
    <w:rsid w:val="1247CEC3"/>
    <w:rsid w:val="1248B421"/>
    <w:rsid w:val="1251DD85"/>
    <w:rsid w:val="1257747F"/>
    <w:rsid w:val="125932EA"/>
    <w:rsid w:val="125EB6D6"/>
    <w:rsid w:val="1264277C"/>
    <w:rsid w:val="12691E13"/>
    <w:rsid w:val="126BD915"/>
    <w:rsid w:val="12740393"/>
    <w:rsid w:val="127BE6F7"/>
    <w:rsid w:val="128183B5"/>
    <w:rsid w:val="129A8F1D"/>
    <w:rsid w:val="12A33131"/>
    <w:rsid w:val="12B85DFE"/>
    <w:rsid w:val="12BC4673"/>
    <w:rsid w:val="12C0584B"/>
    <w:rsid w:val="12CD09B1"/>
    <w:rsid w:val="12CDAB4C"/>
    <w:rsid w:val="12CEA267"/>
    <w:rsid w:val="12CEF51C"/>
    <w:rsid w:val="12D21EF0"/>
    <w:rsid w:val="12D4661D"/>
    <w:rsid w:val="12D4C7BE"/>
    <w:rsid w:val="12E0A1A7"/>
    <w:rsid w:val="12F4B975"/>
    <w:rsid w:val="12FAB27B"/>
    <w:rsid w:val="12FD143A"/>
    <w:rsid w:val="13124114"/>
    <w:rsid w:val="13136EEC"/>
    <w:rsid w:val="1318D05C"/>
    <w:rsid w:val="131D33B0"/>
    <w:rsid w:val="132889B1"/>
    <w:rsid w:val="132C976F"/>
    <w:rsid w:val="132FD762"/>
    <w:rsid w:val="133906CC"/>
    <w:rsid w:val="133D418E"/>
    <w:rsid w:val="134F8D36"/>
    <w:rsid w:val="135B9578"/>
    <w:rsid w:val="135EBB28"/>
    <w:rsid w:val="13694A46"/>
    <w:rsid w:val="136F04BB"/>
    <w:rsid w:val="136FBD8E"/>
    <w:rsid w:val="137501FD"/>
    <w:rsid w:val="138B5FE0"/>
    <w:rsid w:val="13970E65"/>
    <w:rsid w:val="1399180F"/>
    <w:rsid w:val="13A0376D"/>
    <w:rsid w:val="13A3DAA6"/>
    <w:rsid w:val="13AD77C4"/>
    <w:rsid w:val="13AE13DB"/>
    <w:rsid w:val="13BF173E"/>
    <w:rsid w:val="13D5E4F8"/>
    <w:rsid w:val="13D6C452"/>
    <w:rsid w:val="13E3280D"/>
    <w:rsid w:val="13E82E50"/>
    <w:rsid w:val="13F101F9"/>
    <w:rsid w:val="13F44B43"/>
    <w:rsid w:val="13FE258F"/>
    <w:rsid w:val="1402C788"/>
    <w:rsid w:val="1404D7D6"/>
    <w:rsid w:val="14162160"/>
    <w:rsid w:val="1417EA87"/>
    <w:rsid w:val="1426C134"/>
    <w:rsid w:val="142FE8B4"/>
    <w:rsid w:val="14377B7A"/>
    <w:rsid w:val="1440FA18"/>
    <w:rsid w:val="144E7C08"/>
    <w:rsid w:val="144F7AB1"/>
    <w:rsid w:val="14509F3C"/>
    <w:rsid w:val="14565D79"/>
    <w:rsid w:val="146D2291"/>
    <w:rsid w:val="14723678"/>
    <w:rsid w:val="1480B73B"/>
    <w:rsid w:val="149A1A71"/>
    <w:rsid w:val="149D0911"/>
    <w:rsid w:val="149F6B5D"/>
    <w:rsid w:val="14BB8126"/>
    <w:rsid w:val="14C34091"/>
    <w:rsid w:val="14DD9E44"/>
    <w:rsid w:val="14EC58D3"/>
    <w:rsid w:val="1513ACE3"/>
    <w:rsid w:val="151D4386"/>
    <w:rsid w:val="151E39BB"/>
    <w:rsid w:val="152A2836"/>
    <w:rsid w:val="1533A59E"/>
    <w:rsid w:val="153F2C11"/>
    <w:rsid w:val="15549141"/>
    <w:rsid w:val="15893817"/>
    <w:rsid w:val="159D41E6"/>
    <w:rsid w:val="15B8CC78"/>
    <w:rsid w:val="15C442F7"/>
    <w:rsid w:val="15C8AD0E"/>
    <w:rsid w:val="15DF5642"/>
    <w:rsid w:val="15E22304"/>
    <w:rsid w:val="15E700BC"/>
    <w:rsid w:val="15FD8D0A"/>
    <w:rsid w:val="160B4383"/>
    <w:rsid w:val="1612D2C9"/>
    <w:rsid w:val="1621DD71"/>
    <w:rsid w:val="162D98F6"/>
    <w:rsid w:val="162F1DF2"/>
    <w:rsid w:val="1637F6D0"/>
    <w:rsid w:val="164BFC82"/>
    <w:rsid w:val="164DE723"/>
    <w:rsid w:val="165322EB"/>
    <w:rsid w:val="165D6CF7"/>
    <w:rsid w:val="165F9DF4"/>
    <w:rsid w:val="165FE9FA"/>
    <w:rsid w:val="16709227"/>
    <w:rsid w:val="1670CB8C"/>
    <w:rsid w:val="1672DDCE"/>
    <w:rsid w:val="167DFC8C"/>
    <w:rsid w:val="16822E39"/>
    <w:rsid w:val="16867988"/>
    <w:rsid w:val="168CF44D"/>
    <w:rsid w:val="16AFD9E3"/>
    <w:rsid w:val="16B79BE1"/>
    <w:rsid w:val="16B89001"/>
    <w:rsid w:val="16B92385"/>
    <w:rsid w:val="16C31CE6"/>
    <w:rsid w:val="16C6EA7B"/>
    <w:rsid w:val="16D2EACA"/>
    <w:rsid w:val="16DF9562"/>
    <w:rsid w:val="16E3DC0F"/>
    <w:rsid w:val="16EDCBCD"/>
    <w:rsid w:val="16EF2746"/>
    <w:rsid w:val="16FBCE37"/>
    <w:rsid w:val="16FF1E2B"/>
    <w:rsid w:val="1706FE6B"/>
    <w:rsid w:val="170C201B"/>
    <w:rsid w:val="1713F341"/>
    <w:rsid w:val="1719A3B5"/>
    <w:rsid w:val="171F2311"/>
    <w:rsid w:val="172DF2DD"/>
    <w:rsid w:val="172FAA74"/>
    <w:rsid w:val="172FF076"/>
    <w:rsid w:val="17638300"/>
    <w:rsid w:val="176CC53B"/>
    <w:rsid w:val="178D28C6"/>
    <w:rsid w:val="1793C90A"/>
    <w:rsid w:val="1797DC0F"/>
    <w:rsid w:val="17A8318D"/>
    <w:rsid w:val="17AABB3A"/>
    <w:rsid w:val="17AE8EFA"/>
    <w:rsid w:val="17BC9A59"/>
    <w:rsid w:val="17C7A993"/>
    <w:rsid w:val="17E1629F"/>
    <w:rsid w:val="17EB0DF5"/>
    <w:rsid w:val="17EF662E"/>
    <w:rsid w:val="17FBDD0A"/>
    <w:rsid w:val="1800221E"/>
    <w:rsid w:val="18039268"/>
    <w:rsid w:val="18047F62"/>
    <w:rsid w:val="18067564"/>
    <w:rsid w:val="1808A95D"/>
    <w:rsid w:val="18192657"/>
    <w:rsid w:val="181DBF25"/>
    <w:rsid w:val="1824F674"/>
    <w:rsid w:val="18286E59"/>
    <w:rsid w:val="184D758B"/>
    <w:rsid w:val="184F52D4"/>
    <w:rsid w:val="1854C5EC"/>
    <w:rsid w:val="1854D10C"/>
    <w:rsid w:val="185F34FF"/>
    <w:rsid w:val="1860E9C4"/>
    <w:rsid w:val="1884B021"/>
    <w:rsid w:val="1886F595"/>
    <w:rsid w:val="1889977A"/>
    <w:rsid w:val="188AA546"/>
    <w:rsid w:val="188C08CB"/>
    <w:rsid w:val="189235F9"/>
    <w:rsid w:val="1894EAA2"/>
    <w:rsid w:val="1898521F"/>
    <w:rsid w:val="18A1A822"/>
    <w:rsid w:val="18A454F7"/>
    <w:rsid w:val="18ADA2A9"/>
    <w:rsid w:val="18BAA9BB"/>
    <w:rsid w:val="18C3D9BC"/>
    <w:rsid w:val="18C4B016"/>
    <w:rsid w:val="18C4F26F"/>
    <w:rsid w:val="18C6D13E"/>
    <w:rsid w:val="18CA0695"/>
    <w:rsid w:val="18CC9F7B"/>
    <w:rsid w:val="18D1531E"/>
    <w:rsid w:val="18E36DFD"/>
    <w:rsid w:val="18F0F828"/>
    <w:rsid w:val="18F3B8E7"/>
    <w:rsid w:val="18FD8A10"/>
    <w:rsid w:val="190123B2"/>
    <w:rsid w:val="1917F8BF"/>
    <w:rsid w:val="1928C3B8"/>
    <w:rsid w:val="192BC4E9"/>
    <w:rsid w:val="192D2FE3"/>
    <w:rsid w:val="19329EFC"/>
    <w:rsid w:val="193B0CF9"/>
    <w:rsid w:val="194F9FE1"/>
    <w:rsid w:val="1950D68D"/>
    <w:rsid w:val="19510FFF"/>
    <w:rsid w:val="19574AD9"/>
    <w:rsid w:val="19659DE0"/>
    <w:rsid w:val="19707077"/>
    <w:rsid w:val="19759541"/>
    <w:rsid w:val="198646E7"/>
    <w:rsid w:val="198933A1"/>
    <w:rsid w:val="1999A01B"/>
    <w:rsid w:val="199AC275"/>
    <w:rsid w:val="19A0B022"/>
    <w:rsid w:val="19A5CE72"/>
    <w:rsid w:val="19A72239"/>
    <w:rsid w:val="19ACE744"/>
    <w:rsid w:val="19B264B2"/>
    <w:rsid w:val="19BCE224"/>
    <w:rsid w:val="19BE0DA9"/>
    <w:rsid w:val="19BE32F5"/>
    <w:rsid w:val="19C97A09"/>
    <w:rsid w:val="19CF8A76"/>
    <w:rsid w:val="19DB97B8"/>
    <w:rsid w:val="19DF7AD3"/>
    <w:rsid w:val="19E920BE"/>
    <w:rsid w:val="19EA3361"/>
    <w:rsid w:val="19ED04CA"/>
    <w:rsid w:val="1A03D409"/>
    <w:rsid w:val="1A28154D"/>
    <w:rsid w:val="1A283011"/>
    <w:rsid w:val="1A322F14"/>
    <w:rsid w:val="1A32D5EB"/>
    <w:rsid w:val="1A36FC1F"/>
    <w:rsid w:val="1A3C6068"/>
    <w:rsid w:val="1A43A093"/>
    <w:rsid w:val="1A4C8EB1"/>
    <w:rsid w:val="1A4FAE05"/>
    <w:rsid w:val="1A577C7F"/>
    <w:rsid w:val="1A5966AD"/>
    <w:rsid w:val="1A5CF64F"/>
    <w:rsid w:val="1A61CEDB"/>
    <w:rsid w:val="1A6670D1"/>
    <w:rsid w:val="1A7A8EBE"/>
    <w:rsid w:val="1A81ABBE"/>
    <w:rsid w:val="1A8A406D"/>
    <w:rsid w:val="1A94531D"/>
    <w:rsid w:val="1A956FCC"/>
    <w:rsid w:val="1A96BC28"/>
    <w:rsid w:val="1A9EB26A"/>
    <w:rsid w:val="1AAB10D1"/>
    <w:rsid w:val="1AAD9FBB"/>
    <w:rsid w:val="1AB2DDD4"/>
    <w:rsid w:val="1AB3E0EA"/>
    <w:rsid w:val="1AB90907"/>
    <w:rsid w:val="1ABC7CD7"/>
    <w:rsid w:val="1AC91B62"/>
    <w:rsid w:val="1ADE0A1C"/>
    <w:rsid w:val="1AE64455"/>
    <w:rsid w:val="1AEEBE90"/>
    <w:rsid w:val="1B018F4B"/>
    <w:rsid w:val="1B05B979"/>
    <w:rsid w:val="1B137D40"/>
    <w:rsid w:val="1B1D50D0"/>
    <w:rsid w:val="1B2409C6"/>
    <w:rsid w:val="1B25C036"/>
    <w:rsid w:val="1B39057B"/>
    <w:rsid w:val="1B4723E0"/>
    <w:rsid w:val="1B4B1E4D"/>
    <w:rsid w:val="1B4ECED2"/>
    <w:rsid w:val="1B62297B"/>
    <w:rsid w:val="1B62DB66"/>
    <w:rsid w:val="1B6B52A4"/>
    <w:rsid w:val="1B729E8E"/>
    <w:rsid w:val="1B79EFB3"/>
    <w:rsid w:val="1B9A7332"/>
    <w:rsid w:val="1BA7798F"/>
    <w:rsid w:val="1BB4FCD6"/>
    <w:rsid w:val="1BB7BFFB"/>
    <w:rsid w:val="1BBD78E0"/>
    <w:rsid w:val="1BC0037A"/>
    <w:rsid w:val="1BCECAF3"/>
    <w:rsid w:val="1BD636CB"/>
    <w:rsid w:val="1BE01D63"/>
    <w:rsid w:val="1BE1E06B"/>
    <w:rsid w:val="1BF88628"/>
    <w:rsid w:val="1C09C25B"/>
    <w:rsid w:val="1C0B3041"/>
    <w:rsid w:val="1C0DD49B"/>
    <w:rsid w:val="1C1AC58C"/>
    <w:rsid w:val="1C1CD713"/>
    <w:rsid w:val="1C308575"/>
    <w:rsid w:val="1C4245D7"/>
    <w:rsid w:val="1C5A298A"/>
    <w:rsid w:val="1C6CC7EE"/>
    <w:rsid w:val="1C76E15A"/>
    <w:rsid w:val="1C810680"/>
    <w:rsid w:val="1C93546C"/>
    <w:rsid w:val="1CA18A5D"/>
    <w:rsid w:val="1CA1CA37"/>
    <w:rsid w:val="1CAD6C18"/>
    <w:rsid w:val="1CADF95B"/>
    <w:rsid w:val="1CAFEF78"/>
    <w:rsid w:val="1CB85DC2"/>
    <w:rsid w:val="1CB89B64"/>
    <w:rsid w:val="1CBBD548"/>
    <w:rsid w:val="1CC6E326"/>
    <w:rsid w:val="1CC7193A"/>
    <w:rsid w:val="1CCD222A"/>
    <w:rsid w:val="1CD457AC"/>
    <w:rsid w:val="1D00432C"/>
    <w:rsid w:val="1D059E50"/>
    <w:rsid w:val="1D076EAB"/>
    <w:rsid w:val="1D0AE7EA"/>
    <w:rsid w:val="1D15D144"/>
    <w:rsid w:val="1D16BE0B"/>
    <w:rsid w:val="1D2040DB"/>
    <w:rsid w:val="1D245778"/>
    <w:rsid w:val="1D2B68E6"/>
    <w:rsid w:val="1D353E53"/>
    <w:rsid w:val="1D36EE55"/>
    <w:rsid w:val="1D39324B"/>
    <w:rsid w:val="1D459419"/>
    <w:rsid w:val="1D67E4F8"/>
    <w:rsid w:val="1D6B72CA"/>
    <w:rsid w:val="1D6FF3EB"/>
    <w:rsid w:val="1D715624"/>
    <w:rsid w:val="1D8B1C37"/>
    <w:rsid w:val="1D9622B4"/>
    <w:rsid w:val="1D9E9849"/>
    <w:rsid w:val="1DBF871A"/>
    <w:rsid w:val="1DC33B79"/>
    <w:rsid w:val="1DC533B0"/>
    <w:rsid w:val="1DCC12F1"/>
    <w:rsid w:val="1DCF7917"/>
    <w:rsid w:val="1DD26966"/>
    <w:rsid w:val="1DE635BC"/>
    <w:rsid w:val="1DEDA1CB"/>
    <w:rsid w:val="1DEE2058"/>
    <w:rsid w:val="1DF20FB7"/>
    <w:rsid w:val="1DF8CBB9"/>
    <w:rsid w:val="1DFBAF24"/>
    <w:rsid w:val="1E0B69B4"/>
    <w:rsid w:val="1E111E28"/>
    <w:rsid w:val="1E2407CB"/>
    <w:rsid w:val="1E288B7A"/>
    <w:rsid w:val="1E29227B"/>
    <w:rsid w:val="1E2C9E8D"/>
    <w:rsid w:val="1E34713E"/>
    <w:rsid w:val="1E3BBC84"/>
    <w:rsid w:val="1E3BDA8E"/>
    <w:rsid w:val="1E40D264"/>
    <w:rsid w:val="1E43CFD0"/>
    <w:rsid w:val="1E4B1C92"/>
    <w:rsid w:val="1E4FDAC5"/>
    <w:rsid w:val="1E50F5F2"/>
    <w:rsid w:val="1E5171AE"/>
    <w:rsid w:val="1E51CEC6"/>
    <w:rsid w:val="1E5AA56C"/>
    <w:rsid w:val="1E6E4998"/>
    <w:rsid w:val="1E71D402"/>
    <w:rsid w:val="1E744221"/>
    <w:rsid w:val="1E890CE5"/>
    <w:rsid w:val="1E8BC8EA"/>
    <w:rsid w:val="1E8BCA82"/>
    <w:rsid w:val="1E90013B"/>
    <w:rsid w:val="1E9159DA"/>
    <w:rsid w:val="1E9A666D"/>
    <w:rsid w:val="1E9DB9D9"/>
    <w:rsid w:val="1EBB7784"/>
    <w:rsid w:val="1EBC23C2"/>
    <w:rsid w:val="1EC05C3A"/>
    <w:rsid w:val="1EC24C48"/>
    <w:rsid w:val="1EC59928"/>
    <w:rsid w:val="1EC9E24F"/>
    <w:rsid w:val="1ECB67BD"/>
    <w:rsid w:val="1ECC87B3"/>
    <w:rsid w:val="1ED0ECC2"/>
    <w:rsid w:val="1ED1E5EB"/>
    <w:rsid w:val="1ED5FAEC"/>
    <w:rsid w:val="1EE16830"/>
    <w:rsid w:val="1EE4DAD0"/>
    <w:rsid w:val="1EE6AB9A"/>
    <w:rsid w:val="1EFCFB10"/>
    <w:rsid w:val="1F079084"/>
    <w:rsid w:val="1F0A3B53"/>
    <w:rsid w:val="1F0F25D5"/>
    <w:rsid w:val="1F18119B"/>
    <w:rsid w:val="1F19D5D1"/>
    <w:rsid w:val="1F200F4F"/>
    <w:rsid w:val="1F20795B"/>
    <w:rsid w:val="1F3D61AE"/>
    <w:rsid w:val="1F4098B4"/>
    <w:rsid w:val="1F4EE0A2"/>
    <w:rsid w:val="1F51435E"/>
    <w:rsid w:val="1F5566BC"/>
    <w:rsid w:val="1F58A2E7"/>
    <w:rsid w:val="1F62397A"/>
    <w:rsid w:val="1F657267"/>
    <w:rsid w:val="1F71BFE9"/>
    <w:rsid w:val="1F73281F"/>
    <w:rsid w:val="1F7E0209"/>
    <w:rsid w:val="1F82591D"/>
    <w:rsid w:val="1F8385E5"/>
    <w:rsid w:val="1F867157"/>
    <w:rsid w:val="1F8DB133"/>
    <w:rsid w:val="1F8E4E39"/>
    <w:rsid w:val="1F9AA92C"/>
    <w:rsid w:val="1F9B0272"/>
    <w:rsid w:val="1FA29C53"/>
    <w:rsid w:val="1FA4D2E4"/>
    <w:rsid w:val="1FA941DB"/>
    <w:rsid w:val="1FC241B3"/>
    <w:rsid w:val="1FEA8673"/>
    <w:rsid w:val="1FED3AB1"/>
    <w:rsid w:val="1FF2C91A"/>
    <w:rsid w:val="1FFC2D6A"/>
    <w:rsid w:val="1FFDF17C"/>
    <w:rsid w:val="2003441E"/>
    <w:rsid w:val="200B228C"/>
    <w:rsid w:val="200C6F8E"/>
    <w:rsid w:val="2010C54B"/>
    <w:rsid w:val="2012CEF6"/>
    <w:rsid w:val="2015C822"/>
    <w:rsid w:val="2017619E"/>
    <w:rsid w:val="20272A4C"/>
    <w:rsid w:val="202F1C28"/>
    <w:rsid w:val="20338464"/>
    <w:rsid w:val="2033E401"/>
    <w:rsid w:val="203D405D"/>
    <w:rsid w:val="2048E85A"/>
    <w:rsid w:val="204B1FAE"/>
    <w:rsid w:val="205AD458"/>
    <w:rsid w:val="205EFB4D"/>
    <w:rsid w:val="2063A1F1"/>
    <w:rsid w:val="20764FC6"/>
    <w:rsid w:val="2085103E"/>
    <w:rsid w:val="209923AE"/>
    <w:rsid w:val="209D4E62"/>
    <w:rsid w:val="20A5E2B7"/>
    <w:rsid w:val="20A93E77"/>
    <w:rsid w:val="20A96597"/>
    <w:rsid w:val="20AFF79D"/>
    <w:rsid w:val="20B66BEA"/>
    <w:rsid w:val="20BD57FD"/>
    <w:rsid w:val="20C4F093"/>
    <w:rsid w:val="20D06B7B"/>
    <w:rsid w:val="20DD0A4F"/>
    <w:rsid w:val="20EE8C24"/>
    <w:rsid w:val="21085303"/>
    <w:rsid w:val="21163ECC"/>
    <w:rsid w:val="21188EEC"/>
    <w:rsid w:val="2124E5D1"/>
    <w:rsid w:val="2132F921"/>
    <w:rsid w:val="21366240"/>
    <w:rsid w:val="213B3302"/>
    <w:rsid w:val="214E34E6"/>
    <w:rsid w:val="2150FD66"/>
    <w:rsid w:val="215A0AB7"/>
    <w:rsid w:val="2161A0FB"/>
    <w:rsid w:val="21718D61"/>
    <w:rsid w:val="21779205"/>
    <w:rsid w:val="217D3C59"/>
    <w:rsid w:val="2185BA89"/>
    <w:rsid w:val="21868494"/>
    <w:rsid w:val="2195E18A"/>
    <w:rsid w:val="2199B11E"/>
    <w:rsid w:val="2199BE0C"/>
    <w:rsid w:val="21B0074C"/>
    <w:rsid w:val="21B2BD05"/>
    <w:rsid w:val="21B70E44"/>
    <w:rsid w:val="21B79659"/>
    <w:rsid w:val="21DB3366"/>
    <w:rsid w:val="21DC9822"/>
    <w:rsid w:val="21DDA08C"/>
    <w:rsid w:val="21E01F2D"/>
    <w:rsid w:val="21E839A4"/>
    <w:rsid w:val="21F9AEAC"/>
    <w:rsid w:val="21FF2D8A"/>
    <w:rsid w:val="2219CFB1"/>
    <w:rsid w:val="2224B623"/>
    <w:rsid w:val="222DC8EF"/>
    <w:rsid w:val="223B9D2E"/>
    <w:rsid w:val="2244FD9E"/>
    <w:rsid w:val="224BBDAF"/>
    <w:rsid w:val="2250CB68"/>
    <w:rsid w:val="22571805"/>
    <w:rsid w:val="2265A2DF"/>
    <w:rsid w:val="226F2A4F"/>
    <w:rsid w:val="227F17C9"/>
    <w:rsid w:val="228B1157"/>
    <w:rsid w:val="2292DA4E"/>
    <w:rsid w:val="229BF81D"/>
    <w:rsid w:val="229C60D0"/>
    <w:rsid w:val="22ACE4CD"/>
    <w:rsid w:val="22BE5DAC"/>
    <w:rsid w:val="22C24808"/>
    <w:rsid w:val="22C5B87A"/>
    <w:rsid w:val="22C70149"/>
    <w:rsid w:val="22D25BA5"/>
    <w:rsid w:val="22DF11F4"/>
    <w:rsid w:val="22DF5B0F"/>
    <w:rsid w:val="22E0B5BD"/>
    <w:rsid w:val="22E36BF0"/>
    <w:rsid w:val="22E3BE31"/>
    <w:rsid w:val="22E4BEF8"/>
    <w:rsid w:val="22E8B2BD"/>
    <w:rsid w:val="22EBEE46"/>
    <w:rsid w:val="22ECD274"/>
    <w:rsid w:val="22EF1D3D"/>
    <w:rsid w:val="22F6E153"/>
    <w:rsid w:val="22FF3673"/>
    <w:rsid w:val="2320A8AF"/>
    <w:rsid w:val="2320B722"/>
    <w:rsid w:val="2321B898"/>
    <w:rsid w:val="23238DB3"/>
    <w:rsid w:val="2325DDD0"/>
    <w:rsid w:val="232F09B2"/>
    <w:rsid w:val="233551A8"/>
    <w:rsid w:val="233809EF"/>
    <w:rsid w:val="23429274"/>
    <w:rsid w:val="2346A0F5"/>
    <w:rsid w:val="23597BFC"/>
    <w:rsid w:val="23619BBD"/>
    <w:rsid w:val="2367A416"/>
    <w:rsid w:val="23693137"/>
    <w:rsid w:val="236D8607"/>
    <w:rsid w:val="23772CD1"/>
    <w:rsid w:val="238280EA"/>
    <w:rsid w:val="23837A15"/>
    <w:rsid w:val="2388A972"/>
    <w:rsid w:val="2389D303"/>
    <w:rsid w:val="239124C9"/>
    <w:rsid w:val="2392940B"/>
    <w:rsid w:val="23ADB4DA"/>
    <w:rsid w:val="23BA3612"/>
    <w:rsid w:val="23BDEB26"/>
    <w:rsid w:val="23C04F35"/>
    <w:rsid w:val="23C285A3"/>
    <w:rsid w:val="23DDC96B"/>
    <w:rsid w:val="23E10FE6"/>
    <w:rsid w:val="23E1DCCA"/>
    <w:rsid w:val="23E27DFF"/>
    <w:rsid w:val="23E2FA1E"/>
    <w:rsid w:val="23EF3FB2"/>
    <w:rsid w:val="23F283E1"/>
    <w:rsid w:val="23F343D2"/>
    <w:rsid w:val="2402FA68"/>
    <w:rsid w:val="2412A556"/>
    <w:rsid w:val="2416B85F"/>
    <w:rsid w:val="241E7B26"/>
    <w:rsid w:val="24211AD8"/>
    <w:rsid w:val="242B0D7D"/>
    <w:rsid w:val="24377085"/>
    <w:rsid w:val="24396331"/>
    <w:rsid w:val="244AFBBC"/>
    <w:rsid w:val="245F268B"/>
    <w:rsid w:val="246FB52D"/>
    <w:rsid w:val="2474FF28"/>
    <w:rsid w:val="2478561F"/>
    <w:rsid w:val="247AC696"/>
    <w:rsid w:val="247F9BAB"/>
    <w:rsid w:val="2487B465"/>
    <w:rsid w:val="2497E340"/>
    <w:rsid w:val="24A922F3"/>
    <w:rsid w:val="24ACA250"/>
    <w:rsid w:val="24B82C2A"/>
    <w:rsid w:val="24B8EE90"/>
    <w:rsid w:val="24BA4A77"/>
    <w:rsid w:val="24BE260B"/>
    <w:rsid w:val="24C08DBB"/>
    <w:rsid w:val="24D703C7"/>
    <w:rsid w:val="24E470F2"/>
    <w:rsid w:val="24F75E67"/>
    <w:rsid w:val="2501D386"/>
    <w:rsid w:val="250E0CC9"/>
    <w:rsid w:val="251D3992"/>
    <w:rsid w:val="252C180B"/>
    <w:rsid w:val="25343C84"/>
    <w:rsid w:val="253A7959"/>
    <w:rsid w:val="255C0502"/>
    <w:rsid w:val="256365A7"/>
    <w:rsid w:val="256614F3"/>
    <w:rsid w:val="256AC56F"/>
    <w:rsid w:val="256F9B21"/>
    <w:rsid w:val="2571B19F"/>
    <w:rsid w:val="25732F7F"/>
    <w:rsid w:val="2578CD2E"/>
    <w:rsid w:val="257DCFA4"/>
    <w:rsid w:val="2584C505"/>
    <w:rsid w:val="258600D0"/>
    <w:rsid w:val="25884446"/>
    <w:rsid w:val="25894935"/>
    <w:rsid w:val="2596A0C4"/>
    <w:rsid w:val="25AED3B6"/>
    <w:rsid w:val="25B2297A"/>
    <w:rsid w:val="25B42302"/>
    <w:rsid w:val="25B79D1C"/>
    <w:rsid w:val="25B988BC"/>
    <w:rsid w:val="25C18870"/>
    <w:rsid w:val="25DB00C1"/>
    <w:rsid w:val="25EDBA9B"/>
    <w:rsid w:val="25F5DD24"/>
    <w:rsid w:val="2607A441"/>
    <w:rsid w:val="261245AD"/>
    <w:rsid w:val="26126FAF"/>
    <w:rsid w:val="26136A5E"/>
    <w:rsid w:val="26174AC1"/>
    <w:rsid w:val="262AEF29"/>
    <w:rsid w:val="2630E4B3"/>
    <w:rsid w:val="2632796B"/>
    <w:rsid w:val="2633AA71"/>
    <w:rsid w:val="2635A8E6"/>
    <w:rsid w:val="264D371C"/>
    <w:rsid w:val="26520C59"/>
    <w:rsid w:val="26526BF9"/>
    <w:rsid w:val="265BB1C9"/>
    <w:rsid w:val="266AA171"/>
    <w:rsid w:val="266E5E98"/>
    <w:rsid w:val="26773339"/>
    <w:rsid w:val="2678554D"/>
    <w:rsid w:val="267CA9DE"/>
    <w:rsid w:val="268330BE"/>
    <w:rsid w:val="269EA699"/>
    <w:rsid w:val="26A7712A"/>
    <w:rsid w:val="26B0252C"/>
    <w:rsid w:val="26CA9302"/>
    <w:rsid w:val="26D8ECB6"/>
    <w:rsid w:val="26D98B18"/>
    <w:rsid w:val="26F0FFFC"/>
    <w:rsid w:val="26F5215A"/>
    <w:rsid w:val="26FFD7DA"/>
    <w:rsid w:val="27032A2F"/>
    <w:rsid w:val="2705D800"/>
    <w:rsid w:val="270EBE2F"/>
    <w:rsid w:val="27194F00"/>
    <w:rsid w:val="2724CA4D"/>
    <w:rsid w:val="272C3FA6"/>
    <w:rsid w:val="27314815"/>
    <w:rsid w:val="2739714B"/>
    <w:rsid w:val="273D7B28"/>
    <w:rsid w:val="2743B567"/>
    <w:rsid w:val="27483AC1"/>
    <w:rsid w:val="27488A5B"/>
    <w:rsid w:val="274AA850"/>
    <w:rsid w:val="275389EC"/>
    <w:rsid w:val="276560B2"/>
    <w:rsid w:val="276EC8BA"/>
    <w:rsid w:val="2770D405"/>
    <w:rsid w:val="27737AE6"/>
    <w:rsid w:val="277A5056"/>
    <w:rsid w:val="277D37FE"/>
    <w:rsid w:val="278B13F9"/>
    <w:rsid w:val="27949F61"/>
    <w:rsid w:val="2794EA1F"/>
    <w:rsid w:val="27B29969"/>
    <w:rsid w:val="27D0C266"/>
    <w:rsid w:val="27D15674"/>
    <w:rsid w:val="27D7F0C4"/>
    <w:rsid w:val="27DE726D"/>
    <w:rsid w:val="27E244FB"/>
    <w:rsid w:val="27F26393"/>
    <w:rsid w:val="27FF8445"/>
    <w:rsid w:val="2809AAEB"/>
    <w:rsid w:val="280C4C1C"/>
    <w:rsid w:val="281E51B2"/>
    <w:rsid w:val="283861DA"/>
    <w:rsid w:val="283CACA1"/>
    <w:rsid w:val="284D51E1"/>
    <w:rsid w:val="284E255B"/>
    <w:rsid w:val="284E2598"/>
    <w:rsid w:val="28513A9F"/>
    <w:rsid w:val="2853BF32"/>
    <w:rsid w:val="286CCE67"/>
    <w:rsid w:val="28753C17"/>
    <w:rsid w:val="2876BCF3"/>
    <w:rsid w:val="287BB771"/>
    <w:rsid w:val="287D4AFB"/>
    <w:rsid w:val="28835294"/>
    <w:rsid w:val="28872FB6"/>
    <w:rsid w:val="288F04DE"/>
    <w:rsid w:val="28955CA0"/>
    <w:rsid w:val="28968E4F"/>
    <w:rsid w:val="2899A99B"/>
    <w:rsid w:val="289D8743"/>
    <w:rsid w:val="28C230BF"/>
    <w:rsid w:val="28CD2C00"/>
    <w:rsid w:val="28DC04E7"/>
    <w:rsid w:val="28EB44A0"/>
    <w:rsid w:val="28EFC08E"/>
    <w:rsid w:val="2903C425"/>
    <w:rsid w:val="291EE048"/>
    <w:rsid w:val="292DEDA3"/>
    <w:rsid w:val="29336FC0"/>
    <w:rsid w:val="2943642D"/>
    <w:rsid w:val="29494A64"/>
    <w:rsid w:val="2950CFCA"/>
    <w:rsid w:val="29527834"/>
    <w:rsid w:val="296ECEC4"/>
    <w:rsid w:val="2973339D"/>
    <w:rsid w:val="297E2E56"/>
    <w:rsid w:val="298279CA"/>
    <w:rsid w:val="2983B8E6"/>
    <w:rsid w:val="29881DD6"/>
    <w:rsid w:val="2990A207"/>
    <w:rsid w:val="29A21929"/>
    <w:rsid w:val="29A23A59"/>
    <w:rsid w:val="29AD4FEE"/>
    <w:rsid w:val="29B98A2F"/>
    <w:rsid w:val="29C162F0"/>
    <w:rsid w:val="29C57F16"/>
    <w:rsid w:val="29C65A6A"/>
    <w:rsid w:val="29C9734D"/>
    <w:rsid w:val="29D2504D"/>
    <w:rsid w:val="29EAFD7C"/>
    <w:rsid w:val="29F4A341"/>
    <w:rsid w:val="29FC5FE1"/>
    <w:rsid w:val="29FF580D"/>
    <w:rsid w:val="2A00C15C"/>
    <w:rsid w:val="2A01097F"/>
    <w:rsid w:val="2A04B16F"/>
    <w:rsid w:val="2A1298CE"/>
    <w:rsid w:val="2A1C3DE0"/>
    <w:rsid w:val="2A277425"/>
    <w:rsid w:val="2A2D29AF"/>
    <w:rsid w:val="2A3623D8"/>
    <w:rsid w:val="2A37359F"/>
    <w:rsid w:val="2A377940"/>
    <w:rsid w:val="2A3AEC12"/>
    <w:rsid w:val="2A3BF6B0"/>
    <w:rsid w:val="2A4143AC"/>
    <w:rsid w:val="2A477E92"/>
    <w:rsid w:val="2A578CF0"/>
    <w:rsid w:val="2A62C4F0"/>
    <w:rsid w:val="2A65FC05"/>
    <w:rsid w:val="2A73D699"/>
    <w:rsid w:val="2A74AB55"/>
    <w:rsid w:val="2A7BA29A"/>
    <w:rsid w:val="2A8B3487"/>
    <w:rsid w:val="2A955941"/>
    <w:rsid w:val="2A9586B7"/>
    <w:rsid w:val="2A9B2F35"/>
    <w:rsid w:val="2AA2A179"/>
    <w:rsid w:val="2AA64324"/>
    <w:rsid w:val="2AA92771"/>
    <w:rsid w:val="2AAB79AA"/>
    <w:rsid w:val="2AC8E6ED"/>
    <w:rsid w:val="2ACBCCDA"/>
    <w:rsid w:val="2AD94819"/>
    <w:rsid w:val="2AE31C7F"/>
    <w:rsid w:val="2AEBD6BF"/>
    <w:rsid w:val="2AEEDE6F"/>
    <w:rsid w:val="2AF0D641"/>
    <w:rsid w:val="2B03C755"/>
    <w:rsid w:val="2B040C10"/>
    <w:rsid w:val="2B0C29C7"/>
    <w:rsid w:val="2B1039D4"/>
    <w:rsid w:val="2B134AA9"/>
    <w:rsid w:val="2B149881"/>
    <w:rsid w:val="2B16CB39"/>
    <w:rsid w:val="2B18A626"/>
    <w:rsid w:val="2B18D923"/>
    <w:rsid w:val="2B253CE8"/>
    <w:rsid w:val="2B297C1B"/>
    <w:rsid w:val="2B2F0699"/>
    <w:rsid w:val="2B2F81CD"/>
    <w:rsid w:val="2B334AFE"/>
    <w:rsid w:val="2B4BF2AC"/>
    <w:rsid w:val="2B4D75FF"/>
    <w:rsid w:val="2B515B1D"/>
    <w:rsid w:val="2B5E878D"/>
    <w:rsid w:val="2B662DEC"/>
    <w:rsid w:val="2B6854AF"/>
    <w:rsid w:val="2B6B04E3"/>
    <w:rsid w:val="2B6CD1C0"/>
    <w:rsid w:val="2B745DF6"/>
    <w:rsid w:val="2B76CAB4"/>
    <w:rsid w:val="2B7A646D"/>
    <w:rsid w:val="2B80B69F"/>
    <w:rsid w:val="2B873B4E"/>
    <w:rsid w:val="2B888622"/>
    <w:rsid w:val="2B893126"/>
    <w:rsid w:val="2B9DC700"/>
    <w:rsid w:val="2BA82309"/>
    <w:rsid w:val="2BAE2FF8"/>
    <w:rsid w:val="2BB52D85"/>
    <w:rsid w:val="2BB54F73"/>
    <w:rsid w:val="2BC195AC"/>
    <w:rsid w:val="2BC21611"/>
    <w:rsid w:val="2BC584F8"/>
    <w:rsid w:val="2BDC6B04"/>
    <w:rsid w:val="2BF7AB19"/>
    <w:rsid w:val="2C155733"/>
    <w:rsid w:val="2C17BBD3"/>
    <w:rsid w:val="2C2B74F2"/>
    <w:rsid w:val="2C2C289A"/>
    <w:rsid w:val="2C2D5C5C"/>
    <w:rsid w:val="2C2F88B5"/>
    <w:rsid w:val="2C36C656"/>
    <w:rsid w:val="2C427ECA"/>
    <w:rsid w:val="2C44807F"/>
    <w:rsid w:val="2C454C3E"/>
    <w:rsid w:val="2C54A97E"/>
    <w:rsid w:val="2C5F5E31"/>
    <w:rsid w:val="2C643373"/>
    <w:rsid w:val="2C67680C"/>
    <w:rsid w:val="2C6905A5"/>
    <w:rsid w:val="2C6CA191"/>
    <w:rsid w:val="2C6F106C"/>
    <w:rsid w:val="2C72D769"/>
    <w:rsid w:val="2C7D33A9"/>
    <w:rsid w:val="2C8009D1"/>
    <w:rsid w:val="2C9B3CFF"/>
    <w:rsid w:val="2CA275E0"/>
    <w:rsid w:val="2CA3CCD6"/>
    <w:rsid w:val="2CAC1CC1"/>
    <w:rsid w:val="2CD07DF2"/>
    <w:rsid w:val="2CD56E8E"/>
    <w:rsid w:val="2CDA29AA"/>
    <w:rsid w:val="2CDD4B36"/>
    <w:rsid w:val="2CE15B6F"/>
    <w:rsid w:val="2CE3C1C1"/>
    <w:rsid w:val="2CEBE587"/>
    <w:rsid w:val="2CFA8F6B"/>
    <w:rsid w:val="2CFF698A"/>
    <w:rsid w:val="2D078FA0"/>
    <w:rsid w:val="2D0863E4"/>
    <w:rsid w:val="2D0BFA44"/>
    <w:rsid w:val="2D134B75"/>
    <w:rsid w:val="2D1D9C68"/>
    <w:rsid w:val="2D281416"/>
    <w:rsid w:val="2D2A1FC7"/>
    <w:rsid w:val="2D2A858B"/>
    <w:rsid w:val="2D2AB0CC"/>
    <w:rsid w:val="2D32D44D"/>
    <w:rsid w:val="2D4B1525"/>
    <w:rsid w:val="2D557EBE"/>
    <w:rsid w:val="2D57803D"/>
    <w:rsid w:val="2D587473"/>
    <w:rsid w:val="2D5C11D5"/>
    <w:rsid w:val="2D5D0DC3"/>
    <w:rsid w:val="2D606776"/>
    <w:rsid w:val="2D60C526"/>
    <w:rsid w:val="2D66A0B5"/>
    <w:rsid w:val="2D74883C"/>
    <w:rsid w:val="2D85B2B6"/>
    <w:rsid w:val="2D8BC073"/>
    <w:rsid w:val="2DA1C128"/>
    <w:rsid w:val="2DBCAE64"/>
    <w:rsid w:val="2DBF3F56"/>
    <w:rsid w:val="2DC4C377"/>
    <w:rsid w:val="2DCF7D41"/>
    <w:rsid w:val="2DE1A970"/>
    <w:rsid w:val="2DE90C86"/>
    <w:rsid w:val="2DF58C45"/>
    <w:rsid w:val="2E05064C"/>
    <w:rsid w:val="2E075D0B"/>
    <w:rsid w:val="2E140380"/>
    <w:rsid w:val="2E19C5CD"/>
    <w:rsid w:val="2E32C767"/>
    <w:rsid w:val="2E3AD295"/>
    <w:rsid w:val="2E417411"/>
    <w:rsid w:val="2E5AD234"/>
    <w:rsid w:val="2E64F74F"/>
    <w:rsid w:val="2E677141"/>
    <w:rsid w:val="2E67BDB8"/>
    <w:rsid w:val="2E7E2795"/>
    <w:rsid w:val="2E818976"/>
    <w:rsid w:val="2E851C09"/>
    <w:rsid w:val="2E888053"/>
    <w:rsid w:val="2E8883D8"/>
    <w:rsid w:val="2E95D49D"/>
    <w:rsid w:val="2EA1289C"/>
    <w:rsid w:val="2EB6DE0B"/>
    <w:rsid w:val="2EBBD477"/>
    <w:rsid w:val="2EC38AB1"/>
    <w:rsid w:val="2EC7FD05"/>
    <w:rsid w:val="2EC997E0"/>
    <w:rsid w:val="2ECDDE9B"/>
    <w:rsid w:val="2ED05D3D"/>
    <w:rsid w:val="2ED522B0"/>
    <w:rsid w:val="2EDC00D3"/>
    <w:rsid w:val="2EDD9E02"/>
    <w:rsid w:val="2EE93D68"/>
    <w:rsid w:val="2EEA3B00"/>
    <w:rsid w:val="2EECEED5"/>
    <w:rsid w:val="2EFB11CD"/>
    <w:rsid w:val="2F0EABBF"/>
    <w:rsid w:val="2F17166F"/>
    <w:rsid w:val="2F199064"/>
    <w:rsid w:val="2F1A8ACA"/>
    <w:rsid w:val="2F1CEC84"/>
    <w:rsid w:val="2F35D8A6"/>
    <w:rsid w:val="2F3DB00E"/>
    <w:rsid w:val="2F48BE58"/>
    <w:rsid w:val="2F4C146E"/>
    <w:rsid w:val="2F4EB7A9"/>
    <w:rsid w:val="2F5383A5"/>
    <w:rsid w:val="2F5A7F53"/>
    <w:rsid w:val="2F60BF2B"/>
    <w:rsid w:val="2F654462"/>
    <w:rsid w:val="2F686276"/>
    <w:rsid w:val="2F693451"/>
    <w:rsid w:val="2F6E9308"/>
    <w:rsid w:val="2F7197E3"/>
    <w:rsid w:val="2F768A89"/>
    <w:rsid w:val="2F812541"/>
    <w:rsid w:val="2F8980A2"/>
    <w:rsid w:val="2F8EBCE0"/>
    <w:rsid w:val="2F9EBFF5"/>
    <w:rsid w:val="2FA0DB44"/>
    <w:rsid w:val="2FB1DA24"/>
    <w:rsid w:val="2FC35BDD"/>
    <w:rsid w:val="2FC3BBB0"/>
    <w:rsid w:val="2FCB6AE0"/>
    <w:rsid w:val="2FCE5DEE"/>
    <w:rsid w:val="2FD55AB4"/>
    <w:rsid w:val="2FD58E2B"/>
    <w:rsid w:val="2FD958F2"/>
    <w:rsid w:val="2FDCDBC2"/>
    <w:rsid w:val="2FDEA0BF"/>
    <w:rsid w:val="2FE1C9EB"/>
    <w:rsid w:val="2FF8FDCD"/>
    <w:rsid w:val="300159F9"/>
    <w:rsid w:val="30174FC8"/>
    <w:rsid w:val="301B01C8"/>
    <w:rsid w:val="3025EA6A"/>
    <w:rsid w:val="302D773F"/>
    <w:rsid w:val="3036FC15"/>
    <w:rsid w:val="30388490"/>
    <w:rsid w:val="3041A095"/>
    <w:rsid w:val="30424D43"/>
    <w:rsid w:val="3042F4B0"/>
    <w:rsid w:val="304B3AC0"/>
    <w:rsid w:val="3053C322"/>
    <w:rsid w:val="30556E07"/>
    <w:rsid w:val="3057677E"/>
    <w:rsid w:val="307052A5"/>
    <w:rsid w:val="30748190"/>
    <w:rsid w:val="307A976F"/>
    <w:rsid w:val="307B581B"/>
    <w:rsid w:val="308D94D4"/>
    <w:rsid w:val="3091D24A"/>
    <w:rsid w:val="30940076"/>
    <w:rsid w:val="30940D9A"/>
    <w:rsid w:val="30946601"/>
    <w:rsid w:val="309AB574"/>
    <w:rsid w:val="309BE505"/>
    <w:rsid w:val="309E9F13"/>
    <w:rsid w:val="30A3ACC1"/>
    <w:rsid w:val="30B7846C"/>
    <w:rsid w:val="30C17243"/>
    <w:rsid w:val="30EFF25B"/>
    <w:rsid w:val="30F4708F"/>
    <w:rsid w:val="310718E5"/>
    <w:rsid w:val="3108FAD7"/>
    <w:rsid w:val="31125E93"/>
    <w:rsid w:val="3118FBA8"/>
    <w:rsid w:val="311A384A"/>
    <w:rsid w:val="3121D058"/>
    <w:rsid w:val="3125E4F3"/>
    <w:rsid w:val="312700C3"/>
    <w:rsid w:val="313042F8"/>
    <w:rsid w:val="31331464"/>
    <w:rsid w:val="3139A87E"/>
    <w:rsid w:val="314575D7"/>
    <w:rsid w:val="3147938E"/>
    <w:rsid w:val="3162468E"/>
    <w:rsid w:val="316FDB63"/>
    <w:rsid w:val="317854DE"/>
    <w:rsid w:val="318EC92B"/>
    <w:rsid w:val="31956CFB"/>
    <w:rsid w:val="3197D8FB"/>
    <w:rsid w:val="319B2B54"/>
    <w:rsid w:val="319B45BC"/>
    <w:rsid w:val="319BFEE3"/>
    <w:rsid w:val="31A5B3FB"/>
    <w:rsid w:val="31AB33E7"/>
    <w:rsid w:val="31ABD938"/>
    <w:rsid w:val="31AEEAC3"/>
    <w:rsid w:val="31B07604"/>
    <w:rsid w:val="31BC4614"/>
    <w:rsid w:val="31BE5182"/>
    <w:rsid w:val="31C36BB1"/>
    <w:rsid w:val="31CD956A"/>
    <w:rsid w:val="31D154B2"/>
    <w:rsid w:val="31D2A02A"/>
    <w:rsid w:val="31DA351B"/>
    <w:rsid w:val="31E207EA"/>
    <w:rsid w:val="31E86CED"/>
    <w:rsid w:val="31ECE0E5"/>
    <w:rsid w:val="31F07E8D"/>
    <w:rsid w:val="31F1A755"/>
    <w:rsid w:val="31F95508"/>
    <w:rsid w:val="31FB94B0"/>
    <w:rsid w:val="31FD4A02"/>
    <w:rsid w:val="31FEBAB2"/>
    <w:rsid w:val="3203A464"/>
    <w:rsid w:val="32048F38"/>
    <w:rsid w:val="3205DD1F"/>
    <w:rsid w:val="320E8DCE"/>
    <w:rsid w:val="321B5775"/>
    <w:rsid w:val="321EDC42"/>
    <w:rsid w:val="3225F309"/>
    <w:rsid w:val="3235ED9F"/>
    <w:rsid w:val="323DEA6E"/>
    <w:rsid w:val="3248EB69"/>
    <w:rsid w:val="3255DCE4"/>
    <w:rsid w:val="325AE82A"/>
    <w:rsid w:val="325FB7AE"/>
    <w:rsid w:val="325FEC62"/>
    <w:rsid w:val="326A16D4"/>
    <w:rsid w:val="326D2110"/>
    <w:rsid w:val="32766657"/>
    <w:rsid w:val="327F3366"/>
    <w:rsid w:val="3282AE6C"/>
    <w:rsid w:val="32CAA89B"/>
    <w:rsid w:val="32CB1AD2"/>
    <w:rsid w:val="32CECC8A"/>
    <w:rsid w:val="32D21F9F"/>
    <w:rsid w:val="32E5A4D1"/>
    <w:rsid w:val="32E696D7"/>
    <w:rsid w:val="32EC1944"/>
    <w:rsid w:val="32ED5FAE"/>
    <w:rsid w:val="32F7B304"/>
    <w:rsid w:val="32F85322"/>
    <w:rsid w:val="33099858"/>
    <w:rsid w:val="3314742A"/>
    <w:rsid w:val="332932CE"/>
    <w:rsid w:val="332FD38F"/>
    <w:rsid w:val="33344789"/>
    <w:rsid w:val="334801B8"/>
    <w:rsid w:val="3351AD6C"/>
    <w:rsid w:val="3369792B"/>
    <w:rsid w:val="336A9AA0"/>
    <w:rsid w:val="336EABE1"/>
    <w:rsid w:val="3370B52C"/>
    <w:rsid w:val="3377D0CC"/>
    <w:rsid w:val="3379288D"/>
    <w:rsid w:val="33841D7E"/>
    <w:rsid w:val="338462FF"/>
    <w:rsid w:val="33876679"/>
    <w:rsid w:val="338E7AAA"/>
    <w:rsid w:val="3391EC35"/>
    <w:rsid w:val="33926DBC"/>
    <w:rsid w:val="3394835E"/>
    <w:rsid w:val="339776D0"/>
    <w:rsid w:val="33A03420"/>
    <w:rsid w:val="33AA8285"/>
    <w:rsid w:val="33C1A4E0"/>
    <w:rsid w:val="33C2C8AE"/>
    <w:rsid w:val="33C41FC5"/>
    <w:rsid w:val="33D31B71"/>
    <w:rsid w:val="33DE98ED"/>
    <w:rsid w:val="33E37A0D"/>
    <w:rsid w:val="33E7EA62"/>
    <w:rsid w:val="33F658E9"/>
    <w:rsid w:val="3400AC42"/>
    <w:rsid w:val="3400C82C"/>
    <w:rsid w:val="340BE43E"/>
    <w:rsid w:val="3414C4FD"/>
    <w:rsid w:val="342D3776"/>
    <w:rsid w:val="342DA8E5"/>
    <w:rsid w:val="34306DBB"/>
    <w:rsid w:val="3430E870"/>
    <w:rsid w:val="343458A4"/>
    <w:rsid w:val="344DD11F"/>
    <w:rsid w:val="3454B4E4"/>
    <w:rsid w:val="345ACC12"/>
    <w:rsid w:val="34600EB6"/>
    <w:rsid w:val="3460C3FD"/>
    <w:rsid w:val="346DBAC4"/>
    <w:rsid w:val="347915D5"/>
    <w:rsid w:val="347E9ADC"/>
    <w:rsid w:val="3481D3FB"/>
    <w:rsid w:val="34830818"/>
    <w:rsid w:val="34855A00"/>
    <w:rsid w:val="348BD8A0"/>
    <w:rsid w:val="34919047"/>
    <w:rsid w:val="34A16FF9"/>
    <w:rsid w:val="34ABA9F8"/>
    <w:rsid w:val="34ADED9F"/>
    <w:rsid w:val="34C385A3"/>
    <w:rsid w:val="34CE4B7D"/>
    <w:rsid w:val="34D17375"/>
    <w:rsid w:val="34D56959"/>
    <w:rsid w:val="34DA3A46"/>
    <w:rsid w:val="34E0CBF2"/>
    <w:rsid w:val="34E25408"/>
    <w:rsid w:val="34E86A4A"/>
    <w:rsid w:val="34EA4DD1"/>
    <w:rsid w:val="34EE66E0"/>
    <w:rsid w:val="34F3453C"/>
    <w:rsid w:val="34F794F1"/>
    <w:rsid w:val="3504CA1A"/>
    <w:rsid w:val="350D9D1B"/>
    <w:rsid w:val="350EC926"/>
    <w:rsid w:val="35292E00"/>
    <w:rsid w:val="3535A405"/>
    <w:rsid w:val="3550270C"/>
    <w:rsid w:val="3552F232"/>
    <w:rsid w:val="355883AA"/>
    <w:rsid w:val="3563CB3B"/>
    <w:rsid w:val="356B950F"/>
    <w:rsid w:val="3570E648"/>
    <w:rsid w:val="3572CE86"/>
    <w:rsid w:val="3583BEA5"/>
    <w:rsid w:val="358806F6"/>
    <w:rsid w:val="3589CBF3"/>
    <w:rsid w:val="358C32FF"/>
    <w:rsid w:val="359FEC0C"/>
    <w:rsid w:val="35B4C070"/>
    <w:rsid w:val="35BF94A6"/>
    <w:rsid w:val="35D60974"/>
    <w:rsid w:val="35DAD1DA"/>
    <w:rsid w:val="35E00585"/>
    <w:rsid w:val="35E03116"/>
    <w:rsid w:val="35E3689C"/>
    <w:rsid w:val="35F60ECA"/>
    <w:rsid w:val="35FCB64D"/>
    <w:rsid w:val="360DD063"/>
    <w:rsid w:val="361D6CC3"/>
    <w:rsid w:val="3623F902"/>
    <w:rsid w:val="362527B2"/>
    <w:rsid w:val="36268D02"/>
    <w:rsid w:val="36429563"/>
    <w:rsid w:val="3644C8B6"/>
    <w:rsid w:val="3671A174"/>
    <w:rsid w:val="3676C2B0"/>
    <w:rsid w:val="36819177"/>
    <w:rsid w:val="36902337"/>
    <w:rsid w:val="369A9B80"/>
    <w:rsid w:val="36AA2507"/>
    <w:rsid w:val="36B231B5"/>
    <w:rsid w:val="36B86FF7"/>
    <w:rsid w:val="36C5FB7E"/>
    <w:rsid w:val="36D41F54"/>
    <w:rsid w:val="36D4A510"/>
    <w:rsid w:val="36D6E944"/>
    <w:rsid w:val="36DC56E1"/>
    <w:rsid w:val="36E5CFE2"/>
    <w:rsid w:val="36EFAE56"/>
    <w:rsid w:val="36F55E08"/>
    <w:rsid w:val="37006741"/>
    <w:rsid w:val="370286C3"/>
    <w:rsid w:val="37095AE3"/>
    <w:rsid w:val="371FC795"/>
    <w:rsid w:val="3720D66C"/>
    <w:rsid w:val="3747826B"/>
    <w:rsid w:val="3748DBC6"/>
    <w:rsid w:val="37552A83"/>
    <w:rsid w:val="375645C6"/>
    <w:rsid w:val="3757E583"/>
    <w:rsid w:val="37589438"/>
    <w:rsid w:val="375A7AEB"/>
    <w:rsid w:val="3764E211"/>
    <w:rsid w:val="376C5EF8"/>
    <w:rsid w:val="37705E9D"/>
    <w:rsid w:val="3778E59E"/>
    <w:rsid w:val="377AE70B"/>
    <w:rsid w:val="378058C7"/>
    <w:rsid w:val="378FD190"/>
    <w:rsid w:val="379ACFFD"/>
    <w:rsid w:val="37A0F74D"/>
    <w:rsid w:val="37A54FB5"/>
    <w:rsid w:val="37B79D6C"/>
    <w:rsid w:val="37B90BA9"/>
    <w:rsid w:val="37CD25D2"/>
    <w:rsid w:val="37D16C42"/>
    <w:rsid w:val="37E16414"/>
    <w:rsid w:val="38037C18"/>
    <w:rsid w:val="381C8922"/>
    <w:rsid w:val="383BDDA3"/>
    <w:rsid w:val="38426ED2"/>
    <w:rsid w:val="384687A4"/>
    <w:rsid w:val="38486510"/>
    <w:rsid w:val="385FDEDD"/>
    <w:rsid w:val="3863148B"/>
    <w:rsid w:val="3863A7D5"/>
    <w:rsid w:val="3864CC2E"/>
    <w:rsid w:val="38675920"/>
    <w:rsid w:val="386E87D7"/>
    <w:rsid w:val="387F416F"/>
    <w:rsid w:val="387F807D"/>
    <w:rsid w:val="388378A0"/>
    <w:rsid w:val="388B1282"/>
    <w:rsid w:val="388F852F"/>
    <w:rsid w:val="3891AA21"/>
    <w:rsid w:val="3896C842"/>
    <w:rsid w:val="389D60B4"/>
    <w:rsid w:val="38A4EF8C"/>
    <w:rsid w:val="38ABC30B"/>
    <w:rsid w:val="38B46B8D"/>
    <w:rsid w:val="38BB8BC8"/>
    <w:rsid w:val="38C93B6C"/>
    <w:rsid w:val="38EDF866"/>
    <w:rsid w:val="38F02FC5"/>
    <w:rsid w:val="38F574C6"/>
    <w:rsid w:val="390393A3"/>
    <w:rsid w:val="390DB6E0"/>
    <w:rsid w:val="39117E93"/>
    <w:rsid w:val="3913F7F1"/>
    <w:rsid w:val="39169DDD"/>
    <w:rsid w:val="3917626D"/>
    <w:rsid w:val="391E9414"/>
    <w:rsid w:val="392A2CD4"/>
    <w:rsid w:val="392CC062"/>
    <w:rsid w:val="392D9C0A"/>
    <w:rsid w:val="39319245"/>
    <w:rsid w:val="394EBC42"/>
    <w:rsid w:val="39592E29"/>
    <w:rsid w:val="396522D6"/>
    <w:rsid w:val="39740BFD"/>
    <w:rsid w:val="397A2441"/>
    <w:rsid w:val="3993038F"/>
    <w:rsid w:val="39AA0724"/>
    <w:rsid w:val="39B16085"/>
    <w:rsid w:val="39B9C4DD"/>
    <w:rsid w:val="39C3ACB3"/>
    <w:rsid w:val="39C4CB6E"/>
    <w:rsid w:val="39E471AD"/>
    <w:rsid w:val="39E76213"/>
    <w:rsid w:val="39FBEA5C"/>
    <w:rsid w:val="3A064625"/>
    <w:rsid w:val="3A195633"/>
    <w:rsid w:val="3A2A89F9"/>
    <w:rsid w:val="3A2E4760"/>
    <w:rsid w:val="3A380508"/>
    <w:rsid w:val="3A40D2BB"/>
    <w:rsid w:val="3A41A7C5"/>
    <w:rsid w:val="3A49992D"/>
    <w:rsid w:val="3A592921"/>
    <w:rsid w:val="3A6DFA48"/>
    <w:rsid w:val="3A8740A1"/>
    <w:rsid w:val="3A885806"/>
    <w:rsid w:val="3A903475"/>
    <w:rsid w:val="3A9345D8"/>
    <w:rsid w:val="3A9EDC0B"/>
    <w:rsid w:val="3AACCCDC"/>
    <w:rsid w:val="3ACB2D1B"/>
    <w:rsid w:val="3AD004CD"/>
    <w:rsid w:val="3AD1598B"/>
    <w:rsid w:val="3ADD54BF"/>
    <w:rsid w:val="3AF7E8EC"/>
    <w:rsid w:val="3AF8A469"/>
    <w:rsid w:val="3AF8F6EC"/>
    <w:rsid w:val="3B151AD8"/>
    <w:rsid w:val="3B19F3E6"/>
    <w:rsid w:val="3B1A21AF"/>
    <w:rsid w:val="3B1A92CA"/>
    <w:rsid w:val="3B21F65C"/>
    <w:rsid w:val="3B27E32C"/>
    <w:rsid w:val="3B29D534"/>
    <w:rsid w:val="3B3074AD"/>
    <w:rsid w:val="3B338302"/>
    <w:rsid w:val="3B3EA01D"/>
    <w:rsid w:val="3B426FE3"/>
    <w:rsid w:val="3B4555ED"/>
    <w:rsid w:val="3B4A6853"/>
    <w:rsid w:val="3B4C59D8"/>
    <w:rsid w:val="3B4C5EDC"/>
    <w:rsid w:val="3B5D1426"/>
    <w:rsid w:val="3B616FDF"/>
    <w:rsid w:val="3B643560"/>
    <w:rsid w:val="3B795F11"/>
    <w:rsid w:val="3B7C6612"/>
    <w:rsid w:val="3B88C13E"/>
    <w:rsid w:val="3B90F012"/>
    <w:rsid w:val="3B99E1BD"/>
    <w:rsid w:val="3B9A9703"/>
    <w:rsid w:val="3BB36219"/>
    <w:rsid w:val="3BBE8AD5"/>
    <w:rsid w:val="3BC7BBBF"/>
    <w:rsid w:val="3BD5662D"/>
    <w:rsid w:val="3BE6EE05"/>
    <w:rsid w:val="3BE708F9"/>
    <w:rsid w:val="3BF1A7BC"/>
    <w:rsid w:val="3BF59137"/>
    <w:rsid w:val="3C0427C6"/>
    <w:rsid w:val="3C128A7D"/>
    <w:rsid w:val="3C1EDEE2"/>
    <w:rsid w:val="3C223BD0"/>
    <w:rsid w:val="3C296B10"/>
    <w:rsid w:val="3C34408C"/>
    <w:rsid w:val="3C398DCB"/>
    <w:rsid w:val="3C44F751"/>
    <w:rsid w:val="3C460E47"/>
    <w:rsid w:val="3C56C3E9"/>
    <w:rsid w:val="3C577F7A"/>
    <w:rsid w:val="3C762CAE"/>
    <w:rsid w:val="3C763BD3"/>
    <w:rsid w:val="3C795BBE"/>
    <w:rsid w:val="3C7D31D9"/>
    <w:rsid w:val="3C9356B2"/>
    <w:rsid w:val="3C9DD32F"/>
    <w:rsid w:val="3CB06A20"/>
    <w:rsid w:val="3CB1BF63"/>
    <w:rsid w:val="3CC6B4A4"/>
    <w:rsid w:val="3CD11A1A"/>
    <w:rsid w:val="3CD1F0CC"/>
    <w:rsid w:val="3CD95EEA"/>
    <w:rsid w:val="3CDB23D8"/>
    <w:rsid w:val="3CE6C63A"/>
    <w:rsid w:val="3CEA1083"/>
    <w:rsid w:val="3CF389BB"/>
    <w:rsid w:val="3CF52552"/>
    <w:rsid w:val="3CF6CBF4"/>
    <w:rsid w:val="3CFDCF98"/>
    <w:rsid w:val="3CFE6D5A"/>
    <w:rsid w:val="3D013DCC"/>
    <w:rsid w:val="3D0B6011"/>
    <w:rsid w:val="3D165479"/>
    <w:rsid w:val="3D21D61C"/>
    <w:rsid w:val="3D27999D"/>
    <w:rsid w:val="3D304F2C"/>
    <w:rsid w:val="3D31DFAE"/>
    <w:rsid w:val="3D362331"/>
    <w:rsid w:val="3D37B647"/>
    <w:rsid w:val="3D538DFA"/>
    <w:rsid w:val="3D53EF7E"/>
    <w:rsid w:val="3D612013"/>
    <w:rsid w:val="3D63E7F7"/>
    <w:rsid w:val="3D72FFF3"/>
    <w:rsid w:val="3D7E50B4"/>
    <w:rsid w:val="3D8218D4"/>
    <w:rsid w:val="3D9628E9"/>
    <w:rsid w:val="3D9C07F3"/>
    <w:rsid w:val="3DA0ECB3"/>
    <w:rsid w:val="3DA72DF2"/>
    <w:rsid w:val="3DAC80D4"/>
    <w:rsid w:val="3DB1DA15"/>
    <w:rsid w:val="3DBEB3D4"/>
    <w:rsid w:val="3DC73980"/>
    <w:rsid w:val="3DC8B2CD"/>
    <w:rsid w:val="3DC8E93E"/>
    <w:rsid w:val="3DCA5B50"/>
    <w:rsid w:val="3DCE2565"/>
    <w:rsid w:val="3DD17E0A"/>
    <w:rsid w:val="3DD4A3B9"/>
    <w:rsid w:val="3DE154EA"/>
    <w:rsid w:val="3DEF00A6"/>
    <w:rsid w:val="3DF60A2D"/>
    <w:rsid w:val="3DFF431A"/>
    <w:rsid w:val="3E025E5C"/>
    <w:rsid w:val="3E0DAA4E"/>
    <w:rsid w:val="3E1E04E8"/>
    <w:rsid w:val="3E1F4929"/>
    <w:rsid w:val="3E206202"/>
    <w:rsid w:val="3E207474"/>
    <w:rsid w:val="3E244584"/>
    <w:rsid w:val="3E26B317"/>
    <w:rsid w:val="3E2AEEC2"/>
    <w:rsid w:val="3E2BB417"/>
    <w:rsid w:val="3E2BDB8C"/>
    <w:rsid w:val="3E40517A"/>
    <w:rsid w:val="3E44F0EE"/>
    <w:rsid w:val="3E4FA5FD"/>
    <w:rsid w:val="3E5019AF"/>
    <w:rsid w:val="3E56F59C"/>
    <w:rsid w:val="3E608104"/>
    <w:rsid w:val="3E6554FC"/>
    <w:rsid w:val="3E6A4230"/>
    <w:rsid w:val="3E7500C6"/>
    <w:rsid w:val="3E750ED7"/>
    <w:rsid w:val="3E7B48D3"/>
    <w:rsid w:val="3E805F3D"/>
    <w:rsid w:val="3E845B66"/>
    <w:rsid w:val="3E85933B"/>
    <w:rsid w:val="3E8597E7"/>
    <w:rsid w:val="3E9EFB70"/>
    <w:rsid w:val="3EACAC32"/>
    <w:rsid w:val="3EB5BBE4"/>
    <w:rsid w:val="3EB89182"/>
    <w:rsid w:val="3EBFC27A"/>
    <w:rsid w:val="3ED43E0B"/>
    <w:rsid w:val="3ED67FBC"/>
    <w:rsid w:val="3EDD9ED0"/>
    <w:rsid w:val="3EE4C463"/>
    <w:rsid w:val="3EF597E1"/>
    <w:rsid w:val="3EFAEA8F"/>
    <w:rsid w:val="3F1032E3"/>
    <w:rsid w:val="3F1378FF"/>
    <w:rsid w:val="3F13A7DD"/>
    <w:rsid w:val="3F1547B4"/>
    <w:rsid w:val="3F19ABCE"/>
    <w:rsid w:val="3F1F7C2D"/>
    <w:rsid w:val="3F509706"/>
    <w:rsid w:val="3F57352A"/>
    <w:rsid w:val="3F5FF6A9"/>
    <w:rsid w:val="3F6316F5"/>
    <w:rsid w:val="3F69BC7F"/>
    <w:rsid w:val="3F6A9CE7"/>
    <w:rsid w:val="3F7C9811"/>
    <w:rsid w:val="3F7DE680"/>
    <w:rsid w:val="3F7FF2C2"/>
    <w:rsid w:val="3F9078A7"/>
    <w:rsid w:val="3F985816"/>
    <w:rsid w:val="3FA5CF95"/>
    <w:rsid w:val="3FBC57C0"/>
    <w:rsid w:val="3FD5958C"/>
    <w:rsid w:val="3FE8E50C"/>
    <w:rsid w:val="3FE98DC0"/>
    <w:rsid w:val="3FF644B6"/>
    <w:rsid w:val="3FFFD895"/>
    <w:rsid w:val="400B353A"/>
    <w:rsid w:val="401C2AE6"/>
    <w:rsid w:val="40253A72"/>
    <w:rsid w:val="403A049F"/>
    <w:rsid w:val="403A97C7"/>
    <w:rsid w:val="403E9ABF"/>
    <w:rsid w:val="40472E93"/>
    <w:rsid w:val="40525275"/>
    <w:rsid w:val="405A3390"/>
    <w:rsid w:val="406398FA"/>
    <w:rsid w:val="406C2FB7"/>
    <w:rsid w:val="406E4CE2"/>
    <w:rsid w:val="407306DE"/>
    <w:rsid w:val="4090E376"/>
    <w:rsid w:val="40A79EA5"/>
    <w:rsid w:val="40AD02A7"/>
    <w:rsid w:val="40AD9CF3"/>
    <w:rsid w:val="40B39D70"/>
    <w:rsid w:val="40B4420A"/>
    <w:rsid w:val="40C01EE9"/>
    <w:rsid w:val="40C1369D"/>
    <w:rsid w:val="40C5BD18"/>
    <w:rsid w:val="40C6FA82"/>
    <w:rsid w:val="40CBB80A"/>
    <w:rsid w:val="40CF901E"/>
    <w:rsid w:val="40D5D264"/>
    <w:rsid w:val="40DA1207"/>
    <w:rsid w:val="40FB2444"/>
    <w:rsid w:val="40FFE9EA"/>
    <w:rsid w:val="41027736"/>
    <w:rsid w:val="4105D19C"/>
    <w:rsid w:val="410A7913"/>
    <w:rsid w:val="41128E45"/>
    <w:rsid w:val="4119A956"/>
    <w:rsid w:val="4123110B"/>
    <w:rsid w:val="412C77B7"/>
    <w:rsid w:val="4133983A"/>
    <w:rsid w:val="4135BB8D"/>
    <w:rsid w:val="41367948"/>
    <w:rsid w:val="414046DF"/>
    <w:rsid w:val="4152CFBC"/>
    <w:rsid w:val="41561E80"/>
    <w:rsid w:val="416F4BF7"/>
    <w:rsid w:val="41732616"/>
    <w:rsid w:val="41743A9C"/>
    <w:rsid w:val="4179465C"/>
    <w:rsid w:val="417D0D1D"/>
    <w:rsid w:val="417E1C09"/>
    <w:rsid w:val="417F5A13"/>
    <w:rsid w:val="41820704"/>
    <w:rsid w:val="41857213"/>
    <w:rsid w:val="4190B49B"/>
    <w:rsid w:val="4197D3C4"/>
    <w:rsid w:val="41A10E06"/>
    <w:rsid w:val="41A575AF"/>
    <w:rsid w:val="41AB26C6"/>
    <w:rsid w:val="41B8903E"/>
    <w:rsid w:val="41BBD6ED"/>
    <w:rsid w:val="41CFD8FD"/>
    <w:rsid w:val="41D47856"/>
    <w:rsid w:val="41D5713A"/>
    <w:rsid w:val="41DA28EB"/>
    <w:rsid w:val="41DFBB45"/>
    <w:rsid w:val="41E67956"/>
    <w:rsid w:val="41E7B9D0"/>
    <w:rsid w:val="41EEE77B"/>
    <w:rsid w:val="41EFC69A"/>
    <w:rsid w:val="41F25136"/>
    <w:rsid w:val="41F3D667"/>
    <w:rsid w:val="41F60151"/>
    <w:rsid w:val="41F67F95"/>
    <w:rsid w:val="41F6AF96"/>
    <w:rsid w:val="41F81453"/>
    <w:rsid w:val="42050ACD"/>
    <w:rsid w:val="420C1479"/>
    <w:rsid w:val="420E75F4"/>
    <w:rsid w:val="420EA526"/>
    <w:rsid w:val="421A1477"/>
    <w:rsid w:val="421C1244"/>
    <w:rsid w:val="422BABC6"/>
    <w:rsid w:val="4230EDE4"/>
    <w:rsid w:val="4234CA07"/>
    <w:rsid w:val="4249C57C"/>
    <w:rsid w:val="424D64EF"/>
    <w:rsid w:val="425150C3"/>
    <w:rsid w:val="425AF91C"/>
    <w:rsid w:val="426B25C5"/>
    <w:rsid w:val="4274A000"/>
    <w:rsid w:val="4276B9F8"/>
    <w:rsid w:val="4277C8B3"/>
    <w:rsid w:val="4284416E"/>
    <w:rsid w:val="429A33B5"/>
    <w:rsid w:val="429D0F0D"/>
    <w:rsid w:val="429DECB6"/>
    <w:rsid w:val="42A8DFBD"/>
    <w:rsid w:val="42B35473"/>
    <w:rsid w:val="42BA36C6"/>
    <w:rsid w:val="42C32F77"/>
    <w:rsid w:val="42CA7302"/>
    <w:rsid w:val="42D11618"/>
    <w:rsid w:val="42E7BB1E"/>
    <w:rsid w:val="42F42E05"/>
    <w:rsid w:val="42F4F26A"/>
    <w:rsid w:val="42F79902"/>
    <w:rsid w:val="430B42D3"/>
    <w:rsid w:val="431215D9"/>
    <w:rsid w:val="4327547F"/>
    <w:rsid w:val="432BA822"/>
    <w:rsid w:val="433CB242"/>
    <w:rsid w:val="4342EA92"/>
    <w:rsid w:val="43445714"/>
    <w:rsid w:val="434FBFB2"/>
    <w:rsid w:val="436EE5EC"/>
    <w:rsid w:val="43725F79"/>
    <w:rsid w:val="4382295C"/>
    <w:rsid w:val="43886051"/>
    <w:rsid w:val="43898C43"/>
    <w:rsid w:val="438BC2DD"/>
    <w:rsid w:val="4397D9E7"/>
    <w:rsid w:val="43A4F87A"/>
    <w:rsid w:val="43A8B125"/>
    <w:rsid w:val="43AFDC15"/>
    <w:rsid w:val="43B1D939"/>
    <w:rsid w:val="43BEA4BC"/>
    <w:rsid w:val="43BED7AD"/>
    <w:rsid w:val="43C1F38A"/>
    <w:rsid w:val="43C6F05F"/>
    <w:rsid w:val="43E5C0B0"/>
    <w:rsid w:val="43E90698"/>
    <w:rsid w:val="43EAD7D3"/>
    <w:rsid w:val="43EBA254"/>
    <w:rsid w:val="43ED06E2"/>
    <w:rsid w:val="43F1147D"/>
    <w:rsid w:val="43F81026"/>
    <w:rsid w:val="43FA4506"/>
    <w:rsid w:val="43FFAA5A"/>
    <w:rsid w:val="440115FE"/>
    <w:rsid w:val="44057DB5"/>
    <w:rsid w:val="440A9305"/>
    <w:rsid w:val="440FF23C"/>
    <w:rsid w:val="4414848D"/>
    <w:rsid w:val="441AFA12"/>
    <w:rsid w:val="4423EBBE"/>
    <w:rsid w:val="4426CA2B"/>
    <w:rsid w:val="44294F83"/>
    <w:rsid w:val="44307600"/>
    <w:rsid w:val="44359102"/>
    <w:rsid w:val="44383434"/>
    <w:rsid w:val="443DC6C2"/>
    <w:rsid w:val="4445BBA1"/>
    <w:rsid w:val="4446B956"/>
    <w:rsid w:val="444EF8DE"/>
    <w:rsid w:val="445AC2B8"/>
    <w:rsid w:val="445E0957"/>
    <w:rsid w:val="446542DE"/>
    <w:rsid w:val="447D29A7"/>
    <w:rsid w:val="44894CC9"/>
    <w:rsid w:val="4490A4A5"/>
    <w:rsid w:val="44946EF5"/>
    <w:rsid w:val="44A1E5CB"/>
    <w:rsid w:val="44A2685E"/>
    <w:rsid w:val="44ABCC87"/>
    <w:rsid w:val="44ADD1D1"/>
    <w:rsid w:val="44B0CB4B"/>
    <w:rsid w:val="44B58DE6"/>
    <w:rsid w:val="44C00066"/>
    <w:rsid w:val="44C289B4"/>
    <w:rsid w:val="44C34C4D"/>
    <w:rsid w:val="44CED65B"/>
    <w:rsid w:val="44D29EC3"/>
    <w:rsid w:val="44E0FFD7"/>
    <w:rsid w:val="44E1398B"/>
    <w:rsid w:val="44EC08E1"/>
    <w:rsid w:val="44ED5751"/>
    <w:rsid w:val="44F98BF4"/>
    <w:rsid w:val="44FDDF3B"/>
    <w:rsid w:val="45085F7E"/>
    <w:rsid w:val="450EB731"/>
    <w:rsid w:val="4510B9A8"/>
    <w:rsid w:val="451D20C5"/>
    <w:rsid w:val="4533A81E"/>
    <w:rsid w:val="4538856C"/>
    <w:rsid w:val="45521D9F"/>
    <w:rsid w:val="45537513"/>
    <w:rsid w:val="455DD167"/>
    <w:rsid w:val="4575A69B"/>
    <w:rsid w:val="4578C119"/>
    <w:rsid w:val="458F5751"/>
    <w:rsid w:val="45940E6A"/>
    <w:rsid w:val="459F65B1"/>
    <w:rsid w:val="45AB6E72"/>
    <w:rsid w:val="45B64CA8"/>
    <w:rsid w:val="45B8B501"/>
    <w:rsid w:val="45BC3A08"/>
    <w:rsid w:val="45C62D98"/>
    <w:rsid w:val="45C79697"/>
    <w:rsid w:val="45DA7038"/>
    <w:rsid w:val="45DA9115"/>
    <w:rsid w:val="45DAA2BE"/>
    <w:rsid w:val="45DB1F1D"/>
    <w:rsid w:val="45DCD4EC"/>
    <w:rsid w:val="46096DD4"/>
    <w:rsid w:val="460D4DD8"/>
    <w:rsid w:val="46132C80"/>
    <w:rsid w:val="461744BF"/>
    <w:rsid w:val="461C8CC0"/>
    <w:rsid w:val="462136FE"/>
    <w:rsid w:val="46238553"/>
    <w:rsid w:val="462F52A0"/>
    <w:rsid w:val="4640476E"/>
    <w:rsid w:val="4640EA54"/>
    <w:rsid w:val="4659F394"/>
    <w:rsid w:val="4667FD70"/>
    <w:rsid w:val="4673DEAC"/>
    <w:rsid w:val="4689B3F2"/>
    <w:rsid w:val="469A0127"/>
    <w:rsid w:val="469FCD7B"/>
    <w:rsid w:val="46A1562D"/>
    <w:rsid w:val="46A3F981"/>
    <w:rsid w:val="46A44024"/>
    <w:rsid w:val="46A4C046"/>
    <w:rsid w:val="46A6FD5E"/>
    <w:rsid w:val="46A77FDE"/>
    <w:rsid w:val="46ABB9EE"/>
    <w:rsid w:val="46AEE03A"/>
    <w:rsid w:val="46AF1FEC"/>
    <w:rsid w:val="46BBFDD2"/>
    <w:rsid w:val="46C5EAB2"/>
    <w:rsid w:val="46D06B4A"/>
    <w:rsid w:val="46EB835C"/>
    <w:rsid w:val="46FC7CF2"/>
    <w:rsid w:val="46FD877E"/>
    <w:rsid w:val="47046C64"/>
    <w:rsid w:val="47070199"/>
    <w:rsid w:val="47078C5D"/>
    <w:rsid w:val="470BA312"/>
    <w:rsid w:val="470C6321"/>
    <w:rsid w:val="470E4450"/>
    <w:rsid w:val="470F453C"/>
    <w:rsid w:val="471591B6"/>
    <w:rsid w:val="47184FA7"/>
    <w:rsid w:val="4718F8AC"/>
    <w:rsid w:val="471BCAFD"/>
    <w:rsid w:val="471F15CF"/>
    <w:rsid w:val="472352A3"/>
    <w:rsid w:val="47293AAC"/>
    <w:rsid w:val="472A2558"/>
    <w:rsid w:val="474B96F3"/>
    <w:rsid w:val="474CDB83"/>
    <w:rsid w:val="47550125"/>
    <w:rsid w:val="47572719"/>
    <w:rsid w:val="47631800"/>
    <w:rsid w:val="477B843A"/>
    <w:rsid w:val="477C5BEC"/>
    <w:rsid w:val="4782029B"/>
    <w:rsid w:val="4792D40D"/>
    <w:rsid w:val="479FE239"/>
    <w:rsid w:val="47A62A39"/>
    <w:rsid w:val="47A9F4A5"/>
    <w:rsid w:val="47C0A213"/>
    <w:rsid w:val="47CA92D1"/>
    <w:rsid w:val="47CD5FF1"/>
    <w:rsid w:val="47D71317"/>
    <w:rsid w:val="47DB77BF"/>
    <w:rsid w:val="47DEAAC8"/>
    <w:rsid w:val="47F09EB6"/>
    <w:rsid w:val="47F344C8"/>
    <w:rsid w:val="47F78D25"/>
    <w:rsid w:val="47F79110"/>
    <w:rsid w:val="480291B8"/>
    <w:rsid w:val="4804EE91"/>
    <w:rsid w:val="48115BB1"/>
    <w:rsid w:val="481265EE"/>
    <w:rsid w:val="48136600"/>
    <w:rsid w:val="4816CD94"/>
    <w:rsid w:val="481DCBE2"/>
    <w:rsid w:val="48253E1E"/>
    <w:rsid w:val="482FCC09"/>
    <w:rsid w:val="48369D6F"/>
    <w:rsid w:val="483B5B60"/>
    <w:rsid w:val="4843AAFE"/>
    <w:rsid w:val="485D3A0A"/>
    <w:rsid w:val="485DC870"/>
    <w:rsid w:val="4860E4D5"/>
    <w:rsid w:val="48779649"/>
    <w:rsid w:val="48783F01"/>
    <w:rsid w:val="487EE0B9"/>
    <w:rsid w:val="4890A68D"/>
    <w:rsid w:val="4891B92D"/>
    <w:rsid w:val="4897AEFB"/>
    <w:rsid w:val="48989175"/>
    <w:rsid w:val="48A057A5"/>
    <w:rsid w:val="48AC1806"/>
    <w:rsid w:val="48BA0244"/>
    <w:rsid w:val="48C040BA"/>
    <w:rsid w:val="48C20DD3"/>
    <w:rsid w:val="48CB52AF"/>
    <w:rsid w:val="48D436D2"/>
    <w:rsid w:val="48D61D33"/>
    <w:rsid w:val="48EDB156"/>
    <w:rsid w:val="48FDD524"/>
    <w:rsid w:val="490BBFFA"/>
    <w:rsid w:val="490D315F"/>
    <w:rsid w:val="49158926"/>
    <w:rsid w:val="4919A290"/>
    <w:rsid w:val="492677C0"/>
    <w:rsid w:val="4926A83F"/>
    <w:rsid w:val="4932C723"/>
    <w:rsid w:val="494FCBD2"/>
    <w:rsid w:val="495123DE"/>
    <w:rsid w:val="495232CC"/>
    <w:rsid w:val="495E5404"/>
    <w:rsid w:val="4960CD24"/>
    <w:rsid w:val="496AF362"/>
    <w:rsid w:val="496EB762"/>
    <w:rsid w:val="49845DA1"/>
    <w:rsid w:val="499192C0"/>
    <w:rsid w:val="49989CC9"/>
    <w:rsid w:val="49998406"/>
    <w:rsid w:val="499A12F0"/>
    <w:rsid w:val="499AD60B"/>
    <w:rsid w:val="499EBD3E"/>
    <w:rsid w:val="49A5EE0D"/>
    <w:rsid w:val="49A6F7DF"/>
    <w:rsid w:val="49A88230"/>
    <w:rsid w:val="49AB0145"/>
    <w:rsid w:val="49B1A531"/>
    <w:rsid w:val="49BBD7FA"/>
    <w:rsid w:val="49BEE095"/>
    <w:rsid w:val="49C2E513"/>
    <w:rsid w:val="49C3E4BD"/>
    <w:rsid w:val="49C4C6AD"/>
    <w:rsid w:val="49CD24DF"/>
    <w:rsid w:val="49DA969F"/>
    <w:rsid w:val="49EA4362"/>
    <w:rsid w:val="49EA8A3B"/>
    <w:rsid w:val="49F18FB7"/>
    <w:rsid w:val="49F4AAC5"/>
    <w:rsid w:val="49F84F54"/>
    <w:rsid w:val="49F938DB"/>
    <w:rsid w:val="4A00A488"/>
    <w:rsid w:val="4A0128C0"/>
    <w:rsid w:val="4A0D4A0D"/>
    <w:rsid w:val="4A15A42C"/>
    <w:rsid w:val="4A3628A0"/>
    <w:rsid w:val="4A3A7C8B"/>
    <w:rsid w:val="4A5D6994"/>
    <w:rsid w:val="4A6CE2C3"/>
    <w:rsid w:val="4A6DB10F"/>
    <w:rsid w:val="4A726016"/>
    <w:rsid w:val="4A8212BF"/>
    <w:rsid w:val="4A834F44"/>
    <w:rsid w:val="4A8E7049"/>
    <w:rsid w:val="4AA26C35"/>
    <w:rsid w:val="4AA4DD7D"/>
    <w:rsid w:val="4AA89E15"/>
    <w:rsid w:val="4AB96BF6"/>
    <w:rsid w:val="4AC6734B"/>
    <w:rsid w:val="4AC72A87"/>
    <w:rsid w:val="4AC7B783"/>
    <w:rsid w:val="4AD84730"/>
    <w:rsid w:val="4AD8DA27"/>
    <w:rsid w:val="4AE0F585"/>
    <w:rsid w:val="4AE3C1D8"/>
    <w:rsid w:val="4AE6085F"/>
    <w:rsid w:val="4AED64A3"/>
    <w:rsid w:val="4AEE0735"/>
    <w:rsid w:val="4AF10EBF"/>
    <w:rsid w:val="4AF7A026"/>
    <w:rsid w:val="4AFF2CE8"/>
    <w:rsid w:val="4B022C37"/>
    <w:rsid w:val="4B07BFE6"/>
    <w:rsid w:val="4B158ED3"/>
    <w:rsid w:val="4B179EAA"/>
    <w:rsid w:val="4B19428C"/>
    <w:rsid w:val="4B1A1618"/>
    <w:rsid w:val="4B24A8D5"/>
    <w:rsid w:val="4B25BE24"/>
    <w:rsid w:val="4B2AD876"/>
    <w:rsid w:val="4B316D7A"/>
    <w:rsid w:val="4B376E26"/>
    <w:rsid w:val="4B3B2FA5"/>
    <w:rsid w:val="4B44F5C1"/>
    <w:rsid w:val="4B662330"/>
    <w:rsid w:val="4B6AE294"/>
    <w:rsid w:val="4B6E3AD5"/>
    <w:rsid w:val="4B779BF9"/>
    <w:rsid w:val="4B7BEC35"/>
    <w:rsid w:val="4B80FFBB"/>
    <w:rsid w:val="4B8435F4"/>
    <w:rsid w:val="4B985F73"/>
    <w:rsid w:val="4B990922"/>
    <w:rsid w:val="4BAD1021"/>
    <w:rsid w:val="4BC1C67C"/>
    <w:rsid w:val="4BCA484E"/>
    <w:rsid w:val="4BCC1705"/>
    <w:rsid w:val="4BD0E14E"/>
    <w:rsid w:val="4BD5F794"/>
    <w:rsid w:val="4BD648E8"/>
    <w:rsid w:val="4BDAF691"/>
    <w:rsid w:val="4BF727A4"/>
    <w:rsid w:val="4BFAA011"/>
    <w:rsid w:val="4BFAAF1B"/>
    <w:rsid w:val="4C0085D9"/>
    <w:rsid w:val="4C143C6A"/>
    <w:rsid w:val="4C158A2E"/>
    <w:rsid w:val="4C15F1D8"/>
    <w:rsid w:val="4C172961"/>
    <w:rsid w:val="4C1BDC37"/>
    <w:rsid w:val="4C1FE03E"/>
    <w:rsid w:val="4C207649"/>
    <w:rsid w:val="4C31FE3D"/>
    <w:rsid w:val="4C323889"/>
    <w:rsid w:val="4C430A8A"/>
    <w:rsid w:val="4C432024"/>
    <w:rsid w:val="4C48842E"/>
    <w:rsid w:val="4C48E5CF"/>
    <w:rsid w:val="4C4BA38B"/>
    <w:rsid w:val="4C6071EA"/>
    <w:rsid w:val="4C6593F3"/>
    <w:rsid w:val="4C685D73"/>
    <w:rsid w:val="4C6ACB76"/>
    <w:rsid w:val="4C6C4464"/>
    <w:rsid w:val="4C6DAAA8"/>
    <w:rsid w:val="4C844487"/>
    <w:rsid w:val="4C871132"/>
    <w:rsid w:val="4C888446"/>
    <w:rsid w:val="4C8EFF9F"/>
    <w:rsid w:val="4CADD0A6"/>
    <w:rsid w:val="4CCAFECB"/>
    <w:rsid w:val="4CD0F701"/>
    <w:rsid w:val="4CD1074A"/>
    <w:rsid w:val="4CDB5436"/>
    <w:rsid w:val="4CDFA48B"/>
    <w:rsid w:val="4CE1A0B4"/>
    <w:rsid w:val="4CE8BE2C"/>
    <w:rsid w:val="4CEAB509"/>
    <w:rsid w:val="4CEE56AF"/>
    <w:rsid w:val="4CFD7294"/>
    <w:rsid w:val="4D020143"/>
    <w:rsid w:val="4D0A7F0C"/>
    <w:rsid w:val="4D142BA5"/>
    <w:rsid w:val="4D190D79"/>
    <w:rsid w:val="4D1B2616"/>
    <w:rsid w:val="4D222583"/>
    <w:rsid w:val="4D2311D1"/>
    <w:rsid w:val="4D2B8790"/>
    <w:rsid w:val="4D3C31C7"/>
    <w:rsid w:val="4D4538D0"/>
    <w:rsid w:val="4D4EAAE8"/>
    <w:rsid w:val="4D572B52"/>
    <w:rsid w:val="4D6132B5"/>
    <w:rsid w:val="4D701EF1"/>
    <w:rsid w:val="4D71E151"/>
    <w:rsid w:val="4D78878F"/>
    <w:rsid w:val="4D795B56"/>
    <w:rsid w:val="4D7CD7B4"/>
    <w:rsid w:val="4D7EC65D"/>
    <w:rsid w:val="4D839553"/>
    <w:rsid w:val="4D83A3DE"/>
    <w:rsid w:val="4D8651E2"/>
    <w:rsid w:val="4D887A3C"/>
    <w:rsid w:val="4DA4E3E9"/>
    <w:rsid w:val="4DA9E7DB"/>
    <w:rsid w:val="4DAFD020"/>
    <w:rsid w:val="4DB1F1A3"/>
    <w:rsid w:val="4DBE090F"/>
    <w:rsid w:val="4DC03DD9"/>
    <w:rsid w:val="4DC2341B"/>
    <w:rsid w:val="4DCFCCFB"/>
    <w:rsid w:val="4DD66425"/>
    <w:rsid w:val="4DD97914"/>
    <w:rsid w:val="4DDADB7E"/>
    <w:rsid w:val="4DE070BA"/>
    <w:rsid w:val="4DE61E78"/>
    <w:rsid w:val="4DEF2867"/>
    <w:rsid w:val="4DF06D85"/>
    <w:rsid w:val="4DF49D0F"/>
    <w:rsid w:val="4DFEB4F4"/>
    <w:rsid w:val="4E0DEC07"/>
    <w:rsid w:val="4E22F837"/>
    <w:rsid w:val="4E352156"/>
    <w:rsid w:val="4E35D807"/>
    <w:rsid w:val="4E3DB485"/>
    <w:rsid w:val="4E4CB7DB"/>
    <w:rsid w:val="4E5F93E8"/>
    <w:rsid w:val="4E7346C3"/>
    <w:rsid w:val="4E74437D"/>
    <w:rsid w:val="4E7AA72C"/>
    <w:rsid w:val="4E7C78AB"/>
    <w:rsid w:val="4E7FF010"/>
    <w:rsid w:val="4E801CF0"/>
    <w:rsid w:val="4E832A8C"/>
    <w:rsid w:val="4E8E4263"/>
    <w:rsid w:val="4E913E63"/>
    <w:rsid w:val="4E9246FA"/>
    <w:rsid w:val="4E9A5478"/>
    <w:rsid w:val="4E9BC5C3"/>
    <w:rsid w:val="4E9C9595"/>
    <w:rsid w:val="4EA03FD5"/>
    <w:rsid w:val="4EA1B638"/>
    <w:rsid w:val="4EA1CE8C"/>
    <w:rsid w:val="4ECAC5DB"/>
    <w:rsid w:val="4ECE98D2"/>
    <w:rsid w:val="4ED2BB19"/>
    <w:rsid w:val="4EDC26C7"/>
    <w:rsid w:val="4EDD1710"/>
    <w:rsid w:val="4EE73845"/>
    <w:rsid w:val="4EFBED68"/>
    <w:rsid w:val="4EFF1CF4"/>
    <w:rsid w:val="4F043A28"/>
    <w:rsid w:val="4F0469B1"/>
    <w:rsid w:val="4F0AACA9"/>
    <w:rsid w:val="4F121322"/>
    <w:rsid w:val="4F15A3D7"/>
    <w:rsid w:val="4F188527"/>
    <w:rsid w:val="4F1A93D3"/>
    <w:rsid w:val="4F1F4E29"/>
    <w:rsid w:val="4F21678C"/>
    <w:rsid w:val="4F2A8E9B"/>
    <w:rsid w:val="4F3191D6"/>
    <w:rsid w:val="4F340E2E"/>
    <w:rsid w:val="4F40CF60"/>
    <w:rsid w:val="4F429FC0"/>
    <w:rsid w:val="4F463B98"/>
    <w:rsid w:val="4F4B7D6D"/>
    <w:rsid w:val="4F4D5153"/>
    <w:rsid w:val="4F5C5E64"/>
    <w:rsid w:val="4F62DD16"/>
    <w:rsid w:val="4F67AD00"/>
    <w:rsid w:val="4F7191B2"/>
    <w:rsid w:val="4F7A7249"/>
    <w:rsid w:val="4F7B4B70"/>
    <w:rsid w:val="4F7B8DF9"/>
    <w:rsid w:val="4F7F154C"/>
    <w:rsid w:val="4F806D10"/>
    <w:rsid w:val="4F8D09F6"/>
    <w:rsid w:val="4F8DB3AE"/>
    <w:rsid w:val="4F8E2738"/>
    <w:rsid w:val="4F92AA76"/>
    <w:rsid w:val="4F9B136F"/>
    <w:rsid w:val="4FA8B42B"/>
    <w:rsid w:val="4FABCC4E"/>
    <w:rsid w:val="4FCBBC04"/>
    <w:rsid w:val="4FCC9793"/>
    <w:rsid w:val="4FDDAD15"/>
    <w:rsid w:val="4FEC9347"/>
    <w:rsid w:val="5014AC93"/>
    <w:rsid w:val="503B334F"/>
    <w:rsid w:val="50400824"/>
    <w:rsid w:val="5041ED76"/>
    <w:rsid w:val="505C98CB"/>
    <w:rsid w:val="505FD7FF"/>
    <w:rsid w:val="50635675"/>
    <w:rsid w:val="506DC90A"/>
    <w:rsid w:val="50711149"/>
    <w:rsid w:val="5071CA5D"/>
    <w:rsid w:val="5078B0E1"/>
    <w:rsid w:val="5080ED39"/>
    <w:rsid w:val="508BAA41"/>
    <w:rsid w:val="5091EB88"/>
    <w:rsid w:val="5095F857"/>
    <w:rsid w:val="50AC47AA"/>
    <w:rsid w:val="50B1A2B9"/>
    <w:rsid w:val="50B24653"/>
    <w:rsid w:val="50B46DC5"/>
    <w:rsid w:val="50D497B3"/>
    <w:rsid w:val="50DAD8D2"/>
    <w:rsid w:val="50DB4B19"/>
    <w:rsid w:val="50E441E6"/>
    <w:rsid w:val="51014F08"/>
    <w:rsid w:val="51090EE4"/>
    <w:rsid w:val="510CF395"/>
    <w:rsid w:val="5116E3A5"/>
    <w:rsid w:val="511BC655"/>
    <w:rsid w:val="5131540F"/>
    <w:rsid w:val="51364688"/>
    <w:rsid w:val="5145245B"/>
    <w:rsid w:val="5149A12F"/>
    <w:rsid w:val="514B2E56"/>
    <w:rsid w:val="515B2A47"/>
    <w:rsid w:val="516A2D1F"/>
    <w:rsid w:val="5171A879"/>
    <w:rsid w:val="517FB234"/>
    <w:rsid w:val="518488A5"/>
    <w:rsid w:val="518DA4FC"/>
    <w:rsid w:val="518FADDE"/>
    <w:rsid w:val="519FD3FD"/>
    <w:rsid w:val="51AC9705"/>
    <w:rsid w:val="51B0269B"/>
    <w:rsid w:val="51B9FDA3"/>
    <w:rsid w:val="51C1AA66"/>
    <w:rsid w:val="51C2BEE9"/>
    <w:rsid w:val="51D9AAB1"/>
    <w:rsid w:val="51DDE69D"/>
    <w:rsid w:val="51E61599"/>
    <w:rsid w:val="51E8665F"/>
    <w:rsid w:val="51ED35E1"/>
    <w:rsid w:val="5208AAEB"/>
    <w:rsid w:val="521AD6DB"/>
    <w:rsid w:val="522094F0"/>
    <w:rsid w:val="522774CA"/>
    <w:rsid w:val="522AF164"/>
    <w:rsid w:val="522BC74F"/>
    <w:rsid w:val="5241CB2D"/>
    <w:rsid w:val="52448BDB"/>
    <w:rsid w:val="52495A55"/>
    <w:rsid w:val="524E8B74"/>
    <w:rsid w:val="5251C37A"/>
    <w:rsid w:val="5259F498"/>
    <w:rsid w:val="52649B9B"/>
    <w:rsid w:val="527ADDF3"/>
    <w:rsid w:val="528D8BF3"/>
    <w:rsid w:val="529FD85D"/>
    <w:rsid w:val="52A95CC1"/>
    <w:rsid w:val="52B0FBAF"/>
    <w:rsid w:val="52BA49E4"/>
    <w:rsid w:val="52CBB221"/>
    <w:rsid w:val="52E0ACFA"/>
    <w:rsid w:val="52E5AE0E"/>
    <w:rsid w:val="52E8F4F6"/>
    <w:rsid w:val="52EED869"/>
    <w:rsid w:val="52F2B0E5"/>
    <w:rsid w:val="5302D11C"/>
    <w:rsid w:val="530895DD"/>
    <w:rsid w:val="5309D27C"/>
    <w:rsid w:val="53184095"/>
    <w:rsid w:val="5332A4D9"/>
    <w:rsid w:val="533531B6"/>
    <w:rsid w:val="53488956"/>
    <w:rsid w:val="53546556"/>
    <w:rsid w:val="53593118"/>
    <w:rsid w:val="535E451B"/>
    <w:rsid w:val="53680DB4"/>
    <w:rsid w:val="53770C9F"/>
    <w:rsid w:val="537B367F"/>
    <w:rsid w:val="537CB7C4"/>
    <w:rsid w:val="5380082C"/>
    <w:rsid w:val="53814C20"/>
    <w:rsid w:val="53848695"/>
    <w:rsid w:val="5389AA53"/>
    <w:rsid w:val="538B9556"/>
    <w:rsid w:val="539E204A"/>
    <w:rsid w:val="53A8D7F7"/>
    <w:rsid w:val="53A9CF1B"/>
    <w:rsid w:val="53D6276F"/>
    <w:rsid w:val="53D9A361"/>
    <w:rsid w:val="53D9FA4D"/>
    <w:rsid w:val="53E811A6"/>
    <w:rsid w:val="53E89F0F"/>
    <w:rsid w:val="53EC0D41"/>
    <w:rsid w:val="53EF6173"/>
    <w:rsid w:val="53F17CBB"/>
    <w:rsid w:val="53F91844"/>
    <w:rsid w:val="53F9DC80"/>
    <w:rsid w:val="5400DF08"/>
    <w:rsid w:val="54093631"/>
    <w:rsid w:val="54108F1F"/>
    <w:rsid w:val="54126F87"/>
    <w:rsid w:val="5414AD2B"/>
    <w:rsid w:val="541CE157"/>
    <w:rsid w:val="542BC1F3"/>
    <w:rsid w:val="5437A5CA"/>
    <w:rsid w:val="54508773"/>
    <w:rsid w:val="545A17EC"/>
    <w:rsid w:val="5461D79B"/>
    <w:rsid w:val="5461D8AC"/>
    <w:rsid w:val="5477C581"/>
    <w:rsid w:val="5478D694"/>
    <w:rsid w:val="5484D70B"/>
    <w:rsid w:val="5487ED7D"/>
    <w:rsid w:val="548CA120"/>
    <w:rsid w:val="548DBC73"/>
    <w:rsid w:val="549120FD"/>
    <w:rsid w:val="5494B6E4"/>
    <w:rsid w:val="54A6424B"/>
    <w:rsid w:val="54AA3ACA"/>
    <w:rsid w:val="54AA44DB"/>
    <w:rsid w:val="54C5DD38"/>
    <w:rsid w:val="54CB5EE8"/>
    <w:rsid w:val="54D1E23E"/>
    <w:rsid w:val="54DE27AA"/>
    <w:rsid w:val="54E1A784"/>
    <w:rsid w:val="54E30657"/>
    <w:rsid w:val="54E3CD7B"/>
    <w:rsid w:val="54ED38A5"/>
    <w:rsid w:val="550331BA"/>
    <w:rsid w:val="550F0F1D"/>
    <w:rsid w:val="5511CA15"/>
    <w:rsid w:val="55131203"/>
    <w:rsid w:val="551A149A"/>
    <w:rsid w:val="5528354D"/>
    <w:rsid w:val="55316D02"/>
    <w:rsid w:val="55336130"/>
    <w:rsid w:val="5538DF6F"/>
    <w:rsid w:val="553D38FF"/>
    <w:rsid w:val="55415427"/>
    <w:rsid w:val="55440FD8"/>
    <w:rsid w:val="554786E0"/>
    <w:rsid w:val="555E7A3E"/>
    <w:rsid w:val="556F2F95"/>
    <w:rsid w:val="557A33B7"/>
    <w:rsid w:val="557D4763"/>
    <w:rsid w:val="55811E34"/>
    <w:rsid w:val="558B79A2"/>
    <w:rsid w:val="55944C03"/>
    <w:rsid w:val="5598AF4F"/>
    <w:rsid w:val="559D240E"/>
    <w:rsid w:val="55A2CA52"/>
    <w:rsid w:val="55A37418"/>
    <w:rsid w:val="55AB6CA8"/>
    <w:rsid w:val="55AB7B7F"/>
    <w:rsid w:val="55ADF18A"/>
    <w:rsid w:val="55B1866C"/>
    <w:rsid w:val="55C523CC"/>
    <w:rsid w:val="55C98F71"/>
    <w:rsid w:val="55CC31BE"/>
    <w:rsid w:val="560DF374"/>
    <w:rsid w:val="5612A27D"/>
    <w:rsid w:val="561BB6CE"/>
    <w:rsid w:val="562D3814"/>
    <w:rsid w:val="563D9B56"/>
    <w:rsid w:val="5643E725"/>
    <w:rsid w:val="564B4658"/>
    <w:rsid w:val="56527AFA"/>
    <w:rsid w:val="5657C672"/>
    <w:rsid w:val="56593983"/>
    <w:rsid w:val="5664FFF5"/>
    <w:rsid w:val="5674E28F"/>
    <w:rsid w:val="5674FDA0"/>
    <w:rsid w:val="5678F235"/>
    <w:rsid w:val="567FFFED"/>
    <w:rsid w:val="568955BD"/>
    <w:rsid w:val="568CBDF7"/>
    <w:rsid w:val="568E2A55"/>
    <w:rsid w:val="56B9F82C"/>
    <w:rsid w:val="56C198DF"/>
    <w:rsid w:val="56C3C13B"/>
    <w:rsid w:val="56D9C386"/>
    <w:rsid w:val="56DFA5AA"/>
    <w:rsid w:val="56DFC50A"/>
    <w:rsid w:val="570BAA5F"/>
    <w:rsid w:val="5712241B"/>
    <w:rsid w:val="571B7C0D"/>
    <w:rsid w:val="571DC345"/>
    <w:rsid w:val="57225475"/>
    <w:rsid w:val="57291FAA"/>
    <w:rsid w:val="572BD91F"/>
    <w:rsid w:val="5731DE6E"/>
    <w:rsid w:val="57368C4A"/>
    <w:rsid w:val="57388F80"/>
    <w:rsid w:val="57478B2C"/>
    <w:rsid w:val="5756D936"/>
    <w:rsid w:val="575C636D"/>
    <w:rsid w:val="575CC574"/>
    <w:rsid w:val="5768F649"/>
    <w:rsid w:val="5769F897"/>
    <w:rsid w:val="576B3B2D"/>
    <w:rsid w:val="5776DE27"/>
    <w:rsid w:val="57836AD3"/>
    <w:rsid w:val="578FCF14"/>
    <w:rsid w:val="57974A1D"/>
    <w:rsid w:val="579B2D45"/>
    <w:rsid w:val="57A43AAB"/>
    <w:rsid w:val="57ABBCD0"/>
    <w:rsid w:val="57B5506C"/>
    <w:rsid w:val="57B63531"/>
    <w:rsid w:val="57BA2C7C"/>
    <w:rsid w:val="57BEBA0D"/>
    <w:rsid w:val="57C221F8"/>
    <w:rsid w:val="57C446D5"/>
    <w:rsid w:val="57CEC752"/>
    <w:rsid w:val="57D6D1EF"/>
    <w:rsid w:val="57E88E1C"/>
    <w:rsid w:val="57F7141B"/>
    <w:rsid w:val="57F96A73"/>
    <w:rsid w:val="57FD462B"/>
    <w:rsid w:val="580B3025"/>
    <w:rsid w:val="58125D95"/>
    <w:rsid w:val="5839D077"/>
    <w:rsid w:val="584A6D24"/>
    <w:rsid w:val="584C6AE5"/>
    <w:rsid w:val="584CF676"/>
    <w:rsid w:val="5853A793"/>
    <w:rsid w:val="5854802A"/>
    <w:rsid w:val="58553D72"/>
    <w:rsid w:val="58571F2D"/>
    <w:rsid w:val="585B97A0"/>
    <w:rsid w:val="586398B1"/>
    <w:rsid w:val="587565C3"/>
    <w:rsid w:val="5877DB73"/>
    <w:rsid w:val="58807322"/>
    <w:rsid w:val="589BE8ED"/>
    <w:rsid w:val="58ACEF21"/>
    <w:rsid w:val="58B3316C"/>
    <w:rsid w:val="58BBEE01"/>
    <w:rsid w:val="58BF36A0"/>
    <w:rsid w:val="58C2B575"/>
    <w:rsid w:val="58C7B5CA"/>
    <w:rsid w:val="58CCEB4A"/>
    <w:rsid w:val="58CF1495"/>
    <w:rsid w:val="58E01922"/>
    <w:rsid w:val="58E1FA06"/>
    <w:rsid w:val="58E50FEE"/>
    <w:rsid w:val="591E2F26"/>
    <w:rsid w:val="59336F7F"/>
    <w:rsid w:val="59366ACF"/>
    <w:rsid w:val="5939B800"/>
    <w:rsid w:val="593A7301"/>
    <w:rsid w:val="59402FC9"/>
    <w:rsid w:val="5941778B"/>
    <w:rsid w:val="59467225"/>
    <w:rsid w:val="5948506F"/>
    <w:rsid w:val="594A74A4"/>
    <w:rsid w:val="595277BA"/>
    <w:rsid w:val="597128FD"/>
    <w:rsid w:val="5976B978"/>
    <w:rsid w:val="5977B043"/>
    <w:rsid w:val="59780A34"/>
    <w:rsid w:val="597C73BB"/>
    <w:rsid w:val="597E3F5A"/>
    <w:rsid w:val="598AF59E"/>
    <w:rsid w:val="59AC734D"/>
    <w:rsid w:val="59AE338F"/>
    <w:rsid w:val="59C3D8DD"/>
    <w:rsid w:val="59CC8BAB"/>
    <w:rsid w:val="59DC339B"/>
    <w:rsid w:val="59E11B03"/>
    <w:rsid w:val="59EB2883"/>
    <w:rsid w:val="59F83897"/>
    <w:rsid w:val="59FB8BEF"/>
    <w:rsid w:val="5A02DF46"/>
    <w:rsid w:val="5A0A0B44"/>
    <w:rsid w:val="5A0B3A78"/>
    <w:rsid w:val="5A0C6D18"/>
    <w:rsid w:val="5A189084"/>
    <w:rsid w:val="5A3AF0B4"/>
    <w:rsid w:val="5A48C11C"/>
    <w:rsid w:val="5A4A60E3"/>
    <w:rsid w:val="5A4DD329"/>
    <w:rsid w:val="5A5997AF"/>
    <w:rsid w:val="5A60F9DB"/>
    <w:rsid w:val="5A67A030"/>
    <w:rsid w:val="5A6AE811"/>
    <w:rsid w:val="5A80E5A1"/>
    <w:rsid w:val="5A896DFC"/>
    <w:rsid w:val="5A8E3420"/>
    <w:rsid w:val="5A8FCD81"/>
    <w:rsid w:val="5AA27EEE"/>
    <w:rsid w:val="5AA2B5BF"/>
    <w:rsid w:val="5AC29903"/>
    <w:rsid w:val="5AC39190"/>
    <w:rsid w:val="5AD250F4"/>
    <w:rsid w:val="5AD8BF6C"/>
    <w:rsid w:val="5AD9DC6D"/>
    <w:rsid w:val="5AF4229C"/>
    <w:rsid w:val="5B04741B"/>
    <w:rsid w:val="5B0FD31E"/>
    <w:rsid w:val="5B158060"/>
    <w:rsid w:val="5B2062A3"/>
    <w:rsid w:val="5B2560E8"/>
    <w:rsid w:val="5B31A31C"/>
    <w:rsid w:val="5B320AF4"/>
    <w:rsid w:val="5B33F151"/>
    <w:rsid w:val="5B40B281"/>
    <w:rsid w:val="5B4E0626"/>
    <w:rsid w:val="5B5427FC"/>
    <w:rsid w:val="5B5BE7A1"/>
    <w:rsid w:val="5B5C6CF1"/>
    <w:rsid w:val="5B5DCAEC"/>
    <w:rsid w:val="5B657643"/>
    <w:rsid w:val="5B668FA8"/>
    <w:rsid w:val="5B73887B"/>
    <w:rsid w:val="5B881A53"/>
    <w:rsid w:val="5B909B18"/>
    <w:rsid w:val="5B90F473"/>
    <w:rsid w:val="5B98D9C0"/>
    <w:rsid w:val="5B9E97B7"/>
    <w:rsid w:val="5BA52AEE"/>
    <w:rsid w:val="5BA697FC"/>
    <w:rsid w:val="5BA69FD1"/>
    <w:rsid w:val="5BA92AFA"/>
    <w:rsid w:val="5BAE3AE5"/>
    <w:rsid w:val="5BB3D86C"/>
    <w:rsid w:val="5BB72E1C"/>
    <w:rsid w:val="5BB89543"/>
    <w:rsid w:val="5BC2FC1C"/>
    <w:rsid w:val="5BCE04D3"/>
    <w:rsid w:val="5BE92CF6"/>
    <w:rsid w:val="5BEE4DAA"/>
    <w:rsid w:val="5BFB0506"/>
    <w:rsid w:val="5BFB7ECA"/>
    <w:rsid w:val="5BFC67F2"/>
    <w:rsid w:val="5C007EE9"/>
    <w:rsid w:val="5C0CAE99"/>
    <w:rsid w:val="5C14EA00"/>
    <w:rsid w:val="5C1C3079"/>
    <w:rsid w:val="5C2588FD"/>
    <w:rsid w:val="5C35EFF0"/>
    <w:rsid w:val="5C37A5DF"/>
    <w:rsid w:val="5C46AFC5"/>
    <w:rsid w:val="5C61D36E"/>
    <w:rsid w:val="5C72ED49"/>
    <w:rsid w:val="5C7BF4FF"/>
    <w:rsid w:val="5C826126"/>
    <w:rsid w:val="5C8714FE"/>
    <w:rsid w:val="5C8FA342"/>
    <w:rsid w:val="5C92AC72"/>
    <w:rsid w:val="5C95D25C"/>
    <w:rsid w:val="5CA398DA"/>
    <w:rsid w:val="5CA7CB33"/>
    <w:rsid w:val="5CB14F60"/>
    <w:rsid w:val="5CB90B8E"/>
    <w:rsid w:val="5CBC973C"/>
    <w:rsid w:val="5CC74907"/>
    <w:rsid w:val="5CCA2856"/>
    <w:rsid w:val="5CCBA629"/>
    <w:rsid w:val="5CD94CE8"/>
    <w:rsid w:val="5CDB2667"/>
    <w:rsid w:val="5CDBC3DC"/>
    <w:rsid w:val="5CE602F0"/>
    <w:rsid w:val="5CE9432C"/>
    <w:rsid w:val="5CEB28A0"/>
    <w:rsid w:val="5CF2791B"/>
    <w:rsid w:val="5CF2CD92"/>
    <w:rsid w:val="5CF7D213"/>
    <w:rsid w:val="5D0301D2"/>
    <w:rsid w:val="5D049089"/>
    <w:rsid w:val="5D0EDF4E"/>
    <w:rsid w:val="5D18E4CC"/>
    <w:rsid w:val="5D1B0BAC"/>
    <w:rsid w:val="5D360016"/>
    <w:rsid w:val="5D3779E8"/>
    <w:rsid w:val="5D3829E4"/>
    <w:rsid w:val="5D3E12A2"/>
    <w:rsid w:val="5D3F055B"/>
    <w:rsid w:val="5D40693C"/>
    <w:rsid w:val="5D41615D"/>
    <w:rsid w:val="5D47C85C"/>
    <w:rsid w:val="5D63A5CF"/>
    <w:rsid w:val="5D76E25D"/>
    <w:rsid w:val="5D781EF2"/>
    <w:rsid w:val="5D7F6CAA"/>
    <w:rsid w:val="5D830B00"/>
    <w:rsid w:val="5D898564"/>
    <w:rsid w:val="5D8B6824"/>
    <w:rsid w:val="5D8BEA28"/>
    <w:rsid w:val="5D8D9130"/>
    <w:rsid w:val="5D99E1D9"/>
    <w:rsid w:val="5DA5F3FF"/>
    <w:rsid w:val="5DCCB057"/>
    <w:rsid w:val="5DCD9A8D"/>
    <w:rsid w:val="5DD1EAAD"/>
    <w:rsid w:val="5DD49F77"/>
    <w:rsid w:val="5DDE157D"/>
    <w:rsid w:val="5DE2D1D6"/>
    <w:rsid w:val="5DE565A0"/>
    <w:rsid w:val="5DF62658"/>
    <w:rsid w:val="5DFF3809"/>
    <w:rsid w:val="5E0B68B2"/>
    <w:rsid w:val="5E0CA3B1"/>
    <w:rsid w:val="5E13612E"/>
    <w:rsid w:val="5E194F77"/>
    <w:rsid w:val="5E1AE746"/>
    <w:rsid w:val="5E1CFC0F"/>
    <w:rsid w:val="5E2597BA"/>
    <w:rsid w:val="5E27B9CC"/>
    <w:rsid w:val="5E2D8AA3"/>
    <w:rsid w:val="5E33D22B"/>
    <w:rsid w:val="5E3A0CCA"/>
    <w:rsid w:val="5E42A051"/>
    <w:rsid w:val="5E4EDF31"/>
    <w:rsid w:val="5E50999C"/>
    <w:rsid w:val="5E5A3626"/>
    <w:rsid w:val="5E736DD2"/>
    <w:rsid w:val="5E7B2DC0"/>
    <w:rsid w:val="5E7D87BD"/>
    <w:rsid w:val="5E890395"/>
    <w:rsid w:val="5E8C1ECE"/>
    <w:rsid w:val="5E90C6E0"/>
    <w:rsid w:val="5E9ACDF7"/>
    <w:rsid w:val="5E9ED680"/>
    <w:rsid w:val="5E9EF55D"/>
    <w:rsid w:val="5EA936AF"/>
    <w:rsid w:val="5EAC2F5F"/>
    <w:rsid w:val="5EB31B5D"/>
    <w:rsid w:val="5EB575CC"/>
    <w:rsid w:val="5EB7982F"/>
    <w:rsid w:val="5EC2E3A6"/>
    <w:rsid w:val="5ECA25F9"/>
    <w:rsid w:val="5ECFF44A"/>
    <w:rsid w:val="5EDDD18C"/>
    <w:rsid w:val="5EE00B6E"/>
    <w:rsid w:val="5EECAB54"/>
    <w:rsid w:val="5EF081A1"/>
    <w:rsid w:val="5EFC8BAF"/>
    <w:rsid w:val="5EFD2A4A"/>
    <w:rsid w:val="5EFE53F8"/>
    <w:rsid w:val="5F00F1C9"/>
    <w:rsid w:val="5F035833"/>
    <w:rsid w:val="5F0AADD6"/>
    <w:rsid w:val="5F0DC8EA"/>
    <w:rsid w:val="5F0EE482"/>
    <w:rsid w:val="5F0F1A13"/>
    <w:rsid w:val="5F0F3F82"/>
    <w:rsid w:val="5F186D7C"/>
    <w:rsid w:val="5F26BF97"/>
    <w:rsid w:val="5F2776D4"/>
    <w:rsid w:val="5F350802"/>
    <w:rsid w:val="5F3D3DCD"/>
    <w:rsid w:val="5F44BDF7"/>
    <w:rsid w:val="5F47BB35"/>
    <w:rsid w:val="5F4B91DA"/>
    <w:rsid w:val="5F4BDAEA"/>
    <w:rsid w:val="5F4DBF35"/>
    <w:rsid w:val="5F59FEF7"/>
    <w:rsid w:val="5F614085"/>
    <w:rsid w:val="5F631470"/>
    <w:rsid w:val="5F655827"/>
    <w:rsid w:val="5F70DF4F"/>
    <w:rsid w:val="5F72D162"/>
    <w:rsid w:val="5F775C30"/>
    <w:rsid w:val="5F78BDE8"/>
    <w:rsid w:val="5F9DE095"/>
    <w:rsid w:val="5F9E4F90"/>
    <w:rsid w:val="5FA3C342"/>
    <w:rsid w:val="5FAE43EA"/>
    <w:rsid w:val="5FB00F15"/>
    <w:rsid w:val="5FB73FC7"/>
    <w:rsid w:val="5FBB4360"/>
    <w:rsid w:val="5FC4D073"/>
    <w:rsid w:val="5FF2543A"/>
    <w:rsid w:val="5FF2885B"/>
    <w:rsid w:val="5FF9FDDB"/>
    <w:rsid w:val="5FFB4F03"/>
    <w:rsid w:val="600C5251"/>
    <w:rsid w:val="600CB7ED"/>
    <w:rsid w:val="601A1504"/>
    <w:rsid w:val="601AF42A"/>
    <w:rsid w:val="6020D94F"/>
    <w:rsid w:val="602135D8"/>
    <w:rsid w:val="60233280"/>
    <w:rsid w:val="6035DB1F"/>
    <w:rsid w:val="603AB6C6"/>
    <w:rsid w:val="604378B6"/>
    <w:rsid w:val="60510467"/>
    <w:rsid w:val="6055B2AB"/>
    <w:rsid w:val="60638650"/>
    <w:rsid w:val="60729987"/>
    <w:rsid w:val="607A0243"/>
    <w:rsid w:val="607CDEB9"/>
    <w:rsid w:val="607CFC68"/>
    <w:rsid w:val="6095BC1B"/>
    <w:rsid w:val="60A0D058"/>
    <w:rsid w:val="60A32F61"/>
    <w:rsid w:val="60AAE364"/>
    <w:rsid w:val="60AEF563"/>
    <w:rsid w:val="60B1A31A"/>
    <w:rsid w:val="60B1E128"/>
    <w:rsid w:val="60B43357"/>
    <w:rsid w:val="60C23AE6"/>
    <w:rsid w:val="60CBB1FD"/>
    <w:rsid w:val="60D2FA8C"/>
    <w:rsid w:val="60ED1564"/>
    <w:rsid w:val="60FE2161"/>
    <w:rsid w:val="610ED61D"/>
    <w:rsid w:val="6111AAF0"/>
    <w:rsid w:val="61144ABD"/>
    <w:rsid w:val="611EA5F9"/>
    <w:rsid w:val="612B5959"/>
    <w:rsid w:val="61580667"/>
    <w:rsid w:val="615CF2AC"/>
    <w:rsid w:val="615CF402"/>
    <w:rsid w:val="61614361"/>
    <w:rsid w:val="6161A711"/>
    <w:rsid w:val="616D721A"/>
    <w:rsid w:val="6174B5F3"/>
    <w:rsid w:val="617780B6"/>
    <w:rsid w:val="61795E6B"/>
    <w:rsid w:val="6180A475"/>
    <w:rsid w:val="6180D7B0"/>
    <w:rsid w:val="61822F8D"/>
    <w:rsid w:val="61A27931"/>
    <w:rsid w:val="61A586C9"/>
    <w:rsid w:val="61A6087B"/>
    <w:rsid w:val="61B12D9C"/>
    <w:rsid w:val="61B46A04"/>
    <w:rsid w:val="61BFA270"/>
    <w:rsid w:val="61C5D63E"/>
    <w:rsid w:val="61C6290D"/>
    <w:rsid w:val="61C70035"/>
    <w:rsid w:val="61C9D67E"/>
    <w:rsid w:val="61D13A22"/>
    <w:rsid w:val="61D55AF7"/>
    <w:rsid w:val="61DA53B4"/>
    <w:rsid w:val="61DD0084"/>
    <w:rsid w:val="61DE745A"/>
    <w:rsid w:val="61E3E05A"/>
    <w:rsid w:val="61FBC1E3"/>
    <w:rsid w:val="61FD8F9D"/>
    <w:rsid w:val="62207D5D"/>
    <w:rsid w:val="622C8848"/>
    <w:rsid w:val="623662FD"/>
    <w:rsid w:val="623B6503"/>
    <w:rsid w:val="62449878"/>
    <w:rsid w:val="62651C84"/>
    <w:rsid w:val="6266DCEE"/>
    <w:rsid w:val="626DE3FF"/>
    <w:rsid w:val="62757A53"/>
    <w:rsid w:val="6275BA07"/>
    <w:rsid w:val="628AEB71"/>
    <w:rsid w:val="6292420D"/>
    <w:rsid w:val="629BBD83"/>
    <w:rsid w:val="62B88A1E"/>
    <w:rsid w:val="62BCF963"/>
    <w:rsid w:val="62C31AEE"/>
    <w:rsid w:val="62C6A4CF"/>
    <w:rsid w:val="62CBFB61"/>
    <w:rsid w:val="62D0A766"/>
    <w:rsid w:val="62DE292B"/>
    <w:rsid w:val="62E00730"/>
    <w:rsid w:val="62E0303A"/>
    <w:rsid w:val="62E4B6D1"/>
    <w:rsid w:val="62E62697"/>
    <w:rsid w:val="6300569E"/>
    <w:rsid w:val="63027971"/>
    <w:rsid w:val="6304FD9D"/>
    <w:rsid w:val="630C4317"/>
    <w:rsid w:val="6314BB33"/>
    <w:rsid w:val="63178E46"/>
    <w:rsid w:val="63207CF1"/>
    <w:rsid w:val="6330E723"/>
    <w:rsid w:val="633593D2"/>
    <w:rsid w:val="6336601A"/>
    <w:rsid w:val="633C6922"/>
    <w:rsid w:val="633D50D6"/>
    <w:rsid w:val="6346FAEE"/>
    <w:rsid w:val="6347C827"/>
    <w:rsid w:val="634D3885"/>
    <w:rsid w:val="634D9180"/>
    <w:rsid w:val="634FF6C5"/>
    <w:rsid w:val="636438F5"/>
    <w:rsid w:val="6364BC5B"/>
    <w:rsid w:val="6366C9B8"/>
    <w:rsid w:val="63681E65"/>
    <w:rsid w:val="636D025E"/>
    <w:rsid w:val="638BCC19"/>
    <w:rsid w:val="638F6D25"/>
    <w:rsid w:val="639238F5"/>
    <w:rsid w:val="63937363"/>
    <w:rsid w:val="63ADD044"/>
    <w:rsid w:val="63BD2F73"/>
    <w:rsid w:val="63C27D55"/>
    <w:rsid w:val="63C6CD6A"/>
    <w:rsid w:val="63C70A25"/>
    <w:rsid w:val="63C8ED65"/>
    <w:rsid w:val="63DECCE6"/>
    <w:rsid w:val="63DF1689"/>
    <w:rsid w:val="63E697F5"/>
    <w:rsid w:val="63F3A4C6"/>
    <w:rsid w:val="63F90B1B"/>
    <w:rsid w:val="63FEDCEC"/>
    <w:rsid w:val="64000A51"/>
    <w:rsid w:val="6401C501"/>
    <w:rsid w:val="64039216"/>
    <w:rsid w:val="641F1CBF"/>
    <w:rsid w:val="64218655"/>
    <w:rsid w:val="6425FE34"/>
    <w:rsid w:val="642916F2"/>
    <w:rsid w:val="642A42F8"/>
    <w:rsid w:val="642F2E93"/>
    <w:rsid w:val="64329692"/>
    <w:rsid w:val="643C4F8B"/>
    <w:rsid w:val="643D97DE"/>
    <w:rsid w:val="64409A3A"/>
    <w:rsid w:val="644178D9"/>
    <w:rsid w:val="644C909E"/>
    <w:rsid w:val="64522397"/>
    <w:rsid w:val="6455F324"/>
    <w:rsid w:val="6462986E"/>
    <w:rsid w:val="647190A5"/>
    <w:rsid w:val="6474CDBF"/>
    <w:rsid w:val="64771E83"/>
    <w:rsid w:val="647DAAD7"/>
    <w:rsid w:val="647DD729"/>
    <w:rsid w:val="648B09E3"/>
    <w:rsid w:val="649F8DAB"/>
    <w:rsid w:val="64A7EFD3"/>
    <w:rsid w:val="64BC6F7F"/>
    <w:rsid w:val="64C5F81A"/>
    <w:rsid w:val="64C8062B"/>
    <w:rsid w:val="64CDA3A0"/>
    <w:rsid w:val="64D68D33"/>
    <w:rsid w:val="64E74198"/>
    <w:rsid w:val="64EF30B2"/>
    <w:rsid w:val="64F1459C"/>
    <w:rsid w:val="64F32382"/>
    <w:rsid w:val="64F5FD02"/>
    <w:rsid w:val="64F848B6"/>
    <w:rsid w:val="651EE736"/>
    <w:rsid w:val="6520A440"/>
    <w:rsid w:val="652C6601"/>
    <w:rsid w:val="6534FDBF"/>
    <w:rsid w:val="653539C0"/>
    <w:rsid w:val="6536F250"/>
    <w:rsid w:val="653EC715"/>
    <w:rsid w:val="6554CB62"/>
    <w:rsid w:val="656FA6AB"/>
    <w:rsid w:val="657B8AF0"/>
    <w:rsid w:val="65803FDF"/>
    <w:rsid w:val="658DEF89"/>
    <w:rsid w:val="65980590"/>
    <w:rsid w:val="659E0198"/>
    <w:rsid w:val="65AE9D2D"/>
    <w:rsid w:val="65AFB375"/>
    <w:rsid w:val="65B04167"/>
    <w:rsid w:val="65BBF409"/>
    <w:rsid w:val="65BD0C05"/>
    <w:rsid w:val="65BE71F8"/>
    <w:rsid w:val="65BEA794"/>
    <w:rsid w:val="65C0AA96"/>
    <w:rsid w:val="65C5B61E"/>
    <w:rsid w:val="65C95B35"/>
    <w:rsid w:val="65CAB04D"/>
    <w:rsid w:val="65D0FA05"/>
    <w:rsid w:val="65D95CB7"/>
    <w:rsid w:val="65E3977F"/>
    <w:rsid w:val="65FE3A3B"/>
    <w:rsid w:val="66054452"/>
    <w:rsid w:val="660649CC"/>
    <w:rsid w:val="66095686"/>
    <w:rsid w:val="660E36B3"/>
    <w:rsid w:val="660FB111"/>
    <w:rsid w:val="6613CD10"/>
    <w:rsid w:val="6615F050"/>
    <w:rsid w:val="66170E2E"/>
    <w:rsid w:val="661F7D4F"/>
    <w:rsid w:val="66245873"/>
    <w:rsid w:val="662DA2CA"/>
    <w:rsid w:val="662F69B0"/>
    <w:rsid w:val="6636EE03"/>
    <w:rsid w:val="663B8AA2"/>
    <w:rsid w:val="663E46E2"/>
    <w:rsid w:val="663EA6C0"/>
    <w:rsid w:val="66423AA8"/>
    <w:rsid w:val="66459416"/>
    <w:rsid w:val="664E64C5"/>
    <w:rsid w:val="66503D26"/>
    <w:rsid w:val="66520D12"/>
    <w:rsid w:val="665777E0"/>
    <w:rsid w:val="6658EB17"/>
    <w:rsid w:val="665BFEA1"/>
    <w:rsid w:val="665C3135"/>
    <w:rsid w:val="665C8085"/>
    <w:rsid w:val="66622546"/>
    <w:rsid w:val="6665F71B"/>
    <w:rsid w:val="666A4B43"/>
    <w:rsid w:val="667A1F0F"/>
    <w:rsid w:val="667AF846"/>
    <w:rsid w:val="667B9A46"/>
    <w:rsid w:val="668E9CBC"/>
    <w:rsid w:val="668F7570"/>
    <w:rsid w:val="66946262"/>
    <w:rsid w:val="669EDFF3"/>
    <w:rsid w:val="66BE5FBB"/>
    <w:rsid w:val="66C11624"/>
    <w:rsid w:val="66C71444"/>
    <w:rsid w:val="66CB0554"/>
    <w:rsid w:val="66D3E634"/>
    <w:rsid w:val="66DD089B"/>
    <w:rsid w:val="66DDF632"/>
    <w:rsid w:val="66E1F25F"/>
    <w:rsid w:val="66FF6F3B"/>
    <w:rsid w:val="67014060"/>
    <w:rsid w:val="670D6AD4"/>
    <w:rsid w:val="67216847"/>
    <w:rsid w:val="6728D106"/>
    <w:rsid w:val="672A9FF2"/>
    <w:rsid w:val="672E6C32"/>
    <w:rsid w:val="672EA9C6"/>
    <w:rsid w:val="672EE4C9"/>
    <w:rsid w:val="673BE058"/>
    <w:rsid w:val="67408361"/>
    <w:rsid w:val="674CE8C0"/>
    <w:rsid w:val="67524CAC"/>
    <w:rsid w:val="6754EDE1"/>
    <w:rsid w:val="676A4AC7"/>
    <w:rsid w:val="6782AAC0"/>
    <w:rsid w:val="67840D2D"/>
    <w:rsid w:val="67862CEE"/>
    <w:rsid w:val="67946847"/>
    <w:rsid w:val="679524D7"/>
    <w:rsid w:val="67A8C63F"/>
    <w:rsid w:val="67B47466"/>
    <w:rsid w:val="67B95D19"/>
    <w:rsid w:val="67BFA016"/>
    <w:rsid w:val="67C763F6"/>
    <w:rsid w:val="67CA751E"/>
    <w:rsid w:val="67D3AB8D"/>
    <w:rsid w:val="67D6CB8E"/>
    <w:rsid w:val="67DB5404"/>
    <w:rsid w:val="67DCFFBA"/>
    <w:rsid w:val="67E12084"/>
    <w:rsid w:val="67E8AA52"/>
    <w:rsid w:val="67EC4FA2"/>
    <w:rsid w:val="67FD9B30"/>
    <w:rsid w:val="681A6546"/>
    <w:rsid w:val="681D2BDD"/>
    <w:rsid w:val="68262AA1"/>
    <w:rsid w:val="682C2559"/>
    <w:rsid w:val="68307BE3"/>
    <w:rsid w:val="68342524"/>
    <w:rsid w:val="683975F6"/>
    <w:rsid w:val="6847121E"/>
    <w:rsid w:val="6854E510"/>
    <w:rsid w:val="6863A526"/>
    <w:rsid w:val="68682049"/>
    <w:rsid w:val="686F2C9C"/>
    <w:rsid w:val="6875948A"/>
    <w:rsid w:val="68901CD9"/>
    <w:rsid w:val="68923519"/>
    <w:rsid w:val="68A457E6"/>
    <w:rsid w:val="68AD95C7"/>
    <w:rsid w:val="68AF0EB6"/>
    <w:rsid w:val="68B1BCB3"/>
    <w:rsid w:val="68B3AD04"/>
    <w:rsid w:val="68B5C6C5"/>
    <w:rsid w:val="68BAA411"/>
    <w:rsid w:val="68C29942"/>
    <w:rsid w:val="68C2AF3A"/>
    <w:rsid w:val="68C56976"/>
    <w:rsid w:val="68CE9627"/>
    <w:rsid w:val="68D1B9C1"/>
    <w:rsid w:val="68D5551A"/>
    <w:rsid w:val="68D88A38"/>
    <w:rsid w:val="68D8A7FE"/>
    <w:rsid w:val="68DC304E"/>
    <w:rsid w:val="68E28A16"/>
    <w:rsid w:val="68E57324"/>
    <w:rsid w:val="68EDD328"/>
    <w:rsid w:val="68F3B4BE"/>
    <w:rsid w:val="68F773B0"/>
    <w:rsid w:val="690BB79F"/>
    <w:rsid w:val="69158DD3"/>
    <w:rsid w:val="691660DA"/>
    <w:rsid w:val="691E62F9"/>
    <w:rsid w:val="691FEDBB"/>
    <w:rsid w:val="694529CF"/>
    <w:rsid w:val="6945BD4E"/>
    <w:rsid w:val="694BA5B1"/>
    <w:rsid w:val="696078FD"/>
    <w:rsid w:val="696E06E1"/>
    <w:rsid w:val="697511DE"/>
    <w:rsid w:val="698A9AF7"/>
    <w:rsid w:val="69949114"/>
    <w:rsid w:val="699A2D45"/>
    <w:rsid w:val="69A4322A"/>
    <w:rsid w:val="69A55DE0"/>
    <w:rsid w:val="69AF1EF9"/>
    <w:rsid w:val="69B395F4"/>
    <w:rsid w:val="69B7788D"/>
    <w:rsid w:val="69B8824C"/>
    <w:rsid w:val="69BC8FF5"/>
    <w:rsid w:val="69CD7349"/>
    <w:rsid w:val="69D645CC"/>
    <w:rsid w:val="69E36061"/>
    <w:rsid w:val="69E3A69E"/>
    <w:rsid w:val="69EF69F8"/>
    <w:rsid w:val="69F37D98"/>
    <w:rsid w:val="69FEC60B"/>
    <w:rsid w:val="6A0ADBD6"/>
    <w:rsid w:val="6A0C74AC"/>
    <w:rsid w:val="6A0EB04F"/>
    <w:rsid w:val="6A10F659"/>
    <w:rsid w:val="6A1613F2"/>
    <w:rsid w:val="6A1719BB"/>
    <w:rsid w:val="6A1EA356"/>
    <w:rsid w:val="6A23B48C"/>
    <w:rsid w:val="6A2A8A6A"/>
    <w:rsid w:val="6A3BC7FE"/>
    <w:rsid w:val="6A3D6F84"/>
    <w:rsid w:val="6A41EAED"/>
    <w:rsid w:val="6A5C8634"/>
    <w:rsid w:val="6A63EC47"/>
    <w:rsid w:val="6A69F0EC"/>
    <w:rsid w:val="6A7B6C43"/>
    <w:rsid w:val="6A7B6F53"/>
    <w:rsid w:val="6A8712FD"/>
    <w:rsid w:val="6A880C07"/>
    <w:rsid w:val="6A9408E3"/>
    <w:rsid w:val="6A977B0E"/>
    <w:rsid w:val="6A9A8385"/>
    <w:rsid w:val="6ABA7266"/>
    <w:rsid w:val="6AD6C0C7"/>
    <w:rsid w:val="6AE11AC5"/>
    <w:rsid w:val="6AEB418A"/>
    <w:rsid w:val="6AED04EF"/>
    <w:rsid w:val="6AF0E43C"/>
    <w:rsid w:val="6B09F3E9"/>
    <w:rsid w:val="6B0B3B23"/>
    <w:rsid w:val="6B0C3E6C"/>
    <w:rsid w:val="6B0D4281"/>
    <w:rsid w:val="6B112B1E"/>
    <w:rsid w:val="6B1CCC24"/>
    <w:rsid w:val="6B204668"/>
    <w:rsid w:val="6B2747AE"/>
    <w:rsid w:val="6B29859A"/>
    <w:rsid w:val="6B39CB3C"/>
    <w:rsid w:val="6B3F0704"/>
    <w:rsid w:val="6B429F89"/>
    <w:rsid w:val="6B4516AD"/>
    <w:rsid w:val="6B5301C6"/>
    <w:rsid w:val="6B545EDE"/>
    <w:rsid w:val="6B694533"/>
    <w:rsid w:val="6B705509"/>
    <w:rsid w:val="6B7619A8"/>
    <w:rsid w:val="6B7878F3"/>
    <w:rsid w:val="6B7DB83F"/>
    <w:rsid w:val="6B8835EC"/>
    <w:rsid w:val="6B8AB3A3"/>
    <w:rsid w:val="6B9742C3"/>
    <w:rsid w:val="6B9C8106"/>
    <w:rsid w:val="6B9CA249"/>
    <w:rsid w:val="6BB0FE02"/>
    <w:rsid w:val="6BB28144"/>
    <w:rsid w:val="6BB42C75"/>
    <w:rsid w:val="6BC042A3"/>
    <w:rsid w:val="6BC492E7"/>
    <w:rsid w:val="6BD49603"/>
    <w:rsid w:val="6BD8420F"/>
    <w:rsid w:val="6BDADF7A"/>
    <w:rsid w:val="6BE0A9BE"/>
    <w:rsid w:val="6BE5F031"/>
    <w:rsid w:val="6BF13B8E"/>
    <w:rsid w:val="6C095358"/>
    <w:rsid w:val="6C0AEB36"/>
    <w:rsid w:val="6C0CB271"/>
    <w:rsid w:val="6C12E9AF"/>
    <w:rsid w:val="6C2741DD"/>
    <w:rsid w:val="6C29B7DF"/>
    <w:rsid w:val="6C35B88B"/>
    <w:rsid w:val="6C3672E7"/>
    <w:rsid w:val="6C424FA6"/>
    <w:rsid w:val="6C426081"/>
    <w:rsid w:val="6C47DC27"/>
    <w:rsid w:val="6C48382A"/>
    <w:rsid w:val="6C593DD3"/>
    <w:rsid w:val="6C621E7C"/>
    <w:rsid w:val="6C64B771"/>
    <w:rsid w:val="6C6565B6"/>
    <w:rsid w:val="6C77C263"/>
    <w:rsid w:val="6C792CF6"/>
    <w:rsid w:val="6C7BA87C"/>
    <w:rsid w:val="6C7FB933"/>
    <w:rsid w:val="6C814A98"/>
    <w:rsid w:val="6C973DF5"/>
    <w:rsid w:val="6CAA8F40"/>
    <w:rsid w:val="6CB72728"/>
    <w:rsid w:val="6CBF5EA7"/>
    <w:rsid w:val="6CC9D3E2"/>
    <w:rsid w:val="6CEF9339"/>
    <w:rsid w:val="6CEFA12A"/>
    <w:rsid w:val="6CFDA174"/>
    <w:rsid w:val="6CFF1144"/>
    <w:rsid w:val="6D00C627"/>
    <w:rsid w:val="6D0622E4"/>
    <w:rsid w:val="6D084702"/>
    <w:rsid w:val="6D0FB0AD"/>
    <w:rsid w:val="6D1513D5"/>
    <w:rsid w:val="6D24D305"/>
    <w:rsid w:val="6D2E346D"/>
    <w:rsid w:val="6D3AE2C0"/>
    <w:rsid w:val="6D3BD2ED"/>
    <w:rsid w:val="6D4675FC"/>
    <w:rsid w:val="6D69C565"/>
    <w:rsid w:val="6D71F8BB"/>
    <w:rsid w:val="6D7348FE"/>
    <w:rsid w:val="6D7C0455"/>
    <w:rsid w:val="6D8786EA"/>
    <w:rsid w:val="6D8C846B"/>
    <w:rsid w:val="6D92A298"/>
    <w:rsid w:val="6D961D9E"/>
    <w:rsid w:val="6DC59397"/>
    <w:rsid w:val="6DCC4136"/>
    <w:rsid w:val="6DCDA0C4"/>
    <w:rsid w:val="6DCEAD37"/>
    <w:rsid w:val="6DD3B5B1"/>
    <w:rsid w:val="6DD93113"/>
    <w:rsid w:val="6DDA7730"/>
    <w:rsid w:val="6DE1282E"/>
    <w:rsid w:val="6DE39D90"/>
    <w:rsid w:val="6DE80443"/>
    <w:rsid w:val="6DFC1F0B"/>
    <w:rsid w:val="6DFCA41A"/>
    <w:rsid w:val="6E06E714"/>
    <w:rsid w:val="6E1829D4"/>
    <w:rsid w:val="6E22CF45"/>
    <w:rsid w:val="6E2E5EF9"/>
    <w:rsid w:val="6E340A82"/>
    <w:rsid w:val="6E3AE9D6"/>
    <w:rsid w:val="6E56EC37"/>
    <w:rsid w:val="6E574F19"/>
    <w:rsid w:val="6E584ACB"/>
    <w:rsid w:val="6E59D313"/>
    <w:rsid w:val="6E5C4803"/>
    <w:rsid w:val="6E5C96FA"/>
    <w:rsid w:val="6E77555E"/>
    <w:rsid w:val="6E7B5C63"/>
    <w:rsid w:val="6E89621C"/>
    <w:rsid w:val="6E948074"/>
    <w:rsid w:val="6E9BC7BD"/>
    <w:rsid w:val="6E9DCC9C"/>
    <w:rsid w:val="6EA24948"/>
    <w:rsid w:val="6EA5CD2C"/>
    <w:rsid w:val="6EB4FFA8"/>
    <w:rsid w:val="6ECFB3C6"/>
    <w:rsid w:val="6EE66119"/>
    <w:rsid w:val="6EED6FBB"/>
    <w:rsid w:val="6EF11887"/>
    <w:rsid w:val="6EF74FE6"/>
    <w:rsid w:val="6F0150F6"/>
    <w:rsid w:val="6F0777B5"/>
    <w:rsid w:val="6F08B981"/>
    <w:rsid w:val="6F0AF692"/>
    <w:rsid w:val="6F35953D"/>
    <w:rsid w:val="6F36F7C8"/>
    <w:rsid w:val="6F3E0382"/>
    <w:rsid w:val="6F45E368"/>
    <w:rsid w:val="6F4FA8D2"/>
    <w:rsid w:val="6F579337"/>
    <w:rsid w:val="6F638E68"/>
    <w:rsid w:val="6F63C950"/>
    <w:rsid w:val="6F6DD0CA"/>
    <w:rsid w:val="6F911406"/>
    <w:rsid w:val="6F913343"/>
    <w:rsid w:val="6F9B0775"/>
    <w:rsid w:val="6FA28203"/>
    <w:rsid w:val="6FA3D342"/>
    <w:rsid w:val="6FA6AA25"/>
    <w:rsid w:val="6FB24127"/>
    <w:rsid w:val="6FC1A4C6"/>
    <w:rsid w:val="6FD77C0E"/>
    <w:rsid w:val="6FD99185"/>
    <w:rsid w:val="6FDC67A5"/>
    <w:rsid w:val="6FE008D7"/>
    <w:rsid w:val="6FE23187"/>
    <w:rsid w:val="6FF3E916"/>
    <w:rsid w:val="6FFBDAF1"/>
    <w:rsid w:val="6FFF4F3F"/>
    <w:rsid w:val="70047438"/>
    <w:rsid w:val="700526FC"/>
    <w:rsid w:val="7019FEC5"/>
    <w:rsid w:val="701EDAB3"/>
    <w:rsid w:val="704806E5"/>
    <w:rsid w:val="7050485A"/>
    <w:rsid w:val="7058DF70"/>
    <w:rsid w:val="705DCB5D"/>
    <w:rsid w:val="706E1B78"/>
    <w:rsid w:val="70778F55"/>
    <w:rsid w:val="7083D1F7"/>
    <w:rsid w:val="70852C47"/>
    <w:rsid w:val="708E9501"/>
    <w:rsid w:val="70926EE3"/>
    <w:rsid w:val="70AB2998"/>
    <w:rsid w:val="70ACA537"/>
    <w:rsid w:val="70B1620F"/>
    <w:rsid w:val="70CBE900"/>
    <w:rsid w:val="70D563E2"/>
    <w:rsid w:val="70D61B80"/>
    <w:rsid w:val="70EAE5D5"/>
    <w:rsid w:val="70ECE377"/>
    <w:rsid w:val="70EF9DFF"/>
    <w:rsid w:val="70F03CCB"/>
    <w:rsid w:val="7104D9D3"/>
    <w:rsid w:val="7113C8A3"/>
    <w:rsid w:val="7119C05F"/>
    <w:rsid w:val="711DA2E5"/>
    <w:rsid w:val="711FED59"/>
    <w:rsid w:val="712E6E02"/>
    <w:rsid w:val="713A70A3"/>
    <w:rsid w:val="713B74ED"/>
    <w:rsid w:val="714D46A5"/>
    <w:rsid w:val="71501890"/>
    <w:rsid w:val="7153BDEC"/>
    <w:rsid w:val="7153E6DD"/>
    <w:rsid w:val="715C0F5A"/>
    <w:rsid w:val="716729FD"/>
    <w:rsid w:val="7176ECB2"/>
    <w:rsid w:val="71776EDD"/>
    <w:rsid w:val="717A3C8B"/>
    <w:rsid w:val="717AC878"/>
    <w:rsid w:val="717CD63E"/>
    <w:rsid w:val="71810A4F"/>
    <w:rsid w:val="71864BE9"/>
    <w:rsid w:val="7188A4B4"/>
    <w:rsid w:val="718D3E52"/>
    <w:rsid w:val="719CDB09"/>
    <w:rsid w:val="719F6734"/>
    <w:rsid w:val="71A2E4EA"/>
    <w:rsid w:val="71AB6B5E"/>
    <w:rsid w:val="71C9E405"/>
    <w:rsid w:val="71DD7DDE"/>
    <w:rsid w:val="71E44DA4"/>
    <w:rsid w:val="71F20B3F"/>
    <w:rsid w:val="71FB11D9"/>
    <w:rsid w:val="7200B39A"/>
    <w:rsid w:val="720384AF"/>
    <w:rsid w:val="720502F5"/>
    <w:rsid w:val="72051EC0"/>
    <w:rsid w:val="720D28BB"/>
    <w:rsid w:val="720FFE8D"/>
    <w:rsid w:val="7227E10C"/>
    <w:rsid w:val="7240A060"/>
    <w:rsid w:val="7249BAD8"/>
    <w:rsid w:val="724B7FCC"/>
    <w:rsid w:val="72611B37"/>
    <w:rsid w:val="7262CEFE"/>
    <w:rsid w:val="726A64D6"/>
    <w:rsid w:val="727C880B"/>
    <w:rsid w:val="727CA305"/>
    <w:rsid w:val="727EA92A"/>
    <w:rsid w:val="7283ECC5"/>
    <w:rsid w:val="7291440D"/>
    <w:rsid w:val="72950B60"/>
    <w:rsid w:val="729DBEAE"/>
    <w:rsid w:val="72A251DC"/>
    <w:rsid w:val="72A3D534"/>
    <w:rsid w:val="72A96E31"/>
    <w:rsid w:val="72B1DB09"/>
    <w:rsid w:val="72BFDC60"/>
    <w:rsid w:val="72BFDCD4"/>
    <w:rsid w:val="72C80E10"/>
    <w:rsid w:val="72D3F472"/>
    <w:rsid w:val="72DFC34A"/>
    <w:rsid w:val="72E36B32"/>
    <w:rsid w:val="72E54CE3"/>
    <w:rsid w:val="72EC3196"/>
    <w:rsid w:val="72EFFF0D"/>
    <w:rsid w:val="72FA98A9"/>
    <w:rsid w:val="72FFDE0C"/>
    <w:rsid w:val="7302F9EA"/>
    <w:rsid w:val="7308C5E9"/>
    <w:rsid w:val="73091070"/>
    <w:rsid w:val="730D1D14"/>
    <w:rsid w:val="7313498B"/>
    <w:rsid w:val="7316F29B"/>
    <w:rsid w:val="73203C25"/>
    <w:rsid w:val="73241F1F"/>
    <w:rsid w:val="7326A1C3"/>
    <w:rsid w:val="732D9316"/>
    <w:rsid w:val="732E882E"/>
    <w:rsid w:val="733455F1"/>
    <w:rsid w:val="73361118"/>
    <w:rsid w:val="733A5E61"/>
    <w:rsid w:val="73599BA4"/>
    <w:rsid w:val="737DA5F9"/>
    <w:rsid w:val="737F9F82"/>
    <w:rsid w:val="7382DFCF"/>
    <w:rsid w:val="738380D6"/>
    <w:rsid w:val="738C3962"/>
    <w:rsid w:val="738E7BBF"/>
    <w:rsid w:val="738F7CCC"/>
    <w:rsid w:val="73918737"/>
    <w:rsid w:val="739CCDFF"/>
    <w:rsid w:val="73A5B366"/>
    <w:rsid w:val="73A91354"/>
    <w:rsid w:val="73AFA0B0"/>
    <w:rsid w:val="73BC3A38"/>
    <w:rsid w:val="73BDE7FA"/>
    <w:rsid w:val="73C1798A"/>
    <w:rsid w:val="73C39A7E"/>
    <w:rsid w:val="73C3D237"/>
    <w:rsid w:val="73DFBCE8"/>
    <w:rsid w:val="73E2B74B"/>
    <w:rsid w:val="73FBB5DB"/>
    <w:rsid w:val="73FEE2F0"/>
    <w:rsid w:val="74049D7D"/>
    <w:rsid w:val="74192A76"/>
    <w:rsid w:val="74271B27"/>
    <w:rsid w:val="743DD383"/>
    <w:rsid w:val="74480115"/>
    <w:rsid w:val="7450E2F3"/>
    <w:rsid w:val="745C33AF"/>
    <w:rsid w:val="74615633"/>
    <w:rsid w:val="746674F7"/>
    <w:rsid w:val="74671E86"/>
    <w:rsid w:val="748A319D"/>
    <w:rsid w:val="748F5814"/>
    <w:rsid w:val="749C1BBC"/>
    <w:rsid w:val="74A53521"/>
    <w:rsid w:val="74AA8823"/>
    <w:rsid w:val="74B67CF3"/>
    <w:rsid w:val="74C056F9"/>
    <w:rsid w:val="74D0E113"/>
    <w:rsid w:val="74D151EB"/>
    <w:rsid w:val="74D39E77"/>
    <w:rsid w:val="74E55AA6"/>
    <w:rsid w:val="7500C987"/>
    <w:rsid w:val="7502668F"/>
    <w:rsid w:val="7505DF56"/>
    <w:rsid w:val="750ABD13"/>
    <w:rsid w:val="750B2236"/>
    <w:rsid w:val="750B787A"/>
    <w:rsid w:val="750E696B"/>
    <w:rsid w:val="750F068E"/>
    <w:rsid w:val="751AA56C"/>
    <w:rsid w:val="75293F8C"/>
    <w:rsid w:val="7529F9E3"/>
    <w:rsid w:val="75313910"/>
    <w:rsid w:val="7531DA04"/>
    <w:rsid w:val="753B0748"/>
    <w:rsid w:val="75480510"/>
    <w:rsid w:val="7557CDB1"/>
    <w:rsid w:val="755CBACF"/>
    <w:rsid w:val="755F7462"/>
    <w:rsid w:val="756216F5"/>
    <w:rsid w:val="7563D96E"/>
    <w:rsid w:val="757737EF"/>
    <w:rsid w:val="757FEE9B"/>
    <w:rsid w:val="75817C33"/>
    <w:rsid w:val="758CB4F4"/>
    <w:rsid w:val="758E25CA"/>
    <w:rsid w:val="75919270"/>
    <w:rsid w:val="759599F1"/>
    <w:rsid w:val="7595EDFD"/>
    <w:rsid w:val="759D68AA"/>
    <w:rsid w:val="75AC4995"/>
    <w:rsid w:val="75C8BDB4"/>
    <w:rsid w:val="75D107AA"/>
    <w:rsid w:val="75D47295"/>
    <w:rsid w:val="75EE64DA"/>
    <w:rsid w:val="75F51546"/>
    <w:rsid w:val="75F58891"/>
    <w:rsid w:val="75F5DF25"/>
    <w:rsid w:val="76030D2A"/>
    <w:rsid w:val="760792BA"/>
    <w:rsid w:val="76081B50"/>
    <w:rsid w:val="76193CA4"/>
    <w:rsid w:val="761C3669"/>
    <w:rsid w:val="7627AE93"/>
    <w:rsid w:val="763DF40D"/>
    <w:rsid w:val="76465A2D"/>
    <w:rsid w:val="7650E8E6"/>
    <w:rsid w:val="76562207"/>
    <w:rsid w:val="76564588"/>
    <w:rsid w:val="7656FC4E"/>
    <w:rsid w:val="7657B802"/>
    <w:rsid w:val="7658F1EE"/>
    <w:rsid w:val="7666BFAD"/>
    <w:rsid w:val="766CF91E"/>
    <w:rsid w:val="7673B826"/>
    <w:rsid w:val="7675517C"/>
    <w:rsid w:val="7677479D"/>
    <w:rsid w:val="7681EDCF"/>
    <w:rsid w:val="76822EF0"/>
    <w:rsid w:val="76A705DE"/>
    <w:rsid w:val="76AA6A99"/>
    <w:rsid w:val="76B9B6DC"/>
    <w:rsid w:val="76BED373"/>
    <w:rsid w:val="76C8F0F8"/>
    <w:rsid w:val="76CEBD44"/>
    <w:rsid w:val="76D122AD"/>
    <w:rsid w:val="76DE35AF"/>
    <w:rsid w:val="76E2D954"/>
    <w:rsid w:val="76E42E89"/>
    <w:rsid w:val="76E644E6"/>
    <w:rsid w:val="76EBE20D"/>
    <w:rsid w:val="76FB4505"/>
    <w:rsid w:val="76FB97EF"/>
    <w:rsid w:val="770140F7"/>
    <w:rsid w:val="770A7EEE"/>
    <w:rsid w:val="770B28D2"/>
    <w:rsid w:val="771106A9"/>
    <w:rsid w:val="77111E3A"/>
    <w:rsid w:val="7714CA40"/>
    <w:rsid w:val="771CD409"/>
    <w:rsid w:val="771FC743"/>
    <w:rsid w:val="772FE921"/>
    <w:rsid w:val="77341BCE"/>
    <w:rsid w:val="7743ABFB"/>
    <w:rsid w:val="775CA6C6"/>
    <w:rsid w:val="775D8562"/>
    <w:rsid w:val="7760ECB2"/>
    <w:rsid w:val="7762DD6B"/>
    <w:rsid w:val="77632F31"/>
    <w:rsid w:val="7767F75B"/>
    <w:rsid w:val="77681F93"/>
    <w:rsid w:val="77764695"/>
    <w:rsid w:val="777BB581"/>
    <w:rsid w:val="777CFC59"/>
    <w:rsid w:val="777D6DCC"/>
    <w:rsid w:val="777FEA0D"/>
    <w:rsid w:val="7782D7AA"/>
    <w:rsid w:val="7791EE9F"/>
    <w:rsid w:val="77942CD5"/>
    <w:rsid w:val="779A89C4"/>
    <w:rsid w:val="779CD999"/>
    <w:rsid w:val="77A2A9E4"/>
    <w:rsid w:val="77A94FE1"/>
    <w:rsid w:val="77B89345"/>
    <w:rsid w:val="77C0FF1E"/>
    <w:rsid w:val="77C38B55"/>
    <w:rsid w:val="77CB9F6F"/>
    <w:rsid w:val="77CC309D"/>
    <w:rsid w:val="77D7CE54"/>
    <w:rsid w:val="77DB63B9"/>
    <w:rsid w:val="77DECBAB"/>
    <w:rsid w:val="77E1DBDA"/>
    <w:rsid w:val="77E54647"/>
    <w:rsid w:val="77F0749E"/>
    <w:rsid w:val="77F23FA8"/>
    <w:rsid w:val="77F32DDA"/>
    <w:rsid w:val="77FF7103"/>
    <w:rsid w:val="77FF88E7"/>
    <w:rsid w:val="7803C9B9"/>
    <w:rsid w:val="780539C3"/>
    <w:rsid w:val="780F53A9"/>
    <w:rsid w:val="78137A3E"/>
    <w:rsid w:val="78218A44"/>
    <w:rsid w:val="7821DEF3"/>
    <w:rsid w:val="7823C96B"/>
    <w:rsid w:val="782D1AC5"/>
    <w:rsid w:val="782E3E3E"/>
    <w:rsid w:val="782F1C19"/>
    <w:rsid w:val="78321D1A"/>
    <w:rsid w:val="78353476"/>
    <w:rsid w:val="783A3CF5"/>
    <w:rsid w:val="783CC19F"/>
    <w:rsid w:val="7847DC30"/>
    <w:rsid w:val="784B4945"/>
    <w:rsid w:val="78546A72"/>
    <w:rsid w:val="7866468B"/>
    <w:rsid w:val="7866819B"/>
    <w:rsid w:val="7874FB9D"/>
    <w:rsid w:val="787BFA58"/>
    <w:rsid w:val="787C8E50"/>
    <w:rsid w:val="788043B6"/>
    <w:rsid w:val="7882233F"/>
    <w:rsid w:val="788626A5"/>
    <w:rsid w:val="78886CA6"/>
    <w:rsid w:val="788D991A"/>
    <w:rsid w:val="789F8AA4"/>
    <w:rsid w:val="78A086AF"/>
    <w:rsid w:val="78A17A05"/>
    <w:rsid w:val="78A2A03C"/>
    <w:rsid w:val="78B427FA"/>
    <w:rsid w:val="78BD84F6"/>
    <w:rsid w:val="78C2F4FB"/>
    <w:rsid w:val="78C86BDE"/>
    <w:rsid w:val="78CAAC3F"/>
    <w:rsid w:val="78CDB8A8"/>
    <w:rsid w:val="78D54A77"/>
    <w:rsid w:val="78D5BACF"/>
    <w:rsid w:val="78D6D421"/>
    <w:rsid w:val="78E22554"/>
    <w:rsid w:val="78E3EB42"/>
    <w:rsid w:val="78E6EA37"/>
    <w:rsid w:val="78F90526"/>
    <w:rsid w:val="79056965"/>
    <w:rsid w:val="790CC80F"/>
    <w:rsid w:val="79183A49"/>
    <w:rsid w:val="791AC7F0"/>
    <w:rsid w:val="791EEDB9"/>
    <w:rsid w:val="791EEFA5"/>
    <w:rsid w:val="7925D906"/>
    <w:rsid w:val="79337306"/>
    <w:rsid w:val="793DD27D"/>
    <w:rsid w:val="793F20A3"/>
    <w:rsid w:val="79470675"/>
    <w:rsid w:val="794AA580"/>
    <w:rsid w:val="795D30FA"/>
    <w:rsid w:val="795E1CD1"/>
    <w:rsid w:val="7963A673"/>
    <w:rsid w:val="796B3085"/>
    <w:rsid w:val="796B5D94"/>
    <w:rsid w:val="7980D218"/>
    <w:rsid w:val="798C7FA4"/>
    <w:rsid w:val="7990864F"/>
    <w:rsid w:val="79930ABE"/>
    <w:rsid w:val="799BC3E7"/>
    <w:rsid w:val="799DBCF6"/>
    <w:rsid w:val="799F06C8"/>
    <w:rsid w:val="799FAC41"/>
    <w:rsid w:val="79B410E6"/>
    <w:rsid w:val="79B830CB"/>
    <w:rsid w:val="79BB3A0A"/>
    <w:rsid w:val="79BDA2C5"/>
    <w:rsid w:val="79BEFE75"/>
    <w:rsid w:val="79BF44A9"/>
    <w:rsid w:val="79C0E8EA"/>
    <w:rsid w:val="79C6499C"/>
    <w:rsid w:val="79CCD270"/>
    <w:rsid w:val="79CFFCED"/>
    <w:rsid w:val="79D34DB2"/>
    <w:rsid w:val="79DCC2E1"/>
    <w:rsid w:val="79E1ECF4"/>
    <w:rsid w:val="79E6A1AB"/>
    <w:rsid w:val="79EFFEED"/>
    <w:rsid w:val="79F56174"/>
    <w:rsid w:val="79FC0E62"/>
    <w:rsid w:val="79FED9C1"/>
    <w:rsid w:val="7A0C1217"/>
    <w:rsid w:val="7A2C39EC"/>
    <w:rsid w:val="7A3960D3"/>
    <w:rsid w:val="7A446B8F"/>
    <w:rsid w:val="7A4528E1"/>
    <w:rsid w:val="7A49D611"/>
    <w:rsid w:val="7A4F7E0D"/>
    <w:rsid w:val="7A5C8043"/>
    <w:rsid w:val="7A61CB43"/>
    <w:rsid w:val="7A6D06A9"/>
    <w:rsid w:val="7A88800B"/>
    <w:rsid w:val="7A8CD54E"/>
    <w:rsid w:val="7A8E19F8"/>
    <w:rsid w:val="7A91CF69"/>
    <w:rsid w:val="7A95682A"/>
    <w:rsid w:val="7A9E59EF"/>
    <w:rsid w:val="7AA1EE16"/>
    <w:rsid w:val="7AA420C5"/>
    <w:rsid w:val="7AA7C8FC"/>
    <w:rsid w:val="7AB64B76"/>
    <w:rsid w:val="7AD7F298"/>
    <w:rsid w:val="7ADE941B"/>
    <w:rsid w:val="7AE033BE"/>
    <w:rsid w:val="7AF6DD5C"/>
    <w:rsid w:val="7AF84B3C"/>
    <w:rsid w:val="7AF9D7A0"/>
    <w:rsid w:val="7AFB452D"/>
    <w:rsid w:val="7B00AF55"/>
    <w:rsid w:val="7B02951F"/>
    <w:rsid w:val="7B04487F"/>
    <w:rsid w:val="7B04C28E"/>
    <w:rsid w:val="7B130B22"/>
    <w:rsid w:val="7B402723"/>
    <w:rsid w:val="7B41DF28"/>
    <w:rsid w:val="7B49AA0C"/>
    <w:rsid w:val="7B4EC313"/>
    <w:rsid w:val="7B52269D"/>
    <w:rsid w:val="7B545907"/>
    <w:rsid w:val="7B5E2E8F"/>
    <w:rsid w:val="7B64283B"/>
    <w:rsid w:val="7B642E2A"/>
    <w:rsid w:val="7B65F362"/>
    <w:rsid w:val="7B76C96A"/>
    <w:rsid w:val="7B9AA94B"/>
    <w:rsid w:val="7B9B5BF5"/>
    <w:rsid w:val="7BA3AC16"/>
    <w:rsid w:val="7BA68C49"/>
    <w:rsid w:val="7BC58589"/>
    <w:rsid w:val="7BD424A3"/>
    <w:rsid w:val="7BDBD139"/>
    <w:rsid w:val="7BF050C8"/>
    <w:rsid w:val="7BF943E2"/>
    <w:rsid w:val="7BF99342"/>
    <w:rsid w:val="7C00EE03"/>
    <w:rsid w:val="7C093498"/>
    <w:rsid w:val="7C112566"/>
    <w:rsid w:val="7C187D8C"/>
    <w:rsid w:val="7C21773B"/>
    <w:rsid w:val="7C21A22F"/>
    <w:rsid w:val="7C245565"/>
    <w:rsid w:val="7C24A37E"/>
    <w:rsid w:val="7C2C24EA"/>
    <w:rsid w:val="7C4FF210"/>
    <w:rsid w:val="7C51F7D7"/>
    <w:rsid w:val="7C53ED24"/>
    <w:rsid w:val="7C5DD9BE"/>
    <w:rsid w:val="7C730566"/>
    <w:rsid w:val="7C772F91"/>
    <w:rsid w:val="7C818AA4"/>
    <w:rsid w:val="7C9A2BCD"/>
    <w:rsid w:val="7C9D763F"/>
    <w:rsid w:val="7C9EBEA1"/>
    <w:rsid w:val="7CA542E1"/>
    <w:rsid w:val="7CB0438F"/>
    <w:rsid w:val="7CB24997"/>
    <w:rsid w:val="7CB96D40"/>
    <w:rsid w:val="7CBDA016"/>
    <w:rsid w:val="7CCBC7CE"/>
    <w:rsid w:val="7CD248AA"/>
    <w:rsid w:val="7CD3416E"/>
    <w:rsid w:val="7CD6DE57"/>
    <w:rsid w:val="7CD730BC"/>
    <w:rsid w:val="7CD775C0"/>
    <w:rsid w:val="7CE6FC45"/>
    <w:rsid w:val="7CF486D5"/>
    <w:rsid w:val="7D0B9DFE"/>
    <w:rsid w:val="7D0D0454"/>
    <w:rsid w:val="7D1B138F"/>
    <w:rsid w:val="7D1EE09E"/>
    <w:rsid w:val="7D23BB2C"/>
    <w:rsid w:val="7D4AF22F"/>
    <w:rsid w:val="7D5DF644"/>
    <w:rsid w:val="7D5E20A2"/>
    <w:rsid w:val="7D67C934"/>
    <w:rsid w:val="7D7DB2D9"/>
    <w:rsid w:val="7D86A18E"/>
    <w:rsid w:val="7D8C0024"/>
    <w:rsid w:val="7D98C08A"/>
    <w:rsid w:val="7D9D6652"/>
    <w:rsid w:val="7D9DCF42"/>
    <w:rsid w:val="7DA146FF"/>
    <w:rsid w:val="7DAB7BB2"/>
    <w:rsid w:val="7DBA2220"/>
    <w:rsid w:val="7DBA65BC"/>
    <w:rsid w:val="7DC8318F"/>
    <w:rsid w:val="7DD6F2C9"/>
    <w:rsid w:val="7DDCB062"/>
    <w:rsid w:val="7DDD2CA2"/>
    <w:rsid w:val="7DDEB2F2"/>
    <w:rsid w:val="7DEFA196"/>
    <w:rsid w:val="7DFFD24A"/>
    <w:rsid w:val="7E04FD5C"/>
    <w:rsid w:val="7E11E0E8"/>
    <w:rsid w:val="7E1315AC"/>
    <w:rsid w:val="7E17341C"/>
    <w:rsid w:val="7E1DAE5A"/>
    <w:rsid w:val="7E2782CF"/>
    <w:rsid w:val="7E2C61FC"/>
    <w:rsid w:val="7E332EAB"/>
    <w:rsid w:val="7E47837C"/>
    <w:rsid w:val="7E519C54"/>
    <w:rsid w:val="7E56332E"/>
    <w:rsid w:val="7E5CA03B"/>
    <w:rsid w:val="7E710ECA"/>
    <w:rsid w:val="7E7872A2"/>
    <w:rsid w:val="7E7DBC49"/>
    <w:rsid w:val="7E869F4D"/>
    <w:rsid w:val="7E888777"/>
    <w:rsid w:val="7E956B27"/>
    <w:rsid w:val="7E99D38C"/>
    <w:rsid w:val="7E9AB142"/>
    <w:rsid w:val="7EB5AB67"/>
    <w:rsid w:val="7EB61AE4"/>
    <w:rsid w:val="7EB95020"/>
    <w:rsid w:val="7ECB1884"/>
    <w:rsid w:val="7EDB106D"/>
    <w:rsid w:val="7EE84ED0"/>
    <w:rsid w:val="7EE9CC11"/>
    <w:rsid w:val="7EF03B44"/>
    <w:rsid w:val="7EF9DAC1"/>
    <w:rsid w:val="7F0034DB"/>
    <w:rsid w:val="7F1B6AAF"/>
    <w:rsid w:val="7F22CBA0"/>
    <w:rsid w:val="7F25BA80"/>
    <w:rsid w:val="7F48053C"/>
    <w:rsid w:val="7F4D57F4"/>
    <w:rsid w:val="7F584182"/>
    <w:rsid w:val="7F5995E7"/>
    <w:rsid w:val="7F65DCCF"/>
    <w:rsid w:val="7F761295"/>
    <w:rsid w:val="7F762E99"/>
    <w:rsid w:val="7F81D009"/>
    <w:rsid w:val="7F8537F7"/>
    <w:rsid w:val="7F87F3EA"/>
    <w:rsid w:val="7F94FC27"/>
    <w:rsid w:val="7FA15AF5"/>
    <w:rsid w:val="7FAB0CC0"/>
    <w:rsid w:val="7FB20026"/>
    <w:rsid w:val="7FBDDD51"/>
    <w:rsid w:val="7FC1E68A"/>
    <w:rsid w:val="7FC41DCB"/>
    <w:rsid w:val="7FCF4C41"/>
    <w:rsid w:val="7FD22EB9"/>
    <w:rsid w:val="7FD37A01"/>
    <w:rsid w:val="7FD44C2C"/>
    <w:rsid w:val="7FE18594"/>
    <w:rsid w:val="7FEF60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B666F"/>
  <w15:docId w15:val="{9A9242E6-BB2F-4826-9CBB-9E60E02863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Verdana" w:hAnsi="Verdana" w:eastAsia="Verdana" w:cs="Verdana"/>
        <w:color w:val="575757"/>
        <w:sz w:val="18"/>
        <w:szCs w:val="18"/>
        <w:lang w:val="en" w:eastAsia="ja-JP"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outlineLvl w:val="0"/>
    </w:pPr>
    <w:rPr>
      <w:rFonts w:ascii="Verdana Pro Semibold" w:hAnsi="Verdana Pro Semibold" w:eastAsia="Verdana Pro Semibold" w:cs="Verdana Pro Semibold"/>
      <w:color w:val="E40040"/>
      <w:sz w:val="28"/>
      <w:szCs w:val="28"/>
    </w:rPr>
  </w:style>
  <w:style w:type="paragraph" w:styleId="Heading2">
    <w:name w:val="heading 2"/>
    <w:basedOn w:val="Normal"/>
    <w:next w:val="Normal"/>
    <w:uiPriority w:val="9"/>
    <w:unhideWhenUsed/>
    <w:qFormat/>
    <w:pPr>
      <w:keepNext/>
      <w:keepLines/>
      <w:spacing w:before="40"/>
      <w:outlineLvl w:val="1"/>
    </w:pPr>
    <w:rPr>
      <w:rFonts w:ascii="Calibri" w:hAnsi="Calibri" w:eastAsia="Calibri" w:cs="Calibri"/>
      <w:color w:val="2F5496"/>
      <w:sz w:val="26"/>
      <w:szCs w:val="26"/>
    </w:rPr>
  </w:style>
  <w:style w:type="paragraph" w:styleId="Heading3">
    <w:name w:val="heading 3"/>
    <w:basedOn w:val="Normal"/>
    <w:next w:val="Normal"/>
    <w:uiPriority w:val="9"/>
    <w:unhideWhenUsed/>
    <w:qFormat/>
    <w:pPr>
      <w:keepNext/>
      <w:keepLines/>
      <w:spacing w:before="40"/>
      <w:outlineLvl w:val="2"/>
    </w:pPr>
    <w:rPr>
      <w:rFonts w:ascii="Calibri" w:hAnsi="Calibri" w:eastAsia="Calibri" w:cs="Calibri"/>
      <w:color w:val="1F3863"/>
      <w:sz w:val="24"/>
      <w:szCs w:val="24"/>
    </w:rPr>
  </w:style>
  <w:style w:type="paragraph" w:styleId="Heading4">
    <w:name w:val="heading 4"/>
    <w:basedOn w:val="Normal"/>
    <w:next w:val="Normal"/>
    <w:uiPriority w:val="9"/>
    <w:semiHidden/>
    <w:unhideWhenUsed/>
    <w:qFormat/>
    <w:pPr>
      <w:keepNext/>
      <w:keepLines/>
      <w:spacing w:before="240" w:after="40" w:line="240" w:lineRule="auto"/>
      <w:outlineLvl w:val="3"/>
    </w:pPr>
    <w:rPr>
      <w:rFonts w:ascii="Times New Roman" w:hAnsi="Times New Roman" w:eastAsia="Times New Roman" w:cs="Times New Roman"/>
      <w:b/>
      <w:color w:val="000000"/>
      <w:sz w:val="24"/>
      <w:szCs w:val="24"/>
    </w:rPr>
  </w:style>
  <w:style w:type="paragraph" w:styleId="Heading5">
    <w:name w:val="heading 5"/>
    <w:basedOn w:val="Normal"/>
    <w:next w:val="Normal"/>
    <w:uiPriority w:val="9"/>
    <w:semiHidden/>
    <w:unhideWhenUsed/>
    <w:qFormat/>
    <w:pPr>
      <w:keepNext/>
      <w:keepLines/>
      <w:spacing w:before="220" w:after="40" w:line="240" w:lineRule="auto"/>
      <w:outlineLvl w:val="4"/>
    </w:pPr>
    <w:rPr>
      <w:rFonts w:ascii="Times New Roman" w:hAnsi="Times New Roman" w:eastAsia="Times New Roman" w:cs="Times New Roman"/>
      <w:b/>
      <w:color w:val="000000"/>
      <w:sz w:val="22"/>
      <w:szCs w:val="22"/>
    </w:rPr>
  </w:style>
  <w:style w:type="paragraph" w:styleId="Heading6">
    <w:name w:val="heading 6"/>
    <w:basedOn w:val="Normal"/>
    <w:next w:val="Normal"/>
    <w:uiPriority w:val="9"/>
    <w:semiHidden/>
    <w:unhideWhenUsed/>
    <w:qFormat/>
    <w:pPr>
      <w:keepNext/>
      <w:keepLines/>
      <w:spacing w:before="200" w:after="40" w:line="240" w:lineRule="auto"/>
      <w:outlineLvl w:val="5"/>
    </w:pPr>
    <w:rPr>
      <w:rFonts w:ascii="Times New Roman" w:hAnsi="Times New Roman" w:eastAsia="Times New Roman" w:cs="Times New Roman"/>
      <w:b/>
      <w:color w:val="000000"/>
      <w:sz w:val="20"/>
      <w:szCs w:val="20"/>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120" w:after="60"/>
    </w:pPr>
    <w:rPr>
      <w:rFonts w:ascii="Verdana Pro Semibold" w:hAnsi="Verdana Pro Semibold" w:eastAsia="Verdana Pro Semibold" w:cs="Verdana Pro Semibold"/>
      <w:sz w:val="24"/>
      <w:szCs w:val="24"/>
    </w:rPr>
  </w:style>
  <w:style w:type="paragraph" w:styleId="Subtitle">
    <w:name w:val="Subtitle"/>
    <w:basedOn w:val="Normal"/>
    <w:next w:val="Normal"/>
    <w:uiPriority w:val="11"/>
    <w:qFormat/>
    <w:pPr>
      <w:keepNext/>
      <w:keepLines/>
      <w:spacing w:before="360" w:after="80" w:line="240" w:lineRule="auto"/>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ListParagraph">
    <w:name w:val="List Paragraph"/>
    <w:basedOn w:val="Normal"/>
    <w:uiPriority w:val="34"/>
    <w:qFormat/>
    <w:pPr>
      <w:ind w:left="720"/>
      <w:contextualSpacing/>
    </w:pPr>
  </w:style>
  <w:style w:type="character" w:styleId="FollowedHyperlink">
    <w:name w:val="FollowedHyperlink"/>
    <w:basedOn w:val="DefaultParagraphFont"/>
    <w:uiPriority w:val="99"/>
    <w:semiHidden/>
    <w:unhideWhenUsed/>
    <w:rsid w:val="0037343A"/>
    <w:rPr>
      <w:color w:val="800080" w:themeColor="followedHyperlink"/>
      <w:u w:val="single"/>
    </w:rPr>
  </w:style>
  <w:style w:type="paragraph" w:styleId="NormalWeb">
    <w:name w:val="Normal (Web)"/>
    <w:basedOn w:val="Normal"/>
    <w:uiPriority w:val="99"/>
    <w:semiHidden/>
    <w:unhideWhenUsed/>
    <w:rsid w:val="00AF28EB"/>
    <w:pPr>
      <w:spacing w:before="100" w:beforeAutospacing="1" w:after="100" w:afterAutospacing="1" w:line="240" w:lineRule="auto"/>
    </w:pPr>
    <w:rPr>
      <w:rFonts w:ascii="Times New Roman" w:hAnsi="Times New Roman" w:eastAsia="Times New Roman" w:cs="Times New Roman"/>
      <w:color w:val="auto"/>
      <w:sz w:val="24"/>
      <w:szCs w:val="24"/>
      <w:lang w:val="en-IN" w:eastAsia="en-IN"/>
    </w:rPr>
  </w:style>
  <w:style w:type="paragraph" w:styleId="HTMLPreformatted">
    <w:name w:val="HTML Preformatted"/>
    <w:basedOn w:val="Normal"/>
    <w:link w:val="HTMLPreformattedChar"/>
    <w:uiPriority w:val="99"/>
    <w:semiHidden/>
    <w:unhideWhenUsed/>
    <w:rsid w:val="005F3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color w:val="auto"/>
      <w:sz w:val="20"/>
      <w:szCs w:val="20"/>
      <w:lang w:val="en-IN" w:eastAsia="en-IN"/>
    </w:rPr>
  </w:style>
  <w:style w:type="character" w:styleId="HTMLPreformattedChar" w:customStyle="1">
    <w:name w:val="HTML Preformatted Char"/>
    <w:basedOn w:val="DefaultParagraphFont"/>
    <w:link w:val="HTMLPreformatted"/>
    <w:uiPriority w:val="99"/>
    <w:semiHidden/>
    <w:rsid w:val="005F3777"/>
    <w:rPr>
      <w:rFonts w:ascii="Courier New" w:hAnsi="Courier New" w:eastAsia="Times New Roman" w:cs="Courier New"/>
      <w:color w:val="auto"/>
      <w:sz w:val="20"/>
      <w:szCs w:val="20"/>
      <w:lang w:val="en-IN" w:eastAsia="en-IN"/>
    </w:rPr>
  </w:style>
  <w:style w:type="character" w:styleId="code-quote" w:customStyle="1">
    <w:name w:val="code-quote"/>
    <w:basedOn w:val="DefaultParagraphFont"/>
    <w:rsid w:val="005F3777"/>
  </w:style>
  <w:style w:type="character" w:styleId="code-keyword" w:customStyle="1">
    <w:name w:val="code-keyword"/>
    <w:basedOn w:val="DefaultParagraphFont"/>
    <w:rsid w:val="005F3777"/>
  </w:style>
  <w:style w:type="table" w:styleId="ac"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2"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3"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4"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5"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6"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7"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8"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9"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top w:w="100" w:type="dxa"/>
        <w:left w:w="100" w:type="dxa"/>
        <w:bottom w:w="100" w:type="dxa"/>
        <w:right w:w="100" w:type="dxa"/>
      </w:tblCellMar>
    </w:tblPr>
  </w:style>
  <w:style w:type="table" w:styleId="afb"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c"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d"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e"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f"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f0"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f1"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f2"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f3"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f4"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f5" w:customStyle="1">
    <w:basedOn w:val="TableNormal"/>
    <w:tblPr>
      <w:tblStyleRowBandSize w:val="1"/>
      <w:tblStyleColBandSize w:val="1"/>
      <w:tblCellMar>
        <w:top w:w="100" w:type="dxa"/>
        <w:left w:w="100" w:type="dxa"/>
        <w:bottom w:w="100" w:type="dxa"/>
        <w:right w:w="100" w:type="dxa"/>
      </w:tblCellMar>
    </w:tblPr>
  </w:style>
  <w:style w:type="table" w:styleId="aff6"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f7" w:customStyle="1">
    <w:basedOn w:val="TableNormal"/>
    <w:tblPr>
      <w:tblStyleRowBandSize w:val="1"/>
      <w:tblStyleColBandSize w:val="1"/>
      <w:tblCellMar>
        <w:top w:w="100" w:type="dxa"/>
        <w:left w:w="100" w:type="dxa"/>
        <w:bottom w:w="100" w:type="dxa"/>
        <w:right w:w="100" w:type="dxa"/>
      </w:tblCellMar>
    </w:tbl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tblPr>
      <w:tblStyleRowBandSize w:val="1"/>
      <w:tblStyleColBandSize w:val="1"/>
      <w:tblCellMar>
        <w:top w:w="100" w:type="dxa"/>
        <w:left w:w="100" w:type="dxa"/>
        <w:bottom w:w="100" w:type="dxa"/>
        <w:right w:w="100" w:type="dxa"/>
      </w:tblCellMar>
    </w:tblPr>
  </w:style>
  <w:style w:type="table" w:styleId="affa" w:customStyle="1">
    <w:basedOn w:val="TableNormal"/>
    <w:tblPr>
      <w:tblStyleRowBandSize w:val="1"/>
      <w:tblStyleColBandSize w:val="1"/>
      <w:tblCellMar>
        <w:top w:w="100" w:type="dxa"/>
        <w:left w:w="100" w:type="dxa"/>
        <w:bottom w:w="100" w:type="dxa"/>
        <w:right w:w="100" w:type="dxa"/>
      </w:tblCellMar>
    </w:tblPr>
  </w:style>
  <w:style w:type="table" w:styleId="affb" w:customStyle="1">
    <w:basedOn w:val="TableNormal"/>
    <w:tblPr>
      <w:tblStyleRowBandSize w:val="1"/>
      <w:tblStyleColBandSize w:val="1"/>
      <w:tblCellMar>
        <w:top w:w="100" w:type="dxa"/>
        <w:left w:w="100" w:type="dxa"/>
        <w:bottom w:w="100" w:type="dxa"/>
        <w:right w:w="100" w:type="dxa"/>
      </w:tblCellMar>
    </w:tblPr>
  </w:style>
  <w:style w:type="table" w:styleId="affc"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fd"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fe"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ff"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ff0"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fff1" w:customStyle="1">
    <w:basedOn w:val="TableNormal"/>
    <w:tblPr>
      <w:tblStyleRowBandSize w:val="1"/>
      <w:tblStyleColBandSize w:val="1"/>
      <w:tblCellMar>
        <w:top w:w="100" w:type="dxa"/>
        <w:left w:w="100" w:type="dxa"/>
        <w:bottom w:w="100" w:type="dxa"/>
        <w:right w:w="100" w:type="dxa"/>
      </w:tblCellMar>
    </w:tblPr>
  </w:style>
  <w:style w:type="table" w:styleId="afff2" w:customStyle="1">
    <w:basedOn w:val="TableNormal"/>
    <w:tblPr>
      <w:tblStyleRowBandSize w:val="1"/>
      <w:tblStyleColBandSize w:val="1"/>
      <w:tblCellMar>
        <w:top w:w="100" w:type="dxa"/>
        <w:left w:w="100" w:type="dxa"/>
        <w:bottom w:w="100" w:type="dxa"/>
        <w:right w:w="100" w:type="dxa"/>
      </w:tblCellMar>
    </w:tblPr>
  </w:style>
  <w:style w:type="table" w:styleId="afff3" w:customStyle="1">
    <w:basedOn w:val="TableNormal"/>
    <w:tblPr>
      <w:tblStyleRowBandSize w:val="1"/>
      <w:tblStyleColBandSize w:val="1"/>
      <w:tblCellMar>
        <w:top w:w="100" w:type="dxa"/>
        <w:left w:w="100" w:type="dxa"/>
        <w:bottom w:w="100" w:type="dxa"/>
        <w:right w:w="100" w:type="dxa"/>
      </w:tblCellMar>
    </w:tbl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tblPr>
      <w:tblStyleRowBandSize w:val="1"/>
      <w:tblStyleColBandSize w:val="1"/>
      <w:tblCellMar>
        <w:left w:w="115" w:type="dxa"/>
        <w:right w:w="115" w:type="dxa"/>
      </w:tblCellMar>
    </w:tblPr>
  </w:style>
  <w:style w:type="table" w:styleId="afff6" w:customStyle="1">
    <w:basedOn w:val="TableNormal"/>
    <w:tblPr>
      <w:tblStyleRowBandSize w:val="1"/>
      <w:tblStyleColBandSize w:val="1"/>
      <w:tblCellMar>
        <w:left w:w="115" w:type="dxa"/>
        <w:right w:w="115" w:type="dxa"/>
      </w:tblCellMar>
    </w:tblPr>
  </w:style>
  <w:style w:type="table" w:styleId="afff7" w:customStyle="1">
    <w:basedOn w:val="TableNormal"/>
    <w:tblPr>
      <w:tblStyleRowBandSize w:val="1"/>
      <w:tblStyleColBandSize w:val="1"/>
      <w:tblCellMar>
        <w:top w:w="100" w:type="dxa"/>
        <w:left w:w="100" w:type="dxa"/>
        <w:bottom w:w="100" w:type="dxa"/>
        <w:right w:w="100" w:type="dxa"/>
      </w:tblCellMar>
    </w:tblPr>
  </w:style>
  <w:style w:type="table" w:styleId="afff8" w:customStyle="1">
    <w:basedOn w:val="TableNormal"/>
    <w:tblPr>
      <w:tblStyleRowBandSize w:val="1"/>
      <w:tblStyleColBandSize w:val="1"/>
      <w:tblCellMar>
        <w:top w:w="100" w:type="dxa"/>
        <w:left w:w="100" w:type="dxa"/>
        <w:bottom w:w="100" w:type="dxa"/>
        <w:right w:w="100" w:type="dxa"/>
      </w:tblCellMar>
    </w:tblPr>
  </w:style>
  <w:style w:type="table" w:styleId="afff9" w:customStyle="1">
    <w:basedOn w:val="TableNormal"/>
    <w:tblPr>
      <w:tblStyleRowBandSize w:val="1"/>
      <w:tblStyleColBandSize w:val="1"/>
      <w:tblCellMar>
        <w:top w:w="100" w:type="dxa"/>
        <w:left w:w="100" w:type="dxa"/>
        <w:bottom w:w="100" w:type="dxa"/>
        <w:right w:w="100" w:type="dxa"/>
      </w:tblCellMar>
    </w:tblPr>
  </w:style>
  <w:style w:type="table" w:styleId="afffa" w:customStyle="1">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styleId="afffb" w:customStyle="1">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styleId="afffc" w:customStyle="1">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styleId="afffd" w:customStyle="1">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styleId="afffe" w:customStyle="1">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styleId="affff" w:customStyle="1">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styleId="affff0" w:customStyle="1">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styleId="affff1" w:customStyle="1">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styleId="affff2" w:customStyle="1">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styleId="affff3" w:customStyle="1">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styleId="affff4" w:customStyle="1">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styleId="affff5" w:customStyle="1">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styleId="affff6" w:customStyle="1">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styleId="affff7" w:customStyle="1">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styleId="affff8" w:customStyle="1">
    <w:basedOn w:val="TableNormal"/>
    <w:tblPr>
      <w:tblStyleRowBandSize w:val="1"/>
      <w:tblStyleColBandSize w:val="1"/>
      <w:tblCellMar>
        <w:top w:w="100" w:type="dxa"/>
        <w:left w:w="100" w:type="dxa"/>
        <w:bottom w:w="100" w:type="dxa"/>
        <w:right w:w="100" w:type="dxa"/>
      </w:tblCellMar>
    </w:tblPr>
  </w:style>
  <w:style w:type="table" w:styleId="affff9" w:customStyle="1">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styleId="affffa" w:customStyle="1">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styleId="affffb" w:customStyle="1">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styleId="affffc" w:customStyle="1">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styleId="affffd" w:customStyle="1">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styleId="affffe" w:customStyle="1">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styleId="afffff" w:customStyle="1">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styleId="afffff0" w:customStyle="1">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styleId="afffff1" w:customStyle="1">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styleId="afffff2" w:customStyle="1">
    <w:basedOn w:val="TableNormal"/>
    <w:tblPr>
      <w:tblStyleRowBandSize w:val="1"/>
      <w:tblStyleColBandSize w:val="1"/>
      <w:tblCellMar>
        <w:top w:w="100" w:type="dxa"/>
        <w:left w:w="100" w:type="dxa"/>
        <w:bottom w:w="100" w:type="dxa"/>
        <w:right w:w="100" w:type="dxa"/>
      </w:tblCellMar>
    </w:tblPr>
  </w:style>
  <w:style w:type="paragraph" w:styleId="paragraph" w:customStyle="1">
    <w:name w:val="paragraph"/>
    <w:basedOn w:val="Normal"/>
    <w:rsid w:val="00E8133B"/>
    <w:pPr>
      <w:spacing w:before="100" w:beforeAutospacing="1" w:after="100" w:afterAutospacing="1" w:line="240" w:lineRule="auto"/>
    </w:pPr>
    <w:rPr>
      <w:rFonts w:ascii="Times New Roman" w:hAnsi="Times New Roman" w:eastAsia="Times New Roman" w:cs="Times New Roman"/>
      <w:color w:val="auto"/>
      <w:sz w:val="24"/>
      <w:szCs w:val="24"/>
      <w:lang w:val="en-IN" w:eastAsia="en-GB"/>
    </w:rPr>
  </w:style>
  <w:style w:type="character" w:styleId="normaltextrun" w:customStyle="1">
    <w:name w:val="normaltextrun"/>
    <w:basedOn w:val="DefaultParagraphFont"/>
    <w:rsid w:val="00E8133B"/>
  </w:style>
  <w:style w:type="character" w:styleId="eop" w:customStyle="1">
    <w:name w:val="eop"/>
    <w:basedOn w:val="DefaultParagraphFont"/>
    <w:rsid w:val="00E8133B"/>
  </w:style>
  <w:style w:type="character" w:styleId="scxw172943348" w:customStyle="1">
    <w:name w:val="scxw172943348"/>
    <w:basedOn w:val="DefaultParagraphFont"/>
    <w:rsid w:val="00E8133B"/>
  </w:style>
  <w:style w:type="paragraph" w:styleId="TOC4">
    <w:name w:val="toc 4"/>
    <w:basedOn w:val="Normal"/>
    <w:next w:val="Normal"/>
    <w:autoRedefine/>
    <w:uiPriority w:val="39"/>
    <w:unhideWhenUsed/>
    <w:rsid w:val="00227833"/>
    <w:pPr>
      <w:spacing w:after="100"/>
      <w:ind w:left="540"/>
    </w:pPr>
  </w:style>
  <w:style w:type="paragraph" w:styleId="NoSpacing">
    <w:name w:val="No Spacing"/>
    <w:uiPriority w:val="1"/>
    <w:qFormat/>
    <w:rsid w:val="5FC4D073"/>
    <w:pPr>
      <w:spacing w:after="0"/>
    </w:pPr>
  </w:style>
  <w:style w:type="paragraph" w:styleId="TOC5">
    <w:name w:val="toc 5"/>
    <w:basedOn w:val="Normal"/>
    <w:next w:val="Normal"/>
    <w:autoRedefine/>
    <w:uiPriority w:val="39"/>
    <w:unhideWhenUsed/>
    <w:rsid w:val="00B50C81"/>
    <w:pPr>
      <w:spacing w:after="100"/>
      <w:ind w:left="720"/>
    </w:p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TOC6">
    <w:name w:val="toc 6"/>
    <w:basedOn w:val="Normal"/>
    <w:next w:val="Normal"/>
    <w:autoRedefine/>
    <w:uiPriority w:val="39"/>
    <w:unhideWhenUsed/>
    <w:rsid w:val="00A70ED8"/>
    <w:pPr>
      <w:spacing w:after="100" w:line="278" w:lineRule="auto"/>
      <w:ind w:left="1200"/>
    </w:pPr>
    <w:rPr>
      <w:rFonts w:asciiTheme="minorHAnsi" w:hAnsiTheme="minorHAnsi" w:eastAsiaTheme="minorEastAsia"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A70ED8"/>
    <w:pPr>
      <w:spacing w:after="100" w:line="278" w:lineRule="auto"/>
      <w:ind w:left="1440"/>
    </w:pPr>
    <w:rPr>
      <w:rFonts w:asciiTheme="minorHAnsi" w:hAnsiTheme="minorHAnsi" w:eastAsiaTheme="minorEastAsia"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A70ED8"/>
    <w:pPr>
      <w:spacing w:after="100" w:line="278" w:lineRule="auto"/>
      <w:ind w:left="1680"/>
    </w:pPr>
    <w:rPr>
      <w:rFonts w:asciiTheme="minorHAnsi" w:hAnsiTheme="minorHAnsi" w:eastAsiaTheme="minorEastAsia"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A70ED8"/>
    <w:pPr>
      <w:spacing w:after="100" w:line="278" w:lineRule="auto"/>
      <w:ind w:left="1920"/>
    </w:pPr>
    <w:rPr>
      <w:rFonts w:asciiTheme="minorHAnsi" w:hAnsiTheme="minorHAnsi" w:eastAsiaTheme="minorEastAsia" w:cstheme="minorBidi"/>
      <w:color w:val="auto"/>
      <w:kern w:val="2"/>
      <w:sz w:val="24"/>
      <w:szCs w:val="24"/>
      <w:lang w:val="en-US"/>
      <w14:ligatures w14:val="standardContextual"/>
    </w:rPr>
  </w:style>
  <w:style w:type="character" w:styleId="UnresolvedMention">
    <w:name w:val="Unresolved Mention"/>
    <w:basedOn w:val="DefaultParagraphFont"/>
    <w:uiPriority w:val="99"/>
    <w:semiHidden/>
    <w:unhideWhenUsed/>
    <w:rsid w:val="00A70ED8"/>
    <w:rPr>
      <w:color w:val="605E5C"/>
      <w:shd w:val="clear" w:color="auto" w:fill="E1DFDD"/>
    </w:rPr>
  </w:style>
  <w:style w:type="paragraph" w:styleId="BalloonText">
    <w:name w:val="Balloon Text"/>
    <w:basedOn w:val="Normal"/>
    <w:link w:val="BalloonTextChar"/>
    <w:uiPriority w:val="99"/>
    <w:semiHidden/>
    <w:unhideWhenUsed/>
    <w:rsid w:val="009A35AA"/>
    <w:pPr>
      <w:spacing w:after="0" w:line="240" w:lineRule="auto"/>
    </w:pPr>
    <w:rPr>
      <w:rFonts w:ascii="Times New Roman" w:hAnsi="Times New Roman" w:cs="Times New Roman"/>
    </w:rPr>
  </w:style>
  <w:style w:type="character" w:styleId="BalloonTextChar" w:customStyle="1">
    <w:name w:val="Balloon Text Char"/>
    <w:basedOn w:val="DefaultParagraphFont"/>
    <w:link w:val="BalloonText"/>
    <w:uiPriority w:val="99"/>
    <w:semiHidden/>
    <w:rsid w:val="009A35AA"/>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20437C"/>
    <w:rPr>
      <w:b/>
      <w:bCs/>
    </w:rPr>
  </w:style>
  <w:style w:type="character" w:styleId="CommentSubjectChar" w:customStyle="1">
    <w:name w:val="Comment Subject Char"/>
    <w:basedOn w:val="CommentTextChar"/>
    <w:link w:val="CommentSubject"/>
    <w:uiPriority w:val="99"/>
    <w:semiHidden/>
    <w:rsid w:val="0020437C"/>
    <w:rPr>
      <w:b/>
      <w:bCs/>
      <w:sz w:val="20"/>
      <w:szCs w:val="20"/>
    </w:rPr>
  </w:style>
  <w:style w:type="character" w:styleId="Mention">
    <w:name w:val="Mention"/>
    <w:basedOn w:val="DefaultParagraphFont"/>
    <w:uiPriority w:val="99"/>
    <w:unhideWhenUsed/>
    <w:rsid w:val="00FF765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bluk.sharepoint.com/:w:/r/sites/PRJ_E-LegalDepositRestorationofServicesExternal/Shared%20Documents/General/02%20Discovery/Build%20definition/British-Library-BDD-Submissions-ContentDisplay_V1_2.docx?d=w4e09b8014a77446aaf00f9ba80eefc37&amp;csf=1&amp;web=1&amp;e=eFwXZ4&amp;nav=eyJoIjoiMTI3NDIxMTA3MiJ9" TargetMode="External"/><Relationship Id="rId2" Type="http://schemas.openxmlformats.org/officeDocument/2006/relationships/hyperlink" Target="https://fast.oclc.org/searchfast/" TargetMode="External"/><Relationship Id="rId1" Type="http://schemas.openxmlformats.org/officeDocument/2006/relationships/hyperlink" Target="http://www.bl.uk"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hyperlink" Target="https://www.loc.gov/marc/languages/" TargetMode="External"/><Relationship Id="rId21" Type="http://schemas.openxmlformats.org/officeDocument/2006/relationships/hyperlink" Target="https://legaldeposit.org.uk" TargetMode="Externa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yperlink" Target="https://basecamp.com/1809592/projects/19985658" TargetMode="External"/><Relationship Id="rId25" Type="http://schemas.openxmlformats.org/officeDocument/2006/relationships/hyperlink" Target="https://www.accessengineeringlibrary.com/search?content_type=All&amp;query=fluid&amp;items_per_page=10&amp;scope=all" TargetMode="External"/><Relationship Id="rId33" Type="http://schemas.openxmlformats.org/officeDocument/2006/relationships/footer" Target="footer2.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s://schema.highwire.org/content-types.xml" TargetMode="External"/><Relationship Id="rId29" Type="http://schemas.openxmlformats.org/officeDocument/2006/relationships/hyperlink" Target="https://www.loc.gov/marc/languag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header" Target="header2.xml"/><Relationship Id="rId37" Type="http://schemas.microsoft.com/office/2019/05/relationships/documenttasks" Target="documenttasks/documenttasks1.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3.png"/><Relationship Id="rId28" Type="http://schemas.openxmlformats.org/officeDocument/2006/relationships/hyperlink" Target="https://www.loc.gov/marc/languages/" TargetMode="Externa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adimps.sharepoint.com/:w:/s/HighwirePMO/IQBIYXTKsiSrQKNS4EjdzYS9AVe57OT96pvvKY9JwaZyk_8?e=r1unrQ&amp;nav=eyJoIjoiMTk4MzA1NjgzOSJ9"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hyperlink" Target="mailto:legaldepositportal@bl.uk" TargetMode="External"/><Relationship Id="rId27" Type="http://schemas.openxmlformats.org/officeDocument/2006/relationships/hyperlink" Target="https://www.loc.gov/marc/languages/" TargetMode="External"/><Relationship Id="rId30" Type="http://schemas.openxmlformats.org/officeDocument/2006/relationships/header" Target="header1.xml"/><Relationship Id="rId35" Type="http://schemas.microsoft.com/office/2011/relationships/people" Target="people.xml"/><Relationship Id="rId8" Type="http://schemas.openxmlformats.org/officeDocument/2006/relationships/settings" Target="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documenttasks/documenttasks1.xml><?xml version="1.0" encoding="utf-8"?>
<t:Tasks xmlns:t="http://schemas.microsoft.com/office/tasks/2019/documenttasks" xmlns:oel="http://schemas.microsoft.com/office/2019/extlst">
  <t:Task id="{0BA42F79-4579-4706-8391-4B2EBEC36F86}">
    <t:Anchor>
      <t:Comment id="2121727891"/>
    </t:Anchor>
    <t:History>
      <t:Event id="{7C81696B-6C5B-45F5-AA4D-9A2ABF9637BC}" time="2026-02-03T12:41:12.993Z">
        <t:Attribution userId="S::Linda.Arnold-Stratford@bl.uk::2fe90c56-baf8-472c-a11f-f843c48a00be" userProvider="AD" userName="Arnold-Stratford, Linda"/>
        <t:Anchor>
          <t:Comment id="1421268376"/>
        </t:Anchor>
        <t:Create/>
      </t:Event>
      <t:Event id="{6055E127-4A38-4597-9BBB-50AAAF2924BE}" time="2026-02-03T12:41:12.993Z">
        <t:Attribution userId="S::Linda.Arnold-Stratford@bl.uk::2fe90c56-baf8-472c-a11f-f843c48a00be" userProvider="AD" userName="Arnold-Stratford, Linda"/>
        <t:Anchor>
          <t:Comment id="1421268376"/>
        </t:Anchor>
        <t:Assign userId="S::ian.cooke@bl.uk::f2d51639-9b1c-4f6a-a510-b9643e3d1c0b" userProvider="AD" userName="Cooke, Ian"/>
      </t:Event>
      <t:Event id="{BA2917B7-D891-4291-9CA7-FE0E3C78C29E}" time="2026-02-03T12:41:12.993Z">
        <t:Attribution userId="S::Linda.Arnold-Stratford@bl.uk::2fe90c56-baf8-472c-a11f-f843c48a00be" userProvider="AD" userName="Arnold-Stratford, Linda"/>
        <t:Anchor>
          <t:Comment id="1421268376"/>
        </t:Anchor>
        <t:SetTitle title="@Cooke, Ian Please can you let me know if you know of any existing Taxonomy that we can use."/>
      </t:Event>
    </t:History>
  </t:Task>
  <t:Task id="{98B0D9C7-27C6-471A-AEF3-485BA4D09764}">
    <t:Anchor>
      <t:Comment id="1836565790"/>
    </t:Anchor>
    <t:History>
      <t:Event id="{81F06B1B-47DE-4862-B121-B4FC55E874AA}" time="2025-12-16T16:29:30.04Z">
        <t:Attribution userId="S::jrouth@highwirepress.com::9a31bcac-ce53-49b8-a034-e5af046b967e" userProvider="AD" userName="Joshua Routh"/>
        <t:Anchor>
          <t:Comment id="1836565790"/>
        </t:Anchor>
        <t:Create/>
      </t:Event>
      <t:Event id="{EF105870-35A8-4E93-BB01-4E2B89C1BE9A}" time="2025-12-16T16:29:30.04Z">
        <t:Attribution userId="S::jrouth@highwirepress.com::9a31bcac-ce53-49b8-a034-e5af046b967e" userProvider="AD" userName="Joshua Routh"/>
        <t:Anchor>
          <t:Comment id="1836565790"/>
        </t:Anchor>
        <t:Assign userId="S::solomon.j@mpslimited.com::2f6734b7-d096-4725-8d2a-bd045ac36dd1" userProvider="AD" userName="Solomon J"/>
      </t:Event>
      <t:Event id="{BAA725B0-7D77-4785-9575-A299D2251883}" time="2025-12-16T16:29:30.04Z">
        <t:Attribution userId="S::jrouth@highwirepress.com::9a31bcac-ce53-49b8-a034-e5af046b967e" userProvider="AD" userName="Joshua Routh"/>
        <t:Anchor>
          <t:Comment id="1836565790"/>
        </t:Anchor>
        <t:SetTitle title="@Solomon J"/>
      </t:Event>
    </t:History>
  </t:Task>
  <t:Task id="{1CF963FB-D9B6-4C11-A5E9-CFB587A2D16B}">
    <t:Anchor>
      <t:Comment id="711926433"/>
    </t:Anchor>
    <t:History>
      <t:Event id="{D497979E-109D-405C-8B9D-54A15B0DDDA2}" time="2025-12-16T11:13:24.666Z">
        <t:Attribution userId="S::jrouth@highwirepress.com::9a31bcac-ce53-49b8-a034-e5af046b967e" userProvider="AD" userName="Joshua Routh"/>
        <t:Anchor>
          <t:Comment id="711926433"/>
        </t:Anchor>
        <t:Create/>
      </t:Event>
      <t:Event id="{3097B142-6F91-47C2-9353-7975B747DE5C}" time="2025-12-16T11:13:24.666Z">
        <t:Attribution userId="S::jrouth@highwirepress.com::9a31bcac-ce53-49b8-a034-e5af046b967e" userProvider="AD" userName="Joshua Routh"/>
        <t:Anchor>
          <t:Comment id="711926433"/>
        </t:Anchor>
        <t:Assign userId="S::suresh.s@highwirepress.com::2a2ec58c-5916-498a-ad3f-ca6242b73bf8" userProvider="AD" userName="Suresh  S"/>
      </t:Event>
      <t:Event id="{3874ACF1-C69A-46A7-85E9-910DD5286C75}" time="2025-12-16T11:13:24.666Z">
        <t:Attribution userId="S::jrouth@highwirepress.com::9a31bcac-ce53-49b8-a034-e5af046b967e" userProvider="AD" userName="Joshua Routh"/>
        <t:Anchor>
          <t:Comment id="711926433"/>
        </t:Anchor>
        <t:SetTitle title="@Suresh S @Vishnu Singh Please define the MARC21 field that the HWCID should be in"/>
      </t:Event>
    </t:History>
  </t:Task>
  <t:Task id="{5383A803-883D-4BEF-92D2-DA2237EBB287}">
    <t:Anchor>
      <t:Comment id="547547777"/>
    </t:Anchor>
    <t:History>
      <t:Event id="{75F5594E-51C9-4894-BE75-B9918DC3A656}" time="2025-12-17T09:49:10.039Z">
        <t:Attribution userId="S::jrouth@highwirepress.com::9a31bcac-ce53-49b8-a034-e5af046b967e" userProvider="AD" userName="Joshua Routh"/>
        <t:Anchor>
          <t:Comment id="547547777"/>
        </t:Anchor>
        <t:Create/>
      </t:Event>
      <t:Event id="{27E97097-67C6-470E-9829-EEE4A8D5C5E6}" time="2025-12-17T09:49:10.039Z">
        <t:Attribution userId="S::jrouth@highwirepress.com::9a31bcac-ce53-49b8-a034-e5af046b967e" userProvider="AD" userName="Joshua Routh"/>
        <t:Anchor>
          <t:Comment id="547547777"/>
        </t:Anchor>
        <t:Assign userId="S::vishnu.singh@highwirepress.com::714dffed-addb-446f-af82-5017b6b84bcb" userProvider="AD" userName="Vishnu Singh"/>
      </t:Event>
      <t:Event id="{B63C23AC-A4A0-4227-B6F5-3F4EBCAD3EB7}" time="2025-12-17T09:49:10.039Z">
        <t:Attribution userId="S::jrouth@highwirepress.com::9a31bcac-ce53-49b8-a034-e5af046b967e" userProvider="AD" userName="Joshua Routh"/>
        <t:Anchor>
          <t:Comment id="547547777"/>
        </t:Anchor>
        <t:SetTitle title="@Vishnu Singh @Suresh S Please note the 'Example data needed' items in this section. For each of the 6 samples I've requested, please also include any details about the folder structure needed"/>
      </t:Event>
    </t:History>
  </t:Task>
  <t:Task id="{E2325D48-C42C-45C4-BC43-F4FDFD082DB7}">
    <t:Anchor>
      <t:Comment id="1519514561"/>
    </t:Anchor>
    <t:History>
      <t:Event id="{9DCFE9E2-F469-4350-A0C0-B300C9136FF5}" time="2025-12-16T14:18:00.858Z">
        <t:Attribution userId="S::jrouth@highwirepress.com::9a31bcac-ce53-49b8-a034-e5af046b967e" userProvider="AD" userName="Joshua Routh"/>
        <t:Anchor>
          <t:Comment id="1519514561"/>
        </t:Anchor>
        <t:Create/>
      </t:Event>
      <t:Event id="{F53B26D3-0A86-4391-AF1B-71057693CA1F}" time="2025-12-16T14:18:00.858Z">
        <t:Attribution userId="S::jrouth@highwirepress.com::9a31bcac-ce53-49b8-a034-e5af046b967e" userProvider="AD" userName="Joshua Routh"/>
        <t:Anchor>
          <t:Comment id="1519514561"/>
        </t:Anchor>
        <t:Assign userId="S::vishnu.singh@highwirepress.com::714dffed-addb-446f-af82-5017b6b84bcb" userProvider="AD" userName="Vishnu Singh"/>
      </t:Event>
      <t:Event id="{B3C80D72-920F-4327-91FB-AC62E338FB44}" time="2025-12-16T14:18:00.858Z">
        <t:Attribution userId="S::jrouth@highwirepress.com::9a31bcac-ce53-49b8-a034-e5af046b967e" userProvider="AD" userName="Joshua Routh"/>
        <t:Anchor>
          <t:Comment id="1519514561"/>
        </t:Anchor>
        <t:SetTitle title="@Vishnu Singh @Suresh S Please note the 'Example data needed' items in this section"/>
      </t:Event>
      <t:Event id="{A22816C8-E7C6-42C3-A735-4FDFF14C7941}" time="2025-12-17T09:49:15.286Z">
        <t:Attribution userId="S::jrouth@highwirepress.com::9a31bcac-ce53-49b8-a034-e5af046b967e" userProvider="AD" userName="Joshua Routh"/>
        <t:Progress percentComplete="100"/>
      </t:Event>
    </t:History>
  </t:Task>
  <t:Task id="{141B4FA3-0C49-4B2B-8D07-D4D7798DE12D}">
    <t:Anchor>
      <t:Comment id="1737327710"/>
    </t:Anchor>
    <t:History>
      <t:Event id="{8404B9E2-6CAD-483F-A467-792F0C3E6BEA}" time="2025-12-17T09:42:29.509Z">
        <t:Attribution userId="S::jrouth@highwirepress.com::9a31bcac-ce53-49b8-a034-e5af046b967e" userProvider="AD" userName="Joshua Routh"/>
        <t:Anchor>
          <t:Comment id="1737327710"/>
        </t:Anchor>
        <t:Create/>
      </t:Event>
      <t:Event id="{B8989ADE-E21C-4E4E-B929-D4139EA976F8}" time="2025-12-17T09:42:29.509Z">
        <t:Attribution userId="S::jrouth@highwirepress.com::9a31bcac-ce53-49b8-a034-e5af046b967e" userProvider="AD" userName="Joshua Routh"/>
        <t:Anchor>
          <t:Comment id="1737327710"/>
        </t:Anchor>
        <t:Assign userId="S::sacharya@highwirepress.com::164d6ee7-b715-4601-a178-604c333bde45" userProvider="AD" userName="Shilpa Acharya"/>
      </t:Event>
      <t:Event id="{4A09DB67-7C82-4C56-9AD0-7A38E18BBEE4}" time="2025-12-17T09:42:29.509Z">
        <t:Attribution userId="S::jrouth@highwirepress.com::9a31bcac-ce53-49b8-a034-e5af046b967e" userProvider="AD" userName="Joshua Routh"/>
        <t:Anchor>
          <t:Comment id="1737327710"/>
        </t:Anchor>
        <t:SetTitle title="@Shilpa Acharya please let me know if there are other terms used in this document which it would be useful to define here. Thanks"/>
      </t:Event>
    </t:History>
  </t:Task>
  <t:Task id="{F6428097-8CE7-4482-9FAF-9F2FD62B4258}">
    <t:Anchor>
      <t:Comment id="719727005"/>
    </t:Anchor>
    <t:History>
      <t:Event id="{54046DBF-2F1C-46E2-A1C5-4DF4C038F124}" time="2025-12-16T16:44:52.116Z">
        <t:Attribution userId="S::jrouth@highwirepress.com::9a31bcac-ce53-49b8-a034-e5af046b967e" userProvider="AD" userName="Joshua Routh"/>
        <t:Anchor>
          <t:Comment id="719727005"/>
        </t:Anchor>
        <t:Create/>
      </t:Event>
      <t:Event id="{80212E02-9BCD-40BA-8155-873F48E218B4}" time="2025-12-16T16:44:52.116Z">
        <t:Attribution userId="S::jrouth@highwirepress.com::9a31bcac-ce53-49b8-a034-e5af046b967e" userProvider="AD" userName="Joshua Routh"/>
        <t:Anchor>
          <t:Comment id="719727005"/>
        </t:Anchor>
        <t:Assign userId="S::cpriest@highwirepress.com::107427ef-8ee4-41b8-9487-6fab637a8fbc" userProvider="AD" userName="Christopher Priest"/>
      </t:Event>
      <t:Event id="{37491DF0-7F9B-40FF-BA80-7693DE25AF7D}" time="2025-12-16T16:44:52.116Z">
        <t:Attribution userId="S::jrouth@highwirepress.com::9a31bcac-ce53-49b8-a034-e5af046b967e" userProvider="AD" userName="Joshua Routh"/>
        <t:Anchor>
          <t:Comment id="719727005"/>
        </t:Anchor>
        <t:SetTitle title="Hi @Christopher Priest , please add the access scenario discussed this week. Thanks"/>
      </t:Event>
    </t:History>
  </t:Task>
  <t:Task id="{45421371-33E0-4CAC-9122-C7D525A6902B}">
    <t:Anchor>
      <t:Comment id="102807403"/>
    </t:Anchor>
    <t:History>
      <t:Event id="{2CC11C1C-CFBE-45C4-BFA7-45872569EDA0}" time="2025-12-17T09:57:31.108Z">
        <t:Attribution userId="S::jrouth@highwirepress.com::9a31bcac-ce53-49b8-a034-e5af046b967e" userProvider="AD" userName="Joshua Routh"/>
        <t:Anchor>
          <t:Comment id="102807403"/>
        </t:Anchor>
        <t:Create/>
      </t:Event>
      <t:Event id="{E7458FAF-0106-4222-AAE7-A42CC2E0953D}" time="2025-12-17T09:57:31.108Z">
        <t:Attribution userId="S::jrouth@highwirepress.com::9a31bcac-ce53-49b8-a034-e5af046b967e" userProvider="AD" userName="Joshua Routh"/>
        <t:Anchor>
          <t:Comment id="102807403"/>
        </t:Anchor>
        <t:Assign userId="S::vishnu.singh@highwirepress.com::714dffed-addb-446f-af82-5017b6b84bcb" userProvider="AD" userName="Vishnu Singh"/>
      </t:Event>
      <t:Event id="{04DE8F81-2A0F-45F2-AA07-63B73E4775CE}" time="2025-12-17T09:57:31.108Z">
        <t:Attribution userId="S::jrouth@highwirepress.com::9a31bcac-ce53-49b8-a034-e5af046b967e" userProvider="AD" userName="Joshua Routh"/>
        <t:Anchor>
          <t:Comment id="102807403"/>
        </t:Anchor>
        <t:SetTitle title="@Vishnu Singh @Suresh S please define how we're doing this ONIX to MARC21 conversion, eg the field mappings. Is there an existing library for this?"/>
      </t:Event>
    </t:History>
  </t:Task>
  <t:Task id="{DBEE17F4-2B71-4EBC-9309-CFBEB45B8682}">
    <t:Anchor>
      <t:Comment id="1233474612"/>
    </t:Anchor>
    <t:History>
      <t:Event id="{B997C111-FD90-4951-8DBD-344B86115BD6}" time="2025-12-17T09:58:40.173Z">
        <t:Attribution userId="S::jrouth@highwirepress.com::9a31bcac-ce53-49b8-a034-e5af046b967e" userProvider="AD" userName="Joshua Routh"/>
        <t:Anchor>
          <t:Comment id="1233474612"/>
        </t:Anchor>
        <t:Create/>
      </t:Event>
      <t:Event id="{8E2645A1-7A59-420F-A0D1-3E5C44C5C847}" time="2025-12-17T09:58:40.173Z">
        <t:Attribution userId="S::jrouth@highwirepress.com::9a31bcac-ce53-49b8-a034-e5af046b967e" userProvider="AD" userName="Joshua Routh"/>
        <t:Anchor>
          <t:Comment id="1233474612"/>
        </t:Anchor>
        <t:Assign userId="S::psharma@highwirepress.com::9d0cb842-6580-467c-af74-089fd9719f4a" userProvider="AD" userName="Pankaj Sharma"/>
      </t:Event>
      <t:Event id="{C689C421-87EF-4B13-AC98-E22FBF290941}" time="2025-12-17T09:58:40.173Z">
        <t:Attribution userId="S::jrouth@highwirepress.com::9a31bcac-ce53-49b8-a034-e5af046b967e" userProvider="AD" userName="Joshua Routh"/>
        <t:Anchor>
          <t:Comment id="1233474612"/>
        </t:Anchor>
        <t:SetTitle title="@Pankaj Sharma to define the syntax we will use for the HWSID please. This is only an internal UID but I think should still be defined."/>
      </t:Event>
    </t:History>
  </t:Task>
  <t:Task id="{D37774CA-F8A7-439A-9212-99D1EDA34857}">
    <t:Anchor>
      <t:Comment id="411136723"/>
    </t:Anchor>
    <t:History>
      <t:Event id="{5E317762-49A2-4CCC-B0B0-D078E435BEE4}" time="2025-12-17T09:59:49.374Z">
        <t:Attribution userId="S::jrouth@highwirepress.com::9a31bcac-ce53-49b8-a034-e5af046b967e" userProvider="AD" userName="Joshua Routh"/>
        <t:Anchor>
          <t:Comment id="411136723"/>
        </t:Anchor>
        <t:Create/>
      </t:Event>
      <t:Event id="{B5B13492-EF13-4266-BCDD-50FC21D95924}" time="2025-12-17T09:59:49.374Z">
        <t:Attribution userId="S::jrouth@highwirepress.com::9a31bcac-ce53-49b8-a034-e5af046b967e" userProvider="AD" userName="Joshua Routh"/>
        <t:Anchor>
          <t:Comment id="411136723"/>
        </t:Anchor>
        <t:Assign userId="S::vishnu.singh@highwirepress.com::714dffed-addb-446f-af82-5017b6b84bcb" userProvider="AD" userName="Vishnu Singh"/>
      </t:Event>
      <t:Event id="{7F65233E-8E4A-4F05-9F3C-5236D251B8F9}" time="2025-12-17T09:59:49.374Z">
        <t:Attribution userId="S::jrouth@highwirepress.com::9a31bcac-ce53-49b8-a034-e5af046b967e" userProvider="AD" userName="Joshua Routh"/>
        <t:Anchor>
          <t:Comment id="411136723"/>
        </t:Anchor>
        <t:SetTitle title="@Vishnu Singh @Suresh S please define the syntax for the HWCID. For example something like an incremented 10 digit integer or string?"/>
      </t:Event>
      <t:Event id="{BD212F3A-3765-4953-9351-009D3862E950}" time="2025-12-19T03:24:48.642Z">
        <t:Attribution userId="S::suresh.s@highwirepress.com::2a2ec58c-5916-498a-ad3f-ca6242b73bf8" userProvider="AD" userName="Suresh  S"/>
        <t:Anchor>
          <t:Comment id="292583065"/>
        </t:Anchor>
        <t:UnassignAll/>
      </t:Event>
      <t:Event id="{A6B492BC-B865-4D94-9B5F-75D4E70CA91F}" time="2025-12-19T03:24:48.642Z">
        <t:Attribution userId="S::suresh.s@highwirepress.com::2a2ec58c-5916-498a-ad3f-ca6242b73bf8" userProvider="AD" userName="Suresh  S"/>
        <t:Anchor>
          <t:Comment id="292583065"/>
        </t:Anchor>
        <t:Assign userId="S::jrouth@highwirepress.com::9a31bcac-ce53-49b8-a034-e5af046b967e" userProvider="AD" userName="Joshua Routh"/>
      </t:Event>
      <t:Event id="{FD8CB927-F917-4E8A-96A0-2D403D5458ED}" time="2025-12-19T11:11:36.342Z">
        <t:Attribution userId="S::jrouth@highwirepress.com::9a31bcac-ce53-49b8-a034-e5af046b967e" userProvider="AD" userName="Joshua Routh"/>
        <t:Progress percentComplete="100"/>
      </t:Event>
    </t:History>
  </t:Task>
  <t:Task id="{58982C58-820D-4C7D-A62C-4965BB08EC92}">
    <t:Anchor>
      <t:Comment id="1454224962"/>
    </t:Anchor>
    <t:History>
      <t:Event id="{2894324D-B04D-4361-ACF8-75880A46965A}" time="2025-12-17T10:55:36.486Z">
        <t:Attribution userId="S::jrouth@highwirepress.com::9a31bcac-ce53-49b8-a034-e5af046b967e" userProvider="AD" userName="Joshua Routh"/>
        <t:Anchor>
          <t:Comment id="1454224962"/>
        </t:Anchor>
        <t:Create/>
      </t:Event>
      <t:Event id="{41E4F750-4241-4776-BD2C-924CCE47FB4F}" time="2025-12-17T10:55:36.486Z">
        <t:Attribution userId="S::jrouth@highwirepress.com::9a31bcac-ce53-49b8-a034-e5af046b967e" userProvider="AD" userName="Joshua Routh"/>
        <t:Anchor>
          <t:Comment id="1454224962"/>
        </t:Anchor>
        <t:Assign userId="S::vishnu.singh@highwirepress.com::714dffed-addb-446f-af82-5017b6b84bcb" userProvider="AD" userName="Vishnu Singh"/>
      </t:Event>
      <t:Event id="{AA834461-0D0C-44E2-ACB7-B56F7ED4CA1B}" time="2025-12-17T10:55:36.486Z">
        <t:Attribution userId="S::jrouth@highwirepress.com::9a31bcac-ce53-49b8-a034-e5af046b967e" userProvider="AD" userName="Joshua Routh"/>
        <t:Anchor>
          <t:Comment id="1454224962"/>
        </t:Anchor>
        <t:SetTitle title="@Vishnu Singh @Suresh S @Pankaj Sharma we need to define the permitted format of the content files. We know that the files themselves will be PDF or ePub only. However there are related quesitons: - Which specific versions of PDF and ePub? - How are …"/>
      </t:Event>
      <t:Event id="{78E9ACCC-E415-40F8-A072-E5F8A75A62C1}" time="2025-12-19T13:37:31.022Z">
        <t:Attribution userId="S::jrouth@highwirepress.com::9a31bcac-ce53-49b8-a034-e5af046b967e" userProvider="AD" userName="Joshua Routh"/>
        <t:Progress percentComplete="100"/>
      </t:Event>
    </t:History>
  </t:Task>
  <t:Task id="{B515CAF7-D94E-47D7-8BF9-12D610792278}">
    <t:Anchor>
      <t:Comment id="1443365750"/>
    </t:Anchor>
    <t:History>
      <t:Event id="{6DA1E655-9250-4776-B685-781BA89EE331}" time="2025-12-17T12:40:05.217Z">
        <t:Attribution userId="S::jrouth@highwirepress.com::9a31bcac-ce53-49b8-a034-e5af046b967e" userProvider="AD" userName="Joshua Routh"/>
        <t:Anchor>
          <t:Comment id="1443365750"/>
        </t:Anchor>
        <t:Create/>
      </t:Event>
      <t:Event id="{0A1674D1-6745-4CFA-B493-C0702B58AB84}" time="2025-12-17T12:40:05.217Z">
        <t:Attribution userId="S::jrouth@highwirepress.com::9a31bcac-ce53-49b8-a034-e5af046b967e" userProvider="AD" userName="Joshua Routh"/>
        <t:Anchor>
          <t:Comment id="1443365750"/>
        </t:Anchor>
        <t:Assign userId="S::psharma@highwirepress.com::9d0cb842-6580-467c-af74-089fd9719f4a" userProvider="AD" userName="Pankaj Sharma"/>
      </t:Event>
      <t:Event id="{0EB91454-249F-48DB-A36A-FB16C9668889}" time="2025-12-17T12:40:05.217Z">
        <t:Attribution userId="S::jrouth@highwirepress.com::9a31bcac-ce53-49b8-a034-e5af046b967e" userProvider="AD" userName="Joshua Routh"/>
        <t:Anchor>
          <t:Comment id="1443365750"/>
        </t:Anchor>
        <t:SetTitle title="@Pankaj Sharma @Arun Mishra do you have any concerns about using the HWCID in the URL syntax like this?"/>
      </t:Event>
      <t:Event id="{35F7E0EE-9541-4AA5-818F-B8450B3161C2}" time="2025-12-19T14:52:19.422Z">
        <t:Attribution userId="S::jrouth@highwirepress.com::9a31bcac-ce53-49b8-a034-e5af046b967e" userProvider="AD" userName="Joshua Routh"/>
        <t:Progress percentComplete="100"/>
      </t:Event>
    </t:History>
  </t:Task>
  <t:Task id="{03025BBA-9FF3-4356-9143-8789FE2EA11F}">
    <t:Anchor>
      <t:Comment id="560350045"/>
    </t:Anchor>
    <t:History>
      <t:Event id="{0B2D64A6-AC49-4E9B-8B9B-02B6B5246DC4}" time="2025-12-18T13:21:41.61Z">
        <t:Attribution userId="S::cpriest@highwirepress.com::107427ef-8ee4-41b8-9487-6fab637a8fbc" userProvider="AD" userName="Christopher Priest"/>
        <t:Anchor>
          <t:Comment id="560350045"/>
        </t:Anchor>
        <t:Create/>
      </t:Event>
      <t:Event id="{110745F1-FDB5-4B21-A864-C22D60BA883E}" time="2025-12-18T13:21:41.61Z">
        <t:Attribution userId="S::cpriest@highwirepress.com::107427ef-8ee4-41b8-9487-6fab637a8fbc" userProvider="AD" userName="Christopher Priest"/>
        <t:Anchor>
          <t:Comment id="560350045"/>
        </t:Anchor>
        <t:Assign userId="S::jrouth@highwirepress.com::9a31bcac-ce53-49b8-a034-e5af046b967e" userProvider="AD" userName="Joshua Routh"/>
      </t:Event>
      <t:Event id="{F04C61E7-49D9-407F-A4E8-6B6AF01EC9B1}" time="2025-12-18T13:21:41.61Z">
        <t:Attribution userId="S::cpriest@highwirepress.com::107427ef-8ee4-41b8-9487-6fab637a8fbc" userProvider="AD" userName="Christopher Priest"/>
        <t:Anchor>
          <t:Comment id="560350045"/>
        </t:Anchor>
        <t:SetTitle title="@Joshua Routh - FYI ... added this bullet point"/>
      </t:Event>
      <t:Event id="{4DBF379E-991F-471B-BC26-C593CE1CA987}" time="2025-12-18T14:19:59.671Z">
        <t:Attribution userId="S::jrouth@highwirepress.com::9a31bcac-ce53-49b8-a034-e5af046b967e" userProvider="AD" userName="Joshua Routh"/>
        <t:Progress percentComplete="100"/>
      </t:Event>
    </t:History>
  </t:Task>
  <t:Task id="{03A99629-C5CF-4AE5-AE14-1E6D15B74A28}">
    <t:Anchor>
      <t:Comment id="1120449832"/>
    </t:Anchor>
    <t:History>
      <t:Event id="{2CA93BDD-6BA7-4927-95FA-8C8647F8380C}" time="2025-12-18T14:14:34.798Z">
        <t:Attribution userId="S::jrouth@highwirepress.com::9a31bcac-ce53-49b8-a034-e5af046b967e" userProvider="AD" userName="Joshua Routh"/>
        <t:Anchor>
          <t:Comment id="1120449832"/>
        </t:Anchor>
        <t:Create/>
      </t:Event>
      <t:Event id="{06D64BD4-8866-45E9-B6DF-85F174CFE312}" time="2025-12-18T14:14:34.798Z">
        <t:Attribution userId="S::jrouth@highwirepress.com::9a31bcac-ce53-49b8-a034-e5af046b967e" userProvider="AD" userName="Joshua Routh"/>
        <t:Anchor>
          <t:Comment id="1120449832"/>
        </t:Anchor>
        <t:Assign userId="S::solomon.j@mpslimited.com::2f6734b7-d096-4725-8d2a-bd045ac36dd1" userProvider="AD" userName="Solomon J"/>
      </t:Event>
      <t:Event id="{E6167577-910E-4D64-9135-D6C78A9A53FC}" time="2025-12-18T14:14:34.798Z">
        <t:Attribution userId="S::jrouth@highwirepress.com::9a31bcac-ce53-49b8-a034-e5af046b967e" userProvider="AD" userName="Joshua Routh"/>
        <t:Anchor>
          <t:Comment id="1120449832"/>
        </t:Anchor>
        <t:SetTitle title="@Solomon J please could you own or delegate this section on back up processes? Thanks"/>
      </t:Event>
    </t:History>
  </t:Task>
  <t:Task id="{F5796D0B-8F1C-4A4F-A93D-182EAF7B3ED7}">
    <t:Anchor>
      <t:Comment id="2053263620"/>
    </t:Anchor>
    <t:History>
      <t:Event id="{6758C3F7-E686-4FE7-86B6-E907CD93EEDD}" time="2025-12-18T16:52:24.709Z">
        <t:Attribution userId="S::jrouth@highwirepress.com::9a31bcac-ce53-49b8-a034-e5af046b967e" userProvider="AD" userName="Joshua Routh"/>
        <t:Anchor>
          <t:Comment id="2053263620"/>
        </t:Anchor>
        <t:Create/>
      </t:Event>
      <t:Event id="{3A34A41E-492B-436C-80FA-649834CA164A}" time="2025-12-18T16:52:24.709Z">
        <t:Attribution userId="S::jrouth@highwirepress.com::9a31bcac-ce53-49b8-a034-e5af046b967e" userProvider="AD" userName="Joshua Routh"/>
        <t:Anchor>
          <t:Comment id="2053263620"/>
        </t:Anchor>
        <t:Assign userId="S::cpriest@highwirepress.com::107427ef-8ee4-41b8-9487-6fab637a8fbc" userProvider="AD" userName="Christopher Priest"/>
      </t:Event>
      <t:Event id="{2069EE03-BAA9-4640-838C-CBB67031512F}" time="2025-12-18T16:52:24.709Z">
        <t:Attribution userId="S::jrouth@highwirepress.com::9a31bcac-ce53-49b8-a034-e5af046b967e" userProvider="AD" userName="Joshua Routh"/>
        <t:Anchor>
          <t:Comment id="2053263620"/>
        </t:Anchor>
        <t:SetTitle title="@Christopher Priest any thoughts about which additional data which should capture here?"/>
      </t:Event>
    </t:History>
  </t:Task>
  <t:Task id="{2B86F499-D6E9-4A1C-9181-0EB24BF281B1}">
    <t:Anchor>
      <t:Comment id="915342839"/>
    </t:Anchor>
    <t:History>
      <t:Event id="{8FC1EE0F-8EF9-4D14-8DD4-B378EA45995B}" time="2026-01-22T16:01:24.064Z">
        <t:Attribution userId="S::tracy.taylor@bl.uk::42837340-6b4b-4e71-9c54-fcc24bf97264" userProvider="AD" userName="Taylor, Tracy"/>
        <t:Anchor>
          <t:Comment id="14263922"/>
        </t:Anchor>
        <t:Create/>
      </t:Event>
      <t:Event id="{3F7E23F5-E6A6-46F6-919B-EF48B3ABB954}" time="2026-01-22T16:01:24.064Z">
        <t:Attribution userId="S::tracy.taylor@bl.uk::42837340-6b4b-4e71-9c54-fcc24bf97264" userProvider="AD" userName="Taylor, Tracy"/>
        <t:Anchor>
          <t:Comment id="14263922"/>
        </t:Anchor>
        <t:Assign userId="S::tracy.taylor@bl.uk::42837340-6b4b-4e71-9c54-fcc24bf97264" userProvider="AD" userName="Taylor, Tracy"/>
      </t:Event>
      <t:Event id="{BA7C5E9E-0D50-4F26-9BD2-45C6016E5A89}" time="2026-01-22T16:01:24.064Z">
        <t:Attribution userId="S::tracy.taylor@bl.uk::42837340-6b4b-4e71-9c54-fcc24bf97264" userProvider="AD" userName="Taylor, Tracy"/>
        <t:Anchor>
          <t:Comment id="14263922"/>
        </t:Anchor>
        <t:SetTitle title="@Taylor, Tracy action"/>
      </t:Event>
      <t:Event id="{5FAFFE7D-BA2E-4E63-97AC-92F0229F84A1}" time="2026-02-03T11:52:26.247Z">
        <t:Attribution userId="S::Linda.Arnold-Stratford@bl.uk::2fe90c56-baf8-472c-a11f-f843c48a00be" userProvider="AD" userName="Arnold-Stratford, Linda"/>
        <t:Progress percentComplete="100"/>
      </t:Event>
    </t:History>
  </t:Task>
  <t:Task id="{48A59F3C-ECE1-4253-97EC-11AB9DBBCBD5}">
    <t:Anchor>
      <t:Comment id="1550404460"/>
    </t:Anchor>
    <t:History>
      <t:Event id="{9435E122-E73B-4DE5-96A1-02E00AB33DC1}" time="2026-01-22T16:07:21.245Z">
        <t:Attribution userId="S::linda.arnold-stratford@bl.uk::2fe90c56-baf8-472c-a11f-f843c48a00be" userProvider="AD" userName="Arnold-Stratford, Linda"/>
        <t:Anchor>
          <t:Comment id="1425296434"/>
        </t:Anchor>
        <t:Create/>
      </t:Event>
      <t:Event id="{FC24EAF1-5414-4166-B761-3209A5F0B79F}" time="2026-01-22T16:07:21.245Z">
        <t:Attribution userId="S::linda.arnold-stratford@bl.uk::2fe90c56-baf8-472c-a11f-f843c48a00be" userProvider="AD" userName="Arnold-Stratford, Linda"/>
        <t:Anchor>
          <t:Comment id="1425296434"/>
        </t:Anchor>
        <t:Assign userId="S::claire.caulfield@bl.uk::522a8065-2c65-4ecb-adbe-3cb3ca774e8a" userProvider="AD" userName="Caulfield, Claire"/>
      </t:Event>
      <t:Event id="{85213150-002F-49B7-B51E-07E2D630A5ED}" time="2026-01-22T16:07:21.245Z">
        <t:Attribution userId="S::linda.arnold-stratford@bl.uk::2fe90c56-baf8-472c-a11f-f843c48a00be" userProvider="AD" userName="Arnold-Stratford, Linda"/>
        <t:Anchor>
          <t:Comment id="1425296434"/>
        </t:Anchor>
        <t:SetTitle title="@Caulfield, Claire and @Thurlow, Paul please can you check you are happy with this"/>
      </t:Event>
      <t:Event id="{0ECBA9EE-C99C-431B-9DBA-E5DBF7484436}" time="2026-01-23T15:46:06.693Z">
        <t:Attribution userId="S::linda.arnold-stratford@bl.uk::2fe90c56-baf8-472c-a11f-f843c48a00be" userProvider="AD" userName="Arnold-Stratford, Lind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E9UD0c48/HR8LJpy/S72/CXHg==">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</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321DD2A051E7F74CA1A976C5844465C0" ma:contentTypeVersion="20" ma:contentTypeDescription="Create a new document." ma:contentTypeScope="" ma:versionID="e2bda97a0269d51108745adcda7750df">
  <xsd:schema xmlns:xsd="http://www.w3.org/2001/XMLSchema" xmlns:xs="http://www.w3.org/2001/XMLSchema" xmlns:p="http://schemas.microsoft.com/office/2006/metadata/properties" xmlns:ns2="ce63b754-8179-4917-8655-315817f13705" xmlns:ns3="4ffd5928-a3af-421c-b95c-b6a822e5534a" targetNamespace="http://schemas.microsoft.com/office/2006/metadata/properties" ma:root="true" ma:fieldsID="711dcdb69be1b48f3890553c294389fb" ns2:_="" ns3:_="">
    <xsd:import namespace="ce63b754-8179-4917-8655-315817f13705"/>
    <xsd:import namespace="4ffd5928-a3af-421c-b95c-b6a822e5534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ServiceSearchProperties" minOccurs="0"/>
                <xsd:element ref="ns3:MediaLengthInSeconds" minOccurs="0"/>
                <xsd:element ref="ns3:Status" minOccurs="0"/>
                <xsd:element ref="ns3:AM"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63b754-8179-4917-8655-315817f1370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bdbb32e6-d029-40aa-85f6-f7532b5361e2}" ma:internalName="TaxCatchAll" ma:showField="CatchAllData" ma:web="ce63b754-8179-4917-8655-315817f1370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ffd5928-a3af-421c-b95c-b6a822e5534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aae56c9-0913-4cd3-aff0-c8fd36a37df0"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Status" ma:index="22" nillable="true" ma:displayName="Status" ma:format="Dropdown" ma:internalName="Status">
      <xsd:simpleType>
        <xsd:restriction base="dms:Note">
          <xsd:maxLength value="255"/>
        </xsd:restriction>
      </xsd:simpleType>
    </xsd:element>
    <xsd:element name="AM" ma:index="23" nillable="true" ma:displayName="AM" ma:description="British Library" ma:format="Dropdown" ma:internalName="AM">
      <xsd:simpleType>
        <xsd:restriction base="dms:Text">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e63b754-8179-4917-8655-315817f13705" xsi:nil="true"/>
    <lcf76f155ced4ddcb4097134ff3c332f xmlns="4ffd5928-a3af-421c-b95c-b6a822e5534a">
      <Terms xmlns="http://schemas.microsoft.com/office/infopath/2007/PartnerControls"/>
    </lcf76f155ced4ddcb4097134ff3c332f>
    <AM xmlns="4ffd5928-a3af-421c-b95c-b6a822e5534a" xsi:nil="true"/>
    <Status xmlns="4ffd5928-a3af-421c-b95c-b6a822e5534a"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CBDCCBD-A23B-4C66-BC33-04F403068274}"/>
</file>

<file path=customXml/itemProps3.xml><?xml version="1.0" encoding="utf-8"?>
<ds:datastoreItem xmlns:ds="http://schemas.openxmlformats.org/officeDocument/2006/customXml" ds:itemID="{6B9210A6-4E14-4BAF-95AD-50787C2B559B}">
  <ds:schemaRefs>
    <ds:schemaRef ds:uri="http://schemas.microsoft.com/sharepoint/v3/contenttype/forms"/>
  </ds:schemaRefs>
</ds:datastoreItem>
</file>

<file path=customXml/itemProps4.xml><?xml version="1.0" encoding="utf-8"?>
<ds:datastoreItem xmlns:ds="http://schemas.openxmlformats.org/officeDocument/2006/customXml" ds:itemID="{B9453FD1-465C-414A-A573-38CCB2003F10}">
  <ds:schemaRefs>
    <ds:schemaRef ds:uri="http://schemas.microsoft.com/office/2006/metadata/properties"/>
    <ds:schemaRef ds:uri="http://schemas.microsoft.com/office/infopath/2007/PartnerControls"/>
    <ds:schemaRef ds:uri="c3a40cf9-2b3f-4939-a79b-699a943e58f4"/>
    <ds:schemaRef ds:uri="2103b5fe-8898-4670-9dfe-df7c4f838b30"/>
  </ds:schemaRefs>
</ds:datastoreItem>
</file>

<file path=customXml/itemProps5.xml><?xml version="1.0" encoding="utf-8"?>
<ds:datastoreItem xmlns:ds="http://schemas.openxmlformats.org/officeDocument/2006/customXml" ds:itemID="{1D503AE1-3143-F940-99C0-A8F1D7C7215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Arnold-Stratford, Linda</dc:creator>
  <cp:keywords/>
  <cp:lastModifiedBy>Solomon J</cp:lastModifiedBy>
  <cp:revision>75</cp:revision>
  <dcterms:created xsi:type="dcterms:W3CDTF">2026-01-12T22:23:00Z</dcterms:created>
  <dcterms:modified xsi:type="dcterms:W3CDTF">2026-03-11T07:06:40Z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0x010100321DD2A051E7F74CA1A976C5844465C0</vt:lpwstr>
  </property>
  <property fmtid="{D5CDD505-2E9C-101B-9397-08002B2CF9AE}" pid="3" name="MediaServiceImageTags">
    <vt:lpwstr/>
  </property>
</Properties>
</file>